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8B05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rPr>
          <w:sz w:val="52"/>
          <w:szCs w:val="72"/>
        </w:rPr>
      </w:pPr>
    </w:p>
    <w:p w14:paraId="673D2E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rPr>
          <w:sz w:val="56"/>
          <w:szCs w:val="96"/>
        </w:rPr>
      </w:pPr>
      <w:r>
        <w:rPr>
          <w:rFonts w:hint="eastAsia"/>
          <w:sz w:val="56"/>
          <w:szCs w:val="96"/>
          <w:lang w:val="en-US" w:eastAsia="zh-CN"/>
        </w:rPr>
        <w:t>天津市</w:t>
      </w:r>
      <w:r>
        <w:rPr>
          <w:rFonts w:hint="eastAsia"/>
          <w:sz w:val="56"/>
          <w:szCs w:val="96"/>
        </w:rPr>
        <w:t>互联网</w:t>
      </w:r>
      <w:r>
        <w:rPr>
          <w:rFonts w:hint="eastAsia"/>
          <w:sz w:val="56"/>
          <w:szCs w:val="96"/>
          <w:lang w:val="en-US" w:eastAsia="zh-CN"/>
        </w:rPr>
        <w:t>诊疗服务监管</w:t>
      </w:r>
      <w:r>
        <w:rPr>
          <w:rFonts w:hint="eastAsia"/>
          <w:sz w:val="56"/>
          <w:szCs w:val="96"/>
        </w:rPr>
        <w:t>平台</w:t>
      </w:r>
    </w:p>
    <w:p w14:paraId="10194B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rPr>
          <w:sz w:val="52"/>
          <w:szCs w:val="72"/>
        </w:rPr>
      </w:pPr>
      <w:r>
        <w:rPr>
          <w:rFonts w:hint="eastAsia"/>
          <w:sz w:val="52"/>
          <w:szCs w:val="72"/>
        </w:rPr>
        <w:t>数据监管接口规范</w:t>
      </w:r>
    </w:p>
    <w:p w14:paraId="0102D6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rPr>
          <w:rFonts w:asciiTheme="minorEastAsia" w:hAnsiTheme="minorEastAsia" w:cstheme="minorEastAsia"/>
          <w:b/>
          <w:bCs/>
          <w:sz w:val="32"/>
          <w:szCs w:val="32"/>
        </w:rPr>
      </w:pPr>
    </w:p>
    <w:p w14:paraId="7C4945EB">
      <w:pPr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br w:type="page"/>
      </w:r>
    </w:p>
    <w:sdt>
      <w:sdtPr>
        <w:rPr>
          <w:rFonts w:asciiTheme="minorHAnsi" w:hAnsiTheme="minorHAnsi" w:eastAsiaTheme="minorEastAsia" w:cstheme="minorBidi"/>
          <w:color w:val="auto"/>
          <w:kern w:val="2"/>
          <w:sz w:val="21"/>
          <w:szCs w:val="24"/>
          <w:lang w:val="zh-CN"/>
        </w:rPr>
        <w:id w:val="375898311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1"/>
          <w:szCs w:val="24"/>
          <w:lang w:val="zh-CN"/>
        </w:rPr>
      </w:sdtEndPr>
      <w:sdtContent>
        <w:p w14:paraId="26612511">
          <w:pPr>
            <w:pStyle w:val="28"/>
          </w:pPr>
          <w:r>
            <w:rPr>
              <w:lang w:val="zh-CN"/>
            </w:rPr>
            <w:t>目录</w:t>
          </w:r>
        </w:p>
        <w:p w14:paraId="7C4332B0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_Toc21861 </w:instrText>
          </w:r>
          <w:r>
            <w:fldChar w:fldCharType="separate"/>
          </w:r>
          <w:r>
            <w:rPr>
              <w:rFonts w:hint="default" w:asciiTheme="minorEastAsia" w:hAnsiTheme="minorEastAsia" w:cstheme="minorEastAsia"/>
            </w:rPr>
            <w:t xml:space="preserve">1. </w:t>
          </w:r>
          <w:r>
            <w:rPr>
              <w:rFonts w:hint="eastAsia" w:asciiTheme="minorEastAsia" w:hAnsiTheme="minorEastAsia" w:cstheme="minorEastAsia"/>
            </w:rPr>
            <w:t>接口规范说明</w:t>
          </w:r>
          <w:r>
            <w:tab/>
          </w:r>
          <w:r>
            <w:fldChar w:fldCharType="begin"/>
          </w:r>
          <w:r>
            <w:instrText xml:space="preserve"> PAGEREF _Toc21861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E0C5F5B"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_Toc27514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Theme="minorEastAsia" w:hAnsiTheme="minorEastAsia" w:eastAsiaTheme="minorEastAsia" w:cstheme="minorEastAsia"/>
            </w:rPr>
            <w:t xml:space="preserve">1.1. </w:t>
          </w:r>
          <w:r>
            <w:rPr>
              <w:rFonts w:hint="eastAsia" w:asciiTheme="minorEastAsia" w:hAnsiTheme="minorEastAsia" w:eastAsiaTheme="minorEastAsia" w:cstheme="minorEastAsia"/>
            </w:rPr>
            <w:t>签名规则</w:t>
          </w:r>
          <w:r>
            <w:tab/>
          </w:r>
          <w:r>
            <w:fldChar w:fldCharType="begin"/>
          </w:r>
          <w:r>
            <w:instrText xml:space="preserve"> PAGEREF _Toc27514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0A4FFC6"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_Toc25373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Theme="minorEastAsia" w:hAnsiTheme="minorEastAsia" w:eastAsiaTheme="minorEastAsia" w:cstheme="minorEastAsia"/>
            </w:rPr>
            <w:t xml:space="preserve">1.2. </w:t>
          </w:r>
          <w:r>
            <w:rPr>
              <w:rFonts w:hint="eastAsia" w:asciiTheme="minorEastAsia" w:hAnsiTheme="minorEastAsia" w:eastAsiaTheme="minorEastAsia" w:cstheme="minorEastAsia"/>
            </w:rPr>
            <w:t>加解密规则</w:t>
          </w:r>
          <w:r>
            <w:tab/>
          </w:r>
          <w:r>
            <w:fldChar w:fldCharType="begin"/>
          </w:r>
          <w:r>
            <w:instrText xml:space="preserve"> PAGEREF _Toc25373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28DC6AA"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_Toc4796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Theme="minorEastAsia" w:hAnsiTheme="minorEastAsia" w:eastAsiaTheme="minorEastAsia" w:cstheme="minorEastAsia"/>
            </w:rPr>
            <w:t xml:space="preserve">1.3. </w:t>
          </w:r>
          <w:r>
            <w:rPr>
              <w:rFonts w:hint="eastAsia" w:asciiTheme="minorEastAsia" w:hAnsiTheme="minorEastAsia" w:eastAsiaTheme="minorEastAsia" w:cstheme="minorEastAsia"/>
            </w:rPr>
            <w:t>调用平台接口</w:t>
          </w:r>
          <w:r>
            <w:tab/>
          </w:r>
          <w:r>
            <w:fldChar w:fldCharType="begin"/>
          </w:r>
          <w:r>
            <w:instrText xml:space="preserve"> PAGEREF _Toc4796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BDC4745"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_Toc13244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Theme="minorEastAsia" w:hAnsiTheme="minorEastAsia" w:eastAsiaTheme="minorEastAsia" w:cstheme="minorEastAsia"/>
            </w:rPr>
            <w:t xml:space="preserve">1.4. </w:t>
          </w:r>
          <w:r>
            <w:rPr>
              <w:rFonts w:hint="eastAsia" w:asciiTheme="minorEastAsia" w:hAnsiTheme="minorEastAsia" w:eastAsiaTheme="minorEastAsia" w:cstheme="minorEastAsia"/>
            </w:rPr>
            <w:t>http层code返回码说明</w:t>
          </w:r>
          <w:r>
            <w:tab/>
          </w:r>
          <w:r>
            <w:fldChar w:fldCharType="begin"/>
          </w:r>
          <w:r>
            <w:instrText xml:space="preserve"> PAGEREF _Toc13244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359FF69"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_Toc9938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Theme="minorEastAsia" w:hAnsiTheme="minorEastAsia" w:eastAsiaTheme="minorEastAsia" w:cstheme="minorEastAsia"/>
            </w:rPr>
            <w:t xml:space="preserve">1.5. </w:t>
          </w:r>
          <w:r>
            <w:rPr>
              <w:rFonts w:hint="eastAsia" w:asciiTheme="minorEastAsia" w:hAnsiTheme="minorEastAsia" w:eastAsiaTheme="minorEastAsia" w:cstheme="minorEastAsia"/>
            </w:rPr>
            <w:t>业务层msgCode返回码说明</w:t>
          </w:r>
          <w:r>
            <w:tab/>
          </w:r>
          <w:r>
            <w:fldChar w:fldCharType="begin"/>
          </w:r>
          <w:r>
            <w:instrText xml:space="preserve"> PAGEREF _Toc9938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0A6CD5E"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_Toc23099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Theme="minorEastAsia" w:hAnsiTheme="minorEastAsia" w:eastAsiaTheme="minorEastAsia"/>
              <w:szCs w:val="21"/>
            </w:rPr>
            <w:t xml:space="preserve">1.5.1. </w:t>
          </w:r>
          <w:r>
            <w:rPr>
              <w:rFonts w:asciiTheme="minorEastAsia" w:hAnsiTheme="minorEastAsia" w:eastAsiaTheme="minorEastAsia"/>
              <w:szCs w:val="21"/>
            </w:rPr>
            <w:t>常见msg信息参考</w:t>
          </w:r>
          <w:r>
            <w:tab/>
          </w:r>
          <w:r>
            <w:fldChar w:fldCharType="begin"/>
          </w:r>
          <w:r>
            <w:instrText xml:space="preserve"> PAGEREF _Toc23099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548F70F"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_Toc11568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Theme="minorEastAsia" w:hAnsiTheme="minorEastAsia" w:eastAsiaTheme="minorEastAsia" w:cstheme="minorEastAsia"/>
            </w:rPr>
            <w:t xml:space="preserve">1.6. </w:t>
          </w:r>
          <w:r>
            <w:rPr>
              <w:rFonts w:hint="eastAsia" w:asciiTheme="minorEastAsia" w:hAnsiTheme="minorEastAsia" w:eastAsiaTheme="minorEastAsia" w:cstheme="minorEastAsia"/>
            </w:rPr>
            <w:t>服务地址</w:t>
          </w:r>
          <w:r>
            <w:tab/>
          </w:r>
          <w:r>
            <w:fldChar w:fldCharType="begin"/>
          </w:r>
          <w:r>
            <w:instrText xml:space="preserve"> PAGEREF _Toc11568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30C7878"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_Toc29491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Theme="minorEastAsia" w:hAnsiTheme="minorEastAsia" w:eastAsiaTheme="minorEastAsia" w:cstheme="minorEastAsia"/>
            </w:rPr>
            <w:t xml:space="preserve">1.7. 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工具包调用说明</w:t>
          </w:r>
          <w:r>
            <w:tab/>
          </w:r>
          <w:r>
            <w:fldChar w:fldCharType="begin"/>
          </w:r>
          <w:r>
            <w:instrText xml:space="preserve"> PAGEREF _Toc29491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452532C"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_Toc4401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1.8. </w:t>
          </w:r>
          <w:r>
            <w:rPr>
              <w:rFonts w:hint="eastAsia"/>
              <w:lang w:val="en-US" w:eastAsia="zh-CN"/>
            </w:rPr>
            <w:t>需对接接口说明</w:t>
          </w:r>
          <w:r>
            <w:tab/>
          </w:r>
          <w:r>
            <w:fldChar w:fldCharType="begin"/>
          </w:r>
          <w:r>
            <w:instrText xml:space="preserve"> PAGEREF _Toc4401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BA06141"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_Toc8469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Theme="minorEastAsia" w:hAnsiTheme="minorEastAsia" w:cstheme="minorEastAsia"/>
            </w:rPr>
            <w:t xml:space="preserve">2. </w:t>
          </w:r>
          <w:r>
            <w:rPr>
              <w:rFonts w:hint="eastAsia" w:asciiTheme="minorEastAsia" w:hAnsiTheme="minorEastAsia" w:cstheme="minorEastAsia"/>
            </w:rPr>
            <w:t>接口说明</w:t>
          </w:r>
          <w:r>
            <w:tab/>
          </w:r>
          <w:r>
            <w:fldChar w:fldCharType="begin"/>
          </w:r>
          <w:r>
            <w:instrText xml:space="preserve"> PAGEREF _Toc8469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4349235"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_Toc17918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宋体" w:hAnsi="宋体" w:eastAsia="宋体" w:cs="宋体"/>
            </w:rPr>
            <w:t xml:space="preserve">2.1. </w:t>
          </w:r>
          <w:r>
            <w:rPr>
              <w:rFonts w:hint="eastAsia" w:ascii="宋体" w:hAnsi="宋体" w:eastAsia="宋体" w:cs="宋体"/>
            </w:rPr>
            <w:t>基础监管数据</w:t>
          </w:r>
          <w:r>
            <w:tab/>
          </w:r>
          <w:r>
            <w:fldChar w:fldCharType="begin"/>
          </w:r>
          <w:r>
            <w:instrText xml:space="preserve"> PAGEREF _Toc17918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44E0AEB"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_Toc25336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宋体" w:hAnsi="宋体" w:eastAsia="宋体" w:cs="宋体"/>
            </w:rPr>
            <w:t xml:space="preserve">2.1.1. </w:t>
          </w:r>
          <w:r>
            <w:rPr>
              <w:rFonts w:hint="eastAsia" w:ascii="宋体" w:hAnsi="宋体" w:eastAsia="宋体" w:cs="宋体"/>
            </w:rPr>
            <w:t>互联网医院药品目录备案</w:t>
          </w:r>
          <w:r>
            <w:tab/>
          </w:r>
          <w:r>
            <w:fldChar w:fldCharType="begin"/>
          </w:r>
          <w:r>
            <w:instrText xml:space="preserve"> PAGEREF _Toc25336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AE9292B"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_Toc3227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宋体" w:hAnsi="宋体" w:eastAsia="宋体" w:cs="宋体"/>
            </w:rPr>
            <w:t xml:space="preserve">2.1.2. </w:t>
          </w:r>
          <w:r>
            <w:rPr>
              <w:rFonts w:hint="eastAsia" w:ascii="宋体" w:hAnsi="宋体" w:eastAsia="宋体" w:cs="宋体"/>
            </w:rPr>
            <w:t>互联网护理医疗耗材目录备案</w:t>
          </w:r>
          <w:r>
            <w:tab/>
          </w:r>
          <w:r>
            <w:fldChar w:fldCharType="begin"/>
          </w:r>
          <w:r>
            <w:instrText xml:space="preserve"> PAGEREF _Toc3227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EEA006A"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_Toc25327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宋体" w:hAnsi="宋体" w:eastAsia="宋体" w:cs="宋体"/>
            </w:rPr>
            <w:t xml:space="preserve">2.1.3. </w:t>
          </w:r>
          <w:r>
            <w:rPr>
              <w:rFonts w:hint="eastAsia" w:ascii="宋体" w:hAnsi="宋体" w:eastAsia="宋体" w:cs="宋体"/>
              <w:lang w:val="en-US" w:eastAsia="zh-CN"/>
            </w:rPr>
            <w:t>附件上传接口</w:t>
          </w:r>
          <w:r>
            <w:tab/>
          </w:r>
          <w:r>
            <w:fldChar w:fldCharType="begin"/>
          </w:r>
          <w:r>
            <w:instrText xml:space="preserve"> PAGEREF _Toc25327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EF855D0"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_Toc10089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宋体" w:hAnsi="宋体" w:eastAsia="宋体" w:cs="宋体"/>
            </w:rPr>
            <w:t xml:space="preserve">2.2. </w:t>
          </w:r>
          <w:r>
            <w:rPr>
              <w:rFonts w:hint="eastAsia" w:ascii="宋体" w:hAnsi="宋体" w:eastAsia="宋体" w:cs="宋体"/>
            </w:rPr>
            <w:t>业务监管数据</w:t>
          </w:r>
          <w:r>
            <w:tab/>
          </w:r>
          <w:r>
            <w:fldChar w:fldCharType="begin"/>
          </w:r>
          <w:r>
            <w:instrText xml:space="preserve"> PAGEREF _Toc10089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DA31D4C"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宋体" w:hAnsi="宋体" w:eastAsia="宋体" w:cs="宋体"/>
            </w:rPr>
            <w:t xml:space="preserve">2.2.1. </w:t>
          </w:r>
          <w:r>
            <w:rPr>
              <w:rFonts w:hint="eastAsia" w:ascii="宋体" w:hAnsi="宋体" w:eastAsia="宋体" w:cs="宋体"/>
            </w:rPr>
            <w:t>在线咨询信息</w:t>
          </w:r>
          <w:r>
            <w:tab/>
          </w:r>
          <w:r>
            <w:fldChar w:fldCharType="begin"/>
          </w:r>
          <w:r>
            <w:instrText xml:space="preserve"> PAGEREF _Toc12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6A0AB42"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_Toc20123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宋体" w:hAnsi="宋体" w:eastAsia="宋体" w:cs="宋体"/>
            </w:rPr>
            <w:t xml:space="preserve">2.2.2. </w:t>
          </w:r>
          <w:r>
            <w:rPr>
              <w:rFonts w:hint="eastAsia" w:ascii="宋体" w:hAnsi="宋体" w:eastAsia="宋体" w:cs="宋体"/>
            </w:rPr>
            <w:t>在线复诊信息</w:t>
          </w:r>
          <w:r>
            <w:tab/>
          </w:r>
          <w:r>
            <w:fldChar w:fldCharType="begin"/>
          </w:r>
          <w:r>
            <w:instrText xml:space="preserve"> PAGEREF _Toc20123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8DEE3E0"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_Toc14713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宋体" w:hAnsi="宋体" w:eastAsia="宋体" w:cs="宋体"/>
            </w:rPr>
            <w:t xml:space="preserve">2.2.3. </w:t>
          </w:r>
          <w:r>
            <w:rPr>
              <w:rFonts w:hint="eastAsia" w:ascii="宋体" w:hAnsi="宋体" w:eastAsia="宋体" w:cs="宋体"/>
            </w:rPr>
            <w:t>在线处方信息</w:t>
          </w:r>
          <w:r>
            <w:tab/>
          </w:r>
          <w:r>
            <w:fldChar w:fldCharType="begin"/>
          </w:r>
          <w:r>
            <w:instrText xml:space="preserve"> PAGEREF _Toc14713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501E238"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_Toc5487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宋体" w:hAnsi="宋体" w:eastAsia="宋体" w:cs="宋体"/>
            </w:rPr>
            <w:t xml:space="preserve">2.2.4. </w:t>
          </w:r>
          <w:r>
            <w:rPr>
              <w:rFonts w:hint="eastAsia" w:ascii="宋体" w:hAnsi="宋体" w:eastAsia="宋体" w:cs="宋体"/>
            </w:rPr>
            <w:t>在线处方核销（配送、发药、购药</w:t>
          </w:r>
          <w:r>
            <w:rPr>
              <w:rFonts w:hint="eastAsia" w:ascii="宋体" w:hAnsi="宋体" w:eastAsia="宋体" w:cs="宋体"/>
              <w:lang w:eastAsia="zh-CN"/>
            </w:rPr>
            <w:t>）</w:t>
          </w:r>
          <w:r>
            <w:rPr>
              <w:rFonts w:hint="eastAsia" w:ascii="宋体" w:hAnsi="宋体" w:eastAsia="宋体" w:cs="宋体"/>
            </w:rPr>
            <w:t>信息</w:t>
          </w:r>
          <w:r>
            <w:tab/>
          </w:r>
          <w:r>
            <w:fldChar w:fldCharType="begin"/>
          </w:r>
          <w:r>
            <w:instrText xml:space="preserve"> PAGEREF _Toc5487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82053D9"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_Toc2890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宋体" w:hAnsi="宋体" w:eastAsia="宋体" w:cs="宋体"/>
            </w:rPr>
            <w:t xml:space="preserve">2.2.5. </w:t>
          </w:r>
          <w:r>
            <w:rPr>
              <w:rFonts w:hint="eastAsia" w:ascii="宋体" w:hAnsi="宋体" w:eastAsia="宋体" w:cs="宋体"/>
            </w:rPr>
            <w:t>互联网护理服务记录</w:t>
          </w:r>
          <w:r>
            <w:tab/>
          </w:r>
          <w:r>
            <w:fldChar w:fldCharType="begin"/>
          </w:r>
          <w:r>
            <w:instrText xml:space="preserve"> PAGEREF _Toc2890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27E32DA"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_Toc11828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宋体" w:hAnsi="宋体" w:eastAsia="宋体" w:cs="宋体"/>
            </w:rPr>
            <w:t xml:space="preserve">2.2.6. </w:t>
          </w:r>
          <w:r>
            <w:rPr>
              <w:rFonts w:hint="eastAsia" w:ascii="宋体" w:hAnsi="宋体" w:eastAsia="宋体" w:cs="宋体"/>
            </w:rPr>
            <w:t>互联网护理专项评估记录</w:t>
          </w:r>
          <w:r>
            <w:tab/>
          </w:r>
          <w:r>
            <w:fldChar w:fldCharType="begin"/>
          </w:r>
          <w:r>
            <w:instrText xml:space="preserve"> PAGEREF _Toc11828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63415E8"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_Toc4855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宋体" w:hAnsi="宋体" w:eastAsia="宋体" w:cs="宋体"/>
            </w:rPr>
            <w:t xml:space="preserve">2.2.7. </w:t>
          </w:r>
          <w:r>
            <w:rPr>
              <w:rFonts w:hint="eastAsia" w:ascii="宋体" w:hAnsi="宋体" w:eastAsia="宋体" w:cs="宋体"/>
            </w:rPr>
            <w:t>互联网护理医疗耗材使用记录</w:t>
          </w:r>
          <w:r>
            <w:tab/>
          </w:r>
          <w:r>
            <w:fldChar w:fldCharType="begin"/>
          </w:r>
          <w:r>
            <w:instrText xml:space="preserve"> PAGEREF _Toc4855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6865D1B"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_Toc11097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宋体" w:hAnsi="宋体" w:eastAsia="宋体" w:cs="宋体"/>
            </w:rPr>
            <w:t xml:space="preserve">2.2.8. </w:t>
          </w:r>
          <w:r>
            <w:rPr>
              <w:rFonts w:hint="eastAsia" w:ascii="宋体" w:hAnsi="宋体" w:eastAsia="宋体" w:cs="宋体"/>
            </w:rPr>
            <w:t>互联网护理医疗废物处置记录</w:t>
          </w:r>
          <w:r>
            <w:tab/>
          </w:r>
          <w:r>
            <w:fldChar w:fldCharType="begin"/>
          </w:r>
          <w:r>
            <w:instrText xml:space="preserve"> PAGEREF _Toc11097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B41AC04"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_Toc16549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宋体" w:hAnsi="宋体" w:eastAsia="宋体" w:cs="宋体"/>
            </w:rPr>
            <w:t xml:space="preserve">2.2.9. </w:t>
          </w:r>
          <w:r>
            <w:rPr>
              <w:rFonts w:hint="eastAsia" w:ascii="宋体" w:hAnsi="宋体" w:eastAsia="宋体" w:cs="宋体"/>
            </w:rPr>
            <w:t>互联网</w:t>
          </w:r>
          <w:r>
            <w:rPr>
              <w:rFonts w:hint="eastAsia" w:ascii="宋体" w:hAnsi="宋体" w:eastAsia="宋体" w:cs="宋体"/>
              <w:lang w:val="en-US" w:eastAsia="zh-CN"/>
            </w:rPr>
            <w:t>预约挂号</w:t>
          </w:r>
          <w:r>
            <w:rPr>
              <w:rFonts w:hint="eastAsia" w:ascii="宋体" w:hAnsi="宋体" w:eastAsia="宋体" w:cs="宋体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_Toc16549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473AA5A"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_Toc3610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宋体" w:hAnsi="宋体" w:eastAsia="宋体" w:cs="宋体"/>
            </w:rPr>
            <w:t xml:space="preserve">2.2.10. </w:t>
          </w:r>
          <w:r>
            <w:rPr>
              <w:rFonts w:hint="eastAsia" w:ascii="宋体" w:hAnsi="宋体" w:eastAsia="宋体" w:cs="宋体"/>
              <w:lang w:val="en-US" w:eastAsia="zh-CN"/>
            </w:rPr>
            <w:t>电子病</w:t>
          </w:r>
          <w:r>
            <w:rPr>
              <w:rFonts w:hint="eastAsia" w:ascii="宋体" w:hAnsi="宋体" w:cs="宋体"/>
              <w:lang w:val="en-US" w:eastAsia="zh-CN"/>
            </w:rPr>
            <w:t>历</w:t>
          </w:r>
          <w:r>
            <w:rPr>
              <w:rFonts w:hint="eastAsia" w:ascii="宋体" w:hAnsi="宋体" w:eastAsia="宋体" w:cs="宋体"/>
              <w:lang w:val="en-US" w:eastAsia="zh-CN"/>
            </w:rPr>
            <w:t>信息</w:t>
          </w:r>
          <w:r>
            <w:tab/>
          </w:r>
          <w:r>
            <w:fldChar w:fldCharType="begin"/>
          </w:r>
          <w:r>
            <w:instrText xml:space="preserve"> PAGEREF _Toc3610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5CF394F"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_Toc17311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宋体" w:hAnsi="宋体" w:eastAsia="宋体" w:cs="宋体"/>
            </w:rPr>
            <w:t xml:space="preserve">2.3. </w:t>
          </w:r>
          <w:r>
            <w:rPr>
              <w:rFonts w:hint="eastAsia" w:ascii="宋体" w:hAnsi="宋体" w:eastAsia="宋体" w:cs="宋体"/>
            </w:rPr>
            <w:t>互联网远程医疗业务监管数据</w:t>
          </w:r>
          <w:r>
            <w:tab/>
          </w:r>
          <w:r>
            <w:fldChar w:fldCharType="begin"/>
          </w:r>
          <w:r>
            <w:instrText xml:space="preserve"> PAGEREF _Toc17311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8F791C5"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_Toc14224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宋体" w:hAnsi="宋体" w:eastAsia="宋体" w:cs="宋体"/>
            </w:rPr>
            <w:t xml:space="preserve">2.3.1. </w:t>
          </w:r>
          <w:r>
            <w:rPr>
              <w:rFonts w:hint="eastAsia" w:ascii="宋体" w:hAnsi="宋体" w:eastAsia="宋体" w:cs="宋体"/>
            </w:rPr>
            <w:t>远程门诊记录</w:t>
          </w:r>
          <w:r>
            <w:tab/>
          </w:r>
          <w:r>
            <w:fldChar w:fldCharType="begin"/>
          </w:r>
          <w:r>
            <w:instrText xml:space="preserve"> PAGEREF _Toc14224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83E75AA"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_Toc5041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宋体" w:hAnsi="宋体" w:eastAsia="宋体" w:cs="宋体"/>
            </w:rPr>
            <w:t xml:space="preserve">2.3.2. </w:t>
          </w:r>
          <w:r>
            <w:rPr>
              <w:rFonts w:hint="eastAsia" w:ascii="宋体" w:hAnsi="宋体" w:eastAsia="宋体" w:cs="宋体"/>
            </w:rPr>
            <w:t>远程会诊记录</w:t>
          </w:r>
          <w:r>
            <w:tab/>
          </w:r>
          <w:r>
            <w:fldChar w:fldCharType="begin"/>
          </w:r>
          <w:r>
            <w:instrText xml:space="preserve"> PAGEREF _Toc5041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4BBB68D"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_Toc14115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宋体" w:hAnsi="宋体" w:eastAsia="宋体" w:cs="宋体"/>
            </w:rPr>
            <w:t xml:space="preserve">2.3.3. </w:t>
          </w:r>
          <w:r>
            <w:rPr>
              <w:rFonts w:hint="eastAsia" w:ascii="宋体" w:hAnsi="宋体" w:eastAsia="宋体" w:cs="宋体"/>
            </w:rPr>
            <w:t>远程影像诊断记录</w:t>
          </w:r>
          <w:r>
            <w:tab/>
          </w:r>
          <w:r>
            <w:fldChar w:fldCharType="begin"/>
          </w:r>
          <w:r>
            <w:instrText xml:space="preserve"> PAGEREF _Toc14115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77388FC"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_Toc17986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宋体" w:hAnsi="宋体" w:eastAsia="宋体" w:cs="宋体"/>
            </w:rPr>
            <w:t xml:space="preserve">2.3.4. </w:t>
          </w:r>
          <w:r>
            <w:rPr>
              <w:rFonts w:hint="eastAsia" w:ascii="宋体" w:hAnsi="宋体" w:eastAsia="宋体" w:cs="宋体"/>
            </w:rPr>
            <w:t>远程心电诊断记录</w:t>
          </w:r>
          <w:r>
            <w:tab/>
          </w:r>
          <w:r>
            <w:fldChar w:fldCharType="begin"/>
          </w:r>
          <w:r>
            <w:instrText xml:space="preserve"> PAGEREF _Toc17986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3BE73F0"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_Toc2482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宋体" w:hAnsi="宋体" w:eastAsia="宋体" w:cs="宋体"/>
            </w:rPr>
            <w:t xml:space="preserve">2.3.5. </w:t>
          </w:r>
          <w:r>
            <w:rPr>
              <w:rFonts w:hint="eastAsia" w:ascii="宋体" w:hAnsi="宋体" w:eastAsia="宋体" w:cs="宋体"/>
            </w:rPr>
            <w:t>远程病理记录</w:t>
          </w:r>
          <w:r>
            <w:tab/>
          </w:r>
          <w:r>
            <w:fldChar w:fldCharType="begin"/>
          </w:r>
          <w:r>
            <w:instrText xml:space="preserve"> PAGEREF _Toc2482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CB26E53"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_Toc5477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宋体" w:hAnsi="宋体" w:eastAsia="宋体" w:cs="宋体"/>
            </w:rPr>
            <w:t xml:space="preserve">2.3.6. </w:t>
          </w:r>
          <w:r>
            <w:rPr>
              <w:rFonts w:hint="eastAsia" w:ascii="宋体" w:hAnsi="宋体" w:eastAsia="宋体" w:cs="宋体"/>
            </w:rPr>
            <w:t>远程转诊记录</w:t>
          </w:r>
          <w:r>
            <w:tab/>
          </w:r>
          <w:r>
            <w:fldChar w:fldCharType="begin"/>
          </w:r>
          <w:r>
            <w:instrText xml:space="preserve"> PAGEREF _Toc5477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199EEFC"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_Toc14072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宋体" w:hAnsi="宋体" w:eastAsia="宋体" w:cs="宋体"/>
            </w:rPr>
            <w:t xml:space="preserve">2.4. </w:t>
          </w:r>
          <w:r>
            <w:rPr>
              <w:rFonts w:hint="eastAsia" w:ascii="宋体" w:hAnsi="宋体" w:eastAsia="宋体" w:cs="宋体"/>
            </w:rPr>
            <w:t>质量监管数据</w:t>
          </w:r>
          <w:r>
            <w:tab/>
          </w:r>
          <w:r>
            <w:fldChar w:fldCharType="begin"/>
          </w:r>
          <w:r>
            <w:instrText xml:space="preserve"> PAGEREF _Toc14072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5B4ED66"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_Toc28719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宋体" w:hAnsi="宋体" w:eastAsia="宋体" w:cs="宋体"/>
            </w:rPr>
            <w:t xml:space="preserve">2.4.1. </w:t>
          </w:r>
          <w:r>
            <w:rPr>
              <w:rFonts w:hint="eastAsia" w:ascii="宋体" w:hAnsi="宋体" w:eastAsia="宋体" w:cs="宋体"/>
            </w:rPr>
            <w:t>评价信息</w:t>
          </w:r>
          <w:r>
            <w:tab/>
          </w:r>
          <w:r>
            <w:fldChar w:fldCharType="begin"/>
          </w:r>
          <w:r>
            <w:instrText xml:space="preserve"> PAGEREF _Toc28719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26F7DCD"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_Toc26341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宋体" w:hAnsi="宋体" w:eastAsia="宋体" w:cs="宋体"/>
            </w:rPr>
            <w:t xml:space="preserve">2.4.2. </w:t>
          </w:r>
          <w:r>
            <w:rPr>
              <w:rFonts w:hint="eastAsia" w:ascii="宋体" w:hAnsi="宋体" w:eastAsia="宋体" w:cs="宋体"/>
            </w:rPr>
            <w:t>医疗争议（不良事件）记录</w:t>
          </w:r>
          <w:r>
            <w:tab/>
          </w:r>
          <w:r>
            <w:fldChar w:fldCharType="begin"/>
          </w:r>
          <w:r>
            <w:instrText xml:space="preserve"> PAGEREF _Toc26341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1D6B16F"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_Toc26399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Theme="minorEastAsia" w:hAnsiTheme="minorEastAsia" w:cstheme="minorEastAsia"/>
            </w:rPr>
            <w:t xml:space="preserve">3. </w:t>
          </w:r>
          <w:r>
            <w:rPr>
              <w:rFonts w:hint="eastAsia" w:asciiTheme="minorEastAsia" w:hAnsiTheme="minorEastAsia" w:cstheme="minorEastAsia"/>
              <w:lang w:val="en-US" w:eastAsia="zh-CN"/>
            </w:rPr>
            <w:t>数据字典</w:t>
          </w:r>
          <w:r>
            <w:tab/>
          </w:r>
          <w:r>
            <w:fldChar w:fldCharType="begin"/>
          </w:r>
          <w:r>
            <w:instrText xml:space="preserve"> PAGEREF _Toc26399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A283C23"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_Toc5904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Theme="minorEastAsia" w:hAnsiTheme="minorEastAsia" w:eastAsiaTheme="minorEastAsia" w:cstheme="minorEastAsia"/>
            </w:rPr>
            <w:t xml:space="preserve">3.1. </w:t>
          </w:r>
          <w:r>
            <w:rPr>
              <w:rFonts w:hint="eastAsia" w:asciiTheme="minorEastAsia" w:hAnsiTheme="minorEastAsia" w:eastAsiaTheme="minorEastAsia" w:cstheme="minorEastAsia"/>
            </w:rPr>
            <w:t>国家诊疗科目字典（专科字典）</w:t>
          </w:r>
          <w:r>
            <w:tab/>
          </w:r>
          <w:r>
            <w:fldChar w:fldCharType="begin"/>
          </w:r>
          <w:r>
            <w:instrText xml:space="preserve"> PAGEREF _Toc5904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B146198"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_Toc7253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Theme="minorEastAsia" w:hAnsiTheme="minorEastAsia" w:eastAsiaTheme="minorEastAsia" w:cstheme="minorEastAsia"/>
            </w:rPr>
            <w:t xml:space="preserve">3.2. 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科室类别字典</w:t>
          </w:r>
          <w:r>
            <w:tab/>
          </w:r>
          <w:r>
            <w:fldChar w:fldCharType="begin"/>
          </w:r>
          <w:r>
            <w:instrText xml:space="preserve"> PAGEREF _Toc7253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7FA84D8"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_Toc6252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Theme="minorEastAsia" w:hAnsiTheme="minorEastAsia" w:eastAsiaTheme="minorEastAsia" w:cstheme="minorEastAsia"/>
            </w:rPr>
            <w:t xml:space="preserve">3.3. </w:t>
          </w:r>
          <w:r>
            <w:rPr>
              <w:rFonts w:hint="eastAsia" w:asciiTheme="minorEastAsia" w:hAnsiTheme="minorEastAsia" w:eastAsiaTheme="minorEastAsia" w:cstheme="minorEastAsia"/>
            </w:rPr>
            <w:t>医生职称字典</w:t>
          </w:r>
          <w:r>
            <w:tab/>
          </w:r>
          <w:r>
            <w:fldChar w:fldCharType="begin"/>
          </w:r>
          <w:r>
            <w:instrText xml:space="preserve"> PAGEREF _Toc6252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EDEE5F1"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_Toc24296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Theme="minorEastAsia" w:hAnsiTheme="minorEastAsia" w:eastAsiaTheme="minorEastAsia" w:cstheme="minorEastAsia"/>
            </w:rPr>
            <w:t xml:space="preserve">3.4. </w:t>
          </w:r>
          <w:r>
            <w:rPr>
              <w:rFonts w:hint="eastAsia" w:asciiTheme="minorEastAsia" w:hAnsiTheme="minorEastAsia" w:eastAsiaTheme="minorEastAsia" w:cstheme="minorEastAsia"/>
            </w:rPr>
            <w:t>机构类别字典</w:t>
          </w:r>
          <w:r>
            <w:tab/>
          </w:r>
          <w:r>
            <w:fldChar w:fldCharType="begin"/>
          </w:r>
          <w:r>
            <w:instrText xml:space="preserve"> PAGEREF _Toc24296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B09A51F"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_Toc32735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Theme="minorEastAsia" w:hAnsiTheme="minorEastAsia" w:eastAsiaTheme="minorEastAsia" w:cstheme="minorEastAsia"/>
            </w:rPr>
            <w:t xml:space="preserve">3.5. </w:t>
          </w:r>
          <w:r>
            <w:rPr>
              <w:rFonts w:hint="eastAsia" w:asciiTheme="minorEastAsia" w:hAnsiTheme="minorEastAsia" w:eastAsiaTheme="minorEastAsia" w:cstheme="minorEastAsia"/>
            </w:rPr>
            <w:t>机构级别</w:t>
          </w:r>
          <w:r>
            <w:tab/>
          </w:r>
          <w:r>
            <w:fldChar w:fldCharType="begin"/>
          </w:r>
          <w:r>
            <w:instrText xml:space="preserve"> PAGEREF _Toc32735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5579CB4"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_Toc4519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Theme="minorEastAsia" w:hAnsiTheme="minorEastAsia" w:eastAsiaTheme="minorEastAsia" w:cstheme="minorEastAsia"/>
            </w:rPr>
            <w:t xml:space="preserve">3.6. </w:t>
          </w:r>
          <w:r>
            <w:rPr>
              <w:rFonts w:hint="eastAsia" w:asciiTheme="minorEastAsia" w:hAnsiTheme="minorEastAsia" w:eastAsiaTheme="minorEastAsia" w:cstheme="minorEastAsia"/>
            </w:rPr>
            <w:t>机构等次</w:t>
          </w:r>
          <w:r>
            <w:tab/>
          </w:r>
          <w:r>
            <w:fldChar w:fldCharType="begin"/>
          </w:r>
          <w:r>
            <w:instrText xml:space="preserve"> PAGEREF _Toc4519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B7388CA"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_Toc18552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Theme="minorEastAsia" w:hAnsiTheme="minorEastAsia" w:eastAsiaTheme="minorEastAsia" w:cstheme="minorEastAsia"/>
            </w:rPr>
            <w:t xml:space="preserve">3.7. </w:t>
          </w:r>
          <w:r>
            <w:rPr>
              <w:rFonts w:hint="eastAsia" w:asciiTheme="minorEastAsia" w:hAnsiTheme="minorEastAsia" w:eastAsiaTheme="minorEastAsia" w:cstheme="minorEastAsia"/>
            </w:rPr>
            <w:t>民族字典</w:t>
          </w:r>
          <w:r>
            <w:tab/>
          </w:r>
          <w:r>
            <w:fldChar w:fldCharType="begin"/>
          </w:r>
          <w:r>
            <w:instrText xml:space="preserve"> PAGEREF _Toc18552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6C8AEDF"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_Toc16633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Theme="minorEastAsia" w:hAnsiTheme="minorEastAsia" w:eastAsiaTheme="minorEastAsia" w:cstheme="minorEastAsia"/>
            </w:rPr>
            <w:t xml:space="preserve">3.8. </w:t>
          </w:r>
          <w:r>
            <w:rPr>
              <w:rFonts w:hint="eastAsia" w:asciiTheme="minorEastAsia" w:hAnsiTheme="minorEastAsia" w:eastAsiaTheme="minorEastAsia" w:cstheme="minorEastAsia"/>
            </w:rPr>
            <w:t>证件类型</w:t>
          </w:r>
          <w:r>
            <w:tab/>
          </w:r>
          <w:r>
            <w:fldChar w:fldCharType="begin"/>
          </w:r>
          <w:r>
            <w:instrText xml:space="preserve"> PAGEREF _Toc16633 \h </w:instrText>
          </w:r>
          <w:r>
            <w:fldChar w:fldCharType="separate"/>
          </w:r>
          <w:r>
            <w:t>64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D277EA3"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_Toc7242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Theme="minorEastAsia" w:hAnsiTheme="minorEastAsia" w:eastAsiaTheme="minorEastAsia" w:cstheme="minorEastAsia"/>
            </w:rPr>
            <w:t xml:space="preserve">3.9. 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性别</w:t>
          </w:r>
          <w:r>
            <w:rPr>
              <w:rFonts w:hint="eastAsia" w:asciiTheme="minorEastAsia" w:hAnsiTheme="minorEastAsia" w:eastAsiaTheme="minorEastAsia" w:cstheme="minorEastAsia"/>
            </w:rPr>
            <w:t>类型</w:t>
          </w:r>
          <w:r>
            <w:tab/>
          </w:r>
          <w:r>
            <w:fldChar w:fldCharType="begin"/>
          </w:r>
          <w:r>
            <w:instrText xml:space="preserve"> PAGEREF _Toc7242 \h </w:instrText>
          </w:r>
          <w:r>
            <w:fldChar w:fldCharType="separate"/>
          </w:r>
          <w:r>
            <w:t>64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D1E12A2"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_Toc10437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Theme="minorEastAsia" w:hAnsiTheme="minorEastAsia" w:eastAsiaTheme="minorEastAsia" w:cstheme="minorEastAsia"/>
            </w:rPr>
            <w:t xml:space="preserve">3.10. </w:t>
          </w:r>
          <w:r>
            <w:rPr>
              <w:rFonts w:hint="eastAsia" w:asciiTheme="minorEastAsia" w:hAnsiTheme="minorEastAsia" w:eastAsiaTheme="minorEastAsia" w:cstheme="minorEastAsia"/>
            </w:rPr>
            <w:t>药品分类代码字典</w:t>
          </w:r>
          <w:r>
            <w:tab/>
          </w:r>
          <w:r>
            <w:fldChar w:fldCharType="begin"/>
          </w:r>
          <w:r>
            <w:instrText xml:space="preserve"> PAGEREF _Toc10437 \h </w:instrText>
          </w:r>
          <w:r>
            <w:fldChar w:fldCharType="separate"/>
          </w:r>
          <w:r>
            <w:t>64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CF6F9CA"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_Toc8512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Theme="minorEastAsia" w:hAnsiTheme="minorEastAsia" w:eastAsiaTheme="minorEastAsia" w:cstheme="minorEastAsia"/>
            </w:rPr>
            <w:t xml:space="preserve">3.11. </w:t>
          </w:r>
          <w:r>
            <w:rPr>
              <w:rFonts w:hint="eastAsia" w:asciiTheme="minorEastAsia" w:hAnsiTheme="minorEastAsia" w:eastAsiaTheme="minorEastAsia" w:cstheme="minorEastAsia"/>
            </w:rPr>
            <w:t>互联网护理服务项目字典</w:t>
          </w:r>
          <w:r>
            <w:tab/>
          </w:r>
          <w:r>
            <w:fldChar w:fldCharType="begin"/>
          </w:r>
          <w:r>
            <w:instrText xml:space="preserve"> PAGEREF _Toc8512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C4BEAFB"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_Toc12927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宋体" w:hAnsi="宋体"/>
            </w:rPr>
            <w:t xml:space="preserve">3.12. </w:t>
          </w:r>
          <w:r>
            <w:rPr>
              <w:rFonts w:hint="default" w:ascii="Times New Roman" w:hAnsi="Times New Roman" w:cs="Times New Roman"/>
            </w:rPr>
            <w:t>CV08_50_002</w:t>
          </w:r>
          <w:r>
            <w:rPr>
              <w:rFonts w:hint="eastAsia"/>
            </w:rPr>
            <w:t>：</w:t>
          </w:r>
          <w:r>
            <w:rPr>
              <w:rFonts w:hint="eastAsia" w:ascii="宋体" w:hAnsi="宋体"/>
            </w:rPr>
            <w:t>药物剂型代码字典</w:t>
          </w:r>
          <w:r>
            <w:tab/>
          </w:r>
          <w:r>
            <w:fldChar w:fldCharType="begin"/>
          </w:r>
          <w:r>
            <w:instrText xml:space="preserve"> PAGEREF _Toc12927 \h </w:instrText>
          </w:r>
          <w:r>
            <w:fldChar w:fldCharType="separate"/>
          </w:r>
          <w:r>
            <w:t>69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14DA355"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_Toc20831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3.13. </w:t>
          </w:r>
          <w:r>
            <w:rPr>
              <w:rFonts w:hint="default" w:ascii="Times New Roman" w:hAnsi="Times New Roman" w:cs="Times New Roman"/>
            </w:rPr>
            <w:t>CV06_00_102</w:t>
          </w:r>
          <w:r>
            <w:rPr>
              <w:rFonts w:hint="eastAsia" w:ascii="Times New Roman" w:hAnsi="Times New Roman" w:cs="Times New Roman"/>
            </w:rPr>
            <w:t>：</w:t>
          </w:r>
          <w:r>
            <w:rPr>
              <w:rFonts w:hint="eastAsia"/>
            </w:rPr>
            <w:t>用药途径代码表</w:t>
          </w:r>
          <w:r>
            <w:tab/>
          </w:r>
          <w:r>
            <w:fldChar w:fldCharType="begin"/>
          </w:r>
          <w:r>
            <w:instrText xml:space="preserve"> PAGEREF _Toc20831 \h </w:instrText>
          </w:r>
          <w:r>
            <w:fldChar w:fldCharType="separate"/>
          </w:r>
          <w:r>
            <w:t>72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1480BBF">
          <w:r>
            <w:rPr>
              <w:bCs/>
              <w:lang w:val="zh-CN"/>
            </w:rPr>
            <w:fldChar w:fldCharType="end"/>
          </w:r>
        </w:p>
      </w:sdtContent>
    </w:sdt>
    <w:p w14:paraId="41B64948">
      <w:pPr>
        <w:jc w:val="left"/>
        <w:rPr>
          <w:rFonts w:asciiTheme="minorEastAsia" w:hAnsiTheme="minorEastAsia" w:cstheme="minorEastAsia"/>
        </w:rPr>
      </w:pPr>
    </w:p>
    <w:p w14:paraId="0A896B16">
      <w:r>
        <w:br w:type="page"/>
      </w:r>
    </w:p>
    <w:tbl>
      <w:tblPr>
        <w:tblStyle w:val="16"/>
        <w:tblW w:w="8745" w:type="dxa"/>
        <w:tblInd w:w="15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5"/>
        <w:gridCol w:w="885"/>
        <w:gridCol w:w="855"/>
        <w:gridCol w:w="1399"/>
        <w:gridCol w:w="5081"/>
      </w:tblGrid>
      <w:tr w14:paraId="7B142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  <w:shd w:val="clear" w:color="auto" w:fill="CFCECE" w:themeFill="background2" w:themeFillShade="E5"/>
          </w:tcPr>
          <w:p w14:paraId="1323AD56">
            <w:pPr>
              <w:jc w:val="center"/>
              <w:rPr>
                <w:rFonts w:asciiTheme="minorEastAsia" w:hAnsi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cstheme="minorEastAsia"/>
                <w:b/>
                <w:bCs/>
              </w:rPr>
              <w:t>序号</w:t>
            </w:r>
          </w:p>
        </w:tc>
        <w:tc>
          <w:tcPr>
            <w:tcW w:w="885" w:type="dxa"/>
            <w:shd w:val="clear" w:color="auto" w:fill="CFCECE" w:themeFill="background2" w:themeFillShade="E5"/>
          </w:tcPr>
          <w:p w14:paraId="2A09F3ED">
            <w:pPr>
              <w:jc w:val="center"/>
              <w:rPr>
                <w:rFonts w:asciiTheme="minorEastAsia" w:hAnsi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cstheme="minorEastAsia"/>
                <w:b/>
                <w:bCs/>
              </w:rPr>
              <w:t>版本号</w:t>
            </w:r>
          </w:p>
        </w:tc>
        <w:tc>
          <w:tcPr>
            <w:tcW w:w="855" w:type="dxa"/>
            <w:shd w:val="clear" w:color="auto" w:fill="CFCECE" w:themeFill="background2" w:themeFillShade="E5"/>
          </w:tcPr>
          <w:p w14:paraId="71A020EC">
            <w:pPr>
              <w:jc w:val="center"/>
              <w:rPr>
                <w:rFonts w:asciiTheme="minorEastAsia" w:hAnsi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cstheme="minorEastAsia"/>
                <w:b/>
                <w:bCs/>
              </w:rPr>
              <w:t>作者</w:t>
            </w:r>
          </w:p>
        </w:tc>
        <w:tc>
          <w:tcPr>
            <w:tcW w:w="1399" w:type="dxa"/>
            <w:shd w:val="clear" w:color="auto" w:fill="CFCECE" w:themeFill="background2" w:themeFillShade="E5"/>
          </w:tcPr>
          <w:p w14:paraId="62EE03C1">
            <w:pPr>
              <w:jc w:val="center"/>
              <w:rPr>
                <w:rFonts w:asciiTheme="minorEastAsia" w:hAnsi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cstheme="minorEastAsia"/>
                <w:b/>
                <w:bCs/>
              </w:rPr>
              <w:t>修改时间</w:t>
            </w:r>
          </w:p>
        </w:tc>
        <w:tc>
          <w:tcPr>
            <w:tcW w:w="5081" w:type="dxa"/>
            <w:shd w:val="clear" w:color="auto" w:fill="CFCECE" w:themeFill="background2" w:themeFillShade="E5"/>
          </w:tcPr>
          <w:p w14:paraId="5FBCDC11">
            <w:pPr>
              <w:jc w:val="center"/>
              <w:rPr>
                <w:rFonts w:asciiTheme="minorEastAsia" w:hAnsi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cstheme="minorEastAsia"/>
                <w:b/>
                <w:bCs/>
              </w:rPr>
              <w:t>内容描述</w:t>
            </w:r>
          </w:p>
        </w:tc>
      </w:tr>
      <w:tr w14:paraId="22C3D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 w14:paraId="64267B00">
            <w:pPr>
              <w:jc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1</w:t>
            </w:r>
          </w:p>
        </w:tc>
        <w:tc>
          <w:tcPr>
            <w:tcW w:w="885" w:type="dxa"/>
          </w:tcPr>
          <w:p w14:paraId="117B8C8B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Ver1.0</w:t>
            </w:r>
          </w:p>
        </w:tc>
        <w:tc>
          <w:tcPr>
            <w:tcW w:w="855" w:type="dxa"/>
          </w:tcPr>
          <w:p w14:paraId="0EB6F944">
            <w:pPr>
              <w:jc w:val="left"/>
              <w:rPr>
                <w:rFonts w:asciiTheme="minorEastAsia" w:hAnsiTheme="minorEastAsia" w:cstheme="minorEastAsia"/>
              </w:rPr>
            </w:pPr>
          </w:p>
        </w:tc>
        <w:tc>
          <w:tcPr>
            <w:tcW w:w="1399" w:type="dxa"/>
          </w:tcPr>
          <w:p w14:paraId="1E2BB225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20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25</w:t>
            </w:r>
            <w:r>
              <w:rPr>
                <w:rFonts w:hint="eastAsia" w:asciiTheme="minorEastAsia" w:hAnsiTheme="minorEastAsia" w:cstheme="minorEastAsia"/>
              </w:rPr>
              <w:t>.0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1</w:t>
            </w:r>
            <w:r>
              <w:rPr>
                <w:rFonts w:hint="eastAsia" w:asciiTheme="minorEastAsia" w:hAnsiTheme="minorEastAsia" w:cstheme="minorEastAsia"/>
              </w:rPr>
              <w:t>.01</w:t>
            </w:r>
          </w:p>
        </w:tc>
        <w:tc>
          <w:tcPr>
            <w:tcW w:w="5081" w:type="dxa"/>
          </w:tcPr>
          <w:p w14:paraId="1B1EF2DD">
            <w:pPr>
              <w:jc w:val="left"/>
              <w:rPr>
                <w:rFonts w:asciiTheme="minorEastAsia" w:hAnsiTheme="minorEastAsia" w:cstheme="minorEastAsia"/>
              </w:rPr>
            </w:pPr>
          </w:p>
        </w:tc>
      </w:tr>
      <w:tr w14:paraId="663A5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 w14:paraId="273328D9">
            <w:pPr>
              <w:jc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2</w:t>
            </w:r>
          </w:p>
        </w:tc>
        <w:tc>
          <w:tcPr>
            <w:tcW w:w="885" w:type="dxa"/>
          </w:tcPr>
          <w:p w14:paraId="7CF7B753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Ver1.0</w:t>
            </w:r>
          </w:p>
        </w:tc>
        <w:tc>
          <w:tcPr>
            <w:tcW w:w="855" w:type="dxa"/>
          </w:tcPr>
          <w:p w14:paraId="169253E0">
            <w:pPr>
              <w:jc w:val="left"/>
              <w:rPr>
                <w:rFonts w:hint="default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lang w:val="en-US" w:eastAsia="zh-CN"/>
              </w:rPr>
              <w:t>赵熙宇</w:t>
            </w:r>
          </w:p>
        </w:tc>
        <w:tc>
          <w:tcPr>
            <w:tcW w:w="1399" w:type="dxa"/>
          </w:tcPr>
          <w:p w14:paraId="221CDA07">
            <w:pPr>
              <w:jc w:val="left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</w:rPr>
              <w:t>20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25</w:t>
            </w:r>
            <w:r>
              <w:rPr>
                <w:rFonts w:hint="eastAsia" w:asciiTheme="minorEastAsia" w:hAnsiTheme="minorEastAsia" w:cstheme="minorEastAsia"/>
              </w:rPr>
              <w:t>.0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4</w:t>
            </w:r>
            <w:r>
              <w:rPr>
                <w:rFonts w:hint="eastAsia" w:asciiTheme="minorEastAsia" w:hAnsiTheme="minorEastAsia" w:cstheme="minorEastAsia"/>
              </w:rPr>
              <w:t>.2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3</w:t>
            </w:r>
          </w:p>
        </w:tc>
        <w:tc>
          <w:tcPr>
            <w:tcW w:w="5081" w:type="dxa"/>
          </w:tcPr>
          <w:p w14:paraId="465CFB87">
            <w:pPr>
              <w:jc w:val="left"/>
              <w:rPr>
                <w:rFonts w:hint="default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lang w:val="en-US" w:eastAsia="zh-CN"/>
              </w:rPr>
              <w:t>增加文件上传接口</w:t>
            </w:r>
            <w:r>
              <w:rPr>
                <w:rFonts w:hint="default" w:asciiTheme="minorEastAsia" w:hAnsiTheme="minorEastAsia" w:cstheme="minorEastAsia"/>
                <w:lang w:val="en-US" w:eastAsia="zh-CN"/>
              </w:rPr>
              <w:t>uploadFile</w:t>
            </w:r>
          </w:p>
        </w:tc>
      </w:tr>
      <w:tr w14:paraId="4EEF5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 w14:paraId="3D9D9451">
            <w:pPr>
              <w:jc w:val="center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lang w:val="en-US" w:eastAsia="zh-CN"/>
              </w:rPr>
              <w:t>3</w:t>
            </w:r>
          </w:p>
        </w:tc>
        <w:tc>
          <w:tcPr>
            <w:tcW w:w="885" w:type="dxa"/>
          </w:tcPr>
          <w:p w14:paraId="403A3F97">
            <w:pPr>
              <w:jc w:val="left"/>
              <w:rPr>
                <w:rFonts w:hint="eastAsia"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Ver1.0</w:t>
            </w:r>
          </w:p>
        </w:tc>
        <w:tc>
          <w:tcPr>
            <w:tcW w:w="855" w:type="dxa"/>
          </w:tcPr>
          <w:p w14:paraId="0751AF9B">
            <w:pPr>
              <w:jc w:val="left"/>
              <w:rPr>
                <w:rFonts w:hint="eastAsia" w:asciiTheme="minorEastAsia" w:hAnsi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lang w:val="en-US" w:eastAsia="zh-CN"/>
              </w:rPr>
              <w:t>赵熙宇</w:t>
            </w:r>
          </w:p>
        </w:tc>
        <w:tc>
          <w:tcPr>
            <w:tcW w:w="1399" w:type="dxa"/>
          </w:tcPr>
          <w:p w14:paraId="4CE21534">
            <w:pPr>
              <w:jc w:val="left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</w:rPr>
              <w:t>20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25</w:t>
            </w:r>
            <w:r>
              <w:rPr>
                <w:rFonts w:hint="eastAsia" w:asciiTheme="minorEastAsia" w:hAnsiTheme="minorEastAsia" w:cstheme="minorEastAsia"/>
              </w:rPr>
              <w:t>.0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4</w:t>
            </w:r>
            <w:r>
              <w:rPr>
                <w:rFonts w:hint="eastAsia" w:asciiTheme="minorEastAsia" w:hAnsiTheme="minorEastAsia" w:cstheme="minorEastAsia"/>
              </w:rPr>
              <w:t>.2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3</w:t>
            </w:r>
          </w:p>
        </w:tc>
        <w:tc>
          <w:tcPr>
            <w:tcW w:w="5081" w:type="dxa"/>
          </w:tcPr>
          <w:p w14:paraId="518EC93A">
            <w:pPr>
              <w:pStyle w:val="13"/>
              <w:keepNext w:val="0"/>
              <w:keepLines w:val="0"/>
              <w:widowControl/>
              <w:suppressLineNumbers w:val="0"/>
              <w:rPr>
                <w:rFonts w:hint="default" w:asciiTheme="minorEastAsia" w:hAnsi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  <w:t>复诊接口增加首诊材料附件id 字段</w:t>
            </w:r>
            <w:r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  <w:t>firstdiagnosis</w:t>
            </w:r>
          </w:p>
        </w:tc>
      </w:tr>
      <w:tr w14:paraId="1EE78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 w14:paraId="348D0213">
            <w:pPr>
              <w:jc w:val="center"/>
              <w:rPr>
                <w:rFonts w:hint="default" w:asciiTheme="minorEastAsia" w:hAnsi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lang w:val="en-US" w:eastAsia="zh-CN"/>
              </w:rPr>
              <w:t>4</w:t>
            </w:r>
          </w:p>
        </w:tc>
        <w:tc>
          <w:tcPr>
            <w:tcW w:w="885" w:type="dxa"/>
            <w:shd w:val="clear" w:color="auto" w:fill="auto"/>
            <w:vAlign w:val="top"/>
          </w:tcPr>
          <w:p w14:paraId="48C5C4AE">
            <w:pPr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</w:rPr>
              <w:t>Ver1.0</w:t>
            </w:r>
          </w:p>
        </w:tc>
        <w:tc>
          <w:tcPr>
            <w:tcW w:w="855" w:type="dxa"/>
          </w:tcPr>
          <w:p w14:paraId="51F55077">
            <w:pPr>
              <w:jc w:val="left"/>
              <w:rPr>
                <w:rFonts w:hint="eastAsia" w:asciiTheme="minorEastAsia" w:hAnsi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lang w:val="en-US" w:eastAsia="zh-CN"/>
              </w:rPr>
              <w:t>赵熙宇</w:t>
            </w:r>
          </w:p>
        </w:tc>
        <w:tc>
          <w:tcPr>
            <w:tcW w:w="1399" w:type="dxa"/>
          </w:tcPr>
          <w:p w14:paraId="7EE54E67">
            <w:pPr>
              <w:jc w:val="left"/>
              <w:rPr>
                <w:rFonts w:hint="eastAsia"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20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25</w:t>
            </w:r>
            <w:r>
              <w:rPr>
                <w:rFonts w:hint="eastAsia" w:asciiTheme="minorEastAsia" w:hAnsiTheme="minorEastAsia" w:cstheme="minorEastAsia"/>
              </w:rPr>
              <w:t>.0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4</w:t>
            </w:r>
            <w:r>
              <w:rPr>
                <w:rFonts w:hint="eastAsia" w:asciiTheme="minorEastAsia" w:hAnsiTheme="minorEastAsia" w:cstheme="minorEastAsia"/>
              </w:rPr>
              <w:t>.2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3</w:t>
            </w:r>
          </w:p>
        </w:tc>
        <w:tc>
          <w:tcPr>
            <w:tcW w:w="5081" w:type="dxa"/>
          </w:tcPr>
          <w:p w14:paraId="35D6F0DF">
            <w:pPr>
              <w:pStyle w:val="13"/>
              <w:keepNext w:val="0"/>
              <w:keepLines w:val="0"/>
              <w:widowControl/>
              <w:suppressLineNumbers w:val="0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  <w:t>药品目录增加国家药品编码</w:t>
            </w:r>
            <w:r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  <w:t>countrydrcode</w:t>
            </w:r>
          </w:p>
        </w:tc>
      </w:tr>
    </w:tbl>
    <w:p w14:paraId="7C9DA6EA">
      <w:pPr>
        <w:jc w:val="left"/>
        <w:rPr>
          <w:rFonts w:asciiTheme="minorEastAsia" w:hAnsiTheme="minorEastAsia" w:cstheme="minorEastAsia"/>
        </w:rPr>
      </w:pPr>
    </w:p>
    <w:p w14:paraId="2DC637E8">
      <w:pPr>
        <w:pStyle w:val="2"/>
        <w:rPr>
          <w:rFonts w:asciiTheme="minorEastAsia" w:hAnsiTheme="minorEastAsia" w:cstheme="minorEastAsia"/>
        </w:rPr>
      </w:pPr>
      <w:bookmarkStart w:id="0" w:name="_Toc21861"/>
      <w:bookmarkStart w:id="1" w:name="_Toc19645_WPSOffice_Level1"/>
      <w:r>
        <w:rPr>
          <w:rFonts w:hint="eastAsia" w:asciiTheme="minorEastAsia" w:hAnsiTheme="minorEastAsia" w:cstheme="minorEastAsia"/>
        </w:rPr>
        <w:t>接口规范说明</w:t>
      </w:r>
      <w:bookmarkEnd w:id="0"/>
      <w:bookmarkEnd w:id="1"/>
    </w:p>
    <w:p w14:paraId="15297B48">
      <w:pPr>
        <w:ind w:firstLine="420" w:firstLineChars="200"/>
        <w:rPr>
          <w:rFonts w:asciiTheme="minorEastAsia" w:hAnsiTheme="minorEastAsia" w:cstheme="minorEastAsia"/>
        </w:rPr>
      </w:pPr>
      <w:bookmarkStart w:id="2" w:name="_Toc28980_WPSOffice_Level1"/>
      <w:bookmarkStart w:id="3" w:name="_Toc26750"/>
      <w:r>
        <w:rPr>
          <w:rFonts w:hint="eastAsia" w:asciiTheme="minorEastAsia" w:hAnsiTheme="minorEastAsia" w:cstheme="minorEastAsia"/>
        </w:rPr>
        <w:t>自建平台应用向监管平台申请</w:t>
      </w:r>
      <w:r>
        <w:rPr>
          <w:rFonts w:hint="eastAsia" w:asciiTheme="minorEastAsia" w:hAnsiTheme="minorEastAsia" w:cstheme="minorEastAsia"/>
          <w:lang w:val="en-US" w:eastAsia="zh-CN"/>
        </w:rPr>
        <w:t>unitId</w:t>
      </w:r>
      <w:r>
        <w:rPr>
          <w:rFonts w:hint="eastAsia" w:asciiTheme="minorEastAsia" w:hAnsiTheme="minorEastAsia" w:cstheme="minorEastAsia"/>
        </w:rPr>
        <w:t>,appSecret,appSecret；申请需要调用的服务权限；根据加密规则加密请求数据；根据签名规则生成签名；发送请求。</w:t>
      </w:r>
    </w:p>
    <w:p w14:paraId="167D76B5">
      <w:pPr>
        <w:pStyle w:val="3"/>
        <w:rPr>
          <w:rFonts w:asciiTheme="minorEastAsia" w:hAnsiTheme="minorEastAsia" w:eastAsiaTheme="minorEastAsia" w:cstheme="minorEastAsia"/>
        </w:rPr>
      </w:pPr>
      <w:bookmarkStart w:id="4" w:name="_Toc5122_WPSOffice_Level2"/>
      <w:bookmarkStart w:id="5" w:name="_Toc27514"/>
      <w:r>
        <w:rPr>
          <w:rFonts w:hint="eastAsia" w:asciiTheme="minorEastAsia" w:hAnsiTheme="minorEastAsia" w:eastAsiaTheme="minorEastAsia" w:cstheme="minorEastAsia"/>
        </w:rPr>
        <w:t>签名规则</w:t>
      </w:r>
      <w:bookmarkEnd w:id="4"/>
      <w:bookmarkEnd w:id="5"/>
    </w:p>
    <w:p w14:paraId="4905E843">
      <w:pPr>
        <w:ind w:firstLine="420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sign=SM3(待签名的参数)</w:t>
      </w:r>
    </w:p>
    <w:tbl>
      <w:tblPr>
        <w:tblStyle w:val="1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5F78C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53B7262">
            <w:pPr>
              <w:jc w:val="center"/>
              <w:rPr>
                <w:rFonts w:asciiTheme="minorEastAsia" w:hAnsi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cstheme="minorEastAsia"/>
                <w:b/>
                <w:bCs/>
              </w:rPr>
              <w:t>参数</w:t>
            </w:r>
          </w:p>
        </w:tc>
        <w:tc>
          <w:tcPr>
            <w:tcW w:w="4261" w:type="dxa"/>
          </w:tcPr>
          <w:p w14:paraId="37F42E98">
            <w:pPr>
              <w:jc w:val="center"/>
              <w:rPr>
                <w:rFonts w:asciiTheme="minorEastAsia" w:hAnsi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cstheme="minorEastAsia"/>
                <w:b/>
                <w:bCs/>
              </w:rPr>
              <w:t>描述</w:t>
            </w:r>
          </w:p>
        </w:tc>
      </w:tr>
      <w:tr w14:paraId="4A950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261" w:type="dxa"/>
          </w:tcPr>
          <w:p w14:paraId="1C7791D8">
            <w:pPr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requestBody</w:t>
            </w:r>
          </w:p>
        </w:tc>
        <w:tc>
          <w:tcPr>
            <w:tcW w:w="4261" w:type="dxa"/>
          </w:tcPr>
          <w:p w14:paraId="45F8B7A5">
            <w:pPr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加密后的请求体参数</w:t>
            </w:r>
          </w:p>
        </w:tc>
      </w:tr>
      <w:tr w14:paraId="3B9A8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412E654">
            <w:pPr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X-Ca-key</w:t>
            </w:r>
          </w:p>
        </w:tc>
        <w:tc>
          <w:tcPr>
            <w:tcW w:w="4261" w:type="dxa"/>
          </w:tcPr>
          <w:p w14:paraId="7C1C95FA">
            <w:pP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</w:rPr>
              <w:t>app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K</w:t>
            </w:r>
            <w:r>
              <w:rPr>
                <w:rFonts w:hint="eastAsia" w:asciiTheme="minorEastAsia" w:hAnsiTheme="minorEastAsia" w:cstheme="minorEastAsia"/>
              </w:rPr>
              <w:t>ey</w:t>
            </w:r>
            <w:r>
              <w:rPr>
                <w:rFonts w:hint="eastAsia" w:asciiTheme="minorEastAsia" w:hAnsiTheme="minorEastAsia" w:cstheme="minorEastAsia"/>
                <w:lang w:eastAsia="zh-CN"/>
              </w:rPr>
              <w:t>（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系统分配)</w:t>
            </w:r>
          </w:p>
        </w:tc>
      </w:tr>
      <w:tr w14:paraId="125B4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8628B42">
            <w:pPr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X-Ca-Nonce</w:t>
            </w:r>
          </w:p>
        </w:tc>
        <w:tc>
          <w:tcPr>
            <w:tcW w:w="4261" w:type="dxa"/>
          </w:tcPr>
          <w:p w14:paraId="2913384F">
            <w:pPr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随机串</w:t>
            </w:r>
          </w:p>
        </w:tc>
      </w:tr>
      <w:tr w14:paraId="28652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9062E71">
            <w:pPr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X-Ca-Timestamp</w:t>
            </w:r>
          </w:p>
        </w:tc>
        <w:tc>
          <w:tcPr>
            <w:tcW w:w="4261" w:type="dxa"/>
          </w:tcPr>
          <w:p w14:paraId="367319BF">
            <w:pPr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时间戳</w:t>
            </w:r>
          </w:p>
        </w:tc>
      </w:tr>
      <w:tr w14:paraId="3FC1B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FBB2EB5">
            <w:pPr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X-Service-Id</w:t>
            </w:r>
          </w:p>
        </w:tc>
        <w:tc>
          <w:tcPr>
            <w:tcW w:w="4261" w:type="dxa"/>
          </w:tcPr>
          <w:p w14:paraId="5EC27882">
            <w:pPr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服务id</w:t>
            </w:r>
          </w:p>
        </w:tc>
      </w:tr>
      <w:tr w14:paraId="5EE3E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E8A78B3">
            <w:pPr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X-Service-Method</w:t>
            </w:r>
          </w:p>
        </w:tc>
        <w:tc>
          <w:tcPr>
            <w:tcW w:w="4261" w:type="dxa"/>
          </w:tcPr>
          <w:p w14:paraId="5F8EBDCE">
            <w:pPr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方法名称</w:t>
            </w:r>
          </w:p>
        </w:tc>
      </w:tr>
      <w:tr w14:paraId="7FDA6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8AF32FA">
            <w:pPr>
              <w:rPr>
                <w:rFonts w:hint="eastAsia" w:asciiTheme="minorEastAsia" w:hAnsiTheme="minorEastAsia" w:eastAsiaTheme="minorEastAsia" w:cstheme="minorEastAsia"/>
                <w:lang w:eastAsia="zh-CN"/>
              </w:rPr>
            </w:pPr>
            <w:r>
              <w:rPr>
                <w:rFonts w:asciiTheme="minorEastAsia" w:hAnsiTheme="minorEastAsia" w:cstheme="minorEastAsia"/>
              </w:rPr>
              <w:t>X-Content-</w:t>
            </w:r>
            <w:r>
              <w:rPr>
                <w:rFonts w:hint="eastAsia" w:asciiTheme="minorEastAsia" w:hAnsiTheme="minorEastAsia" w:cstheme="minorEastAsia"/>
              </w:rPr>
              <w:t>MD5</w:t>
            </w:r>
          </w:p>
        </w:tc>
        <w:tc>
          <w:tcPr>
            <w:tcW w:w="4261" w:type="dxa"/>
          </w:tcPr>
          <w:p w14:paraId="29AABCC9">
            <w:pPr>
              <w:rPr>
                <w:rFonts w:hint="default" w:asciiTheme="minorEastAsia" w:hAnsi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lang w:val="en-US" w:eastAsia="zh-CN"/>
              </w:rPr>
              <w:t>内容摘要串</w:t>
            </w:r>
          </w:p>
        </w:tc>
      </w:tr>
      <w:tr w14:paraId="36F23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D0B2613">
            <w:pP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asciiTheme="minorEastAsia" w:hAnsiTheme="minorEastAsia" w:cstheme="minorEastAsia"/>
              </w:rPr>
              <w:t>X-Ca-Signature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-Headers</w:t>
            </w:r>
          </w:p>
        </w:tc>
        <w:tc>
          <w:tcPr>
            <w:tcW w:w="4261" w:type="dxa"/>
          </w:tcPr>
          <w:p w14:paraId="5928D4A9">
            <w:pPr>
              <w:rPr>
                <w:rFonts w:hint="default" w:asciiTheme="minorEastAsia" w:hAnsi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lang w:val="en-US" w:eastAsia="zh-CN"/>
              </w:rPr>
              <w:t>摘要字段</w:t>
            </w:r>
          </w:p>
        </w:tc>
      </w:tr>
      <w:tr w14:paraId="4C219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7301733">
            <w:pPr>
              <w:rPr>
                <w:rFonts w:asciiTheme="minorEastAsia" w:hAnsiTheme="minorEastAsia" w:cstheme="minorEastAsia"/>
              </w:rPr>
            </w:pPr>
            <w:r>
              <w:rPr>
                <w:rFonts w:asciiTheme="minorEastAsia" w:hAnsiTheme="minorEastAsia" w:cstheme="minorEastAsia"/>
              </w:rPr>
              <w:t>X-Ca-Signature</w:t>
            </w:r>
          </w:p>
        </w:tc>
        <w:tc>
          <w:tcPr>
            <w:tcW w:w="4261" w:type="dxa"/>
          </w:tcPr>
          <w:p w14:paraId="2D1B8FC8">
            <w:pPr>
              <w:rPr>
                <w:rFonts w:hint="default" w:asciiTheme="minorEastAsia" w:hAnsi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lang w:val="en-US" w:eastAsia="zh-CN"/>
              </w:rPr>
              <w:t>头摘要串</w:t>
            </w:r>
          </w:p>
        </w:tc>
      </w:tr>
    </w:tbl>
    <w:p w14:paraId="1DF7D307">
      <w:pPr>
        <w:ind w:firstLine="420"/>
        <w:jc w:val="left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请求头参数除了X-Ca-Signature</w:t>
      </w:r>
      <w:r>
        <w:rPr>
          <w:rFonts w:asciiTheme="minorEastAsia" w:hAnsiTheme="minorEastAsia" w:cstheme="minorEastAsia"/>
        </w:rPr>
        <w:t>-headers</w:t>
      </w:r>
      <w:r>
        <w:rPr>
          <w:rFonts w:hint="eastAsia" w:asciiTheme="minorEastAsia" w:hAnsiTheme="minorEastAsia" w:cstheme="minorEastAsia"/>
        </w:rPr>
        <w:t>，都需要参与签名，Key 按照字典排序后使用如下方式拼接String signStr=”requestBody=LTG+UD3Bc5Elh3TV3CWHtSK&amp;</w:t>
      </w:r>
      <w:r>
        <w:rPr>
          <w:rFonts w:asciiTheme="minorEastAsia" w:hAnsiTheme="minorEastAsia" w:cstheme="minorEastAsia"/>
        </w:rPr>
        <w:t>X-Ca-Signature</w:t>
      </w:r>
      <w:r>
        <w:rPr>
          <w:rFonts w:hint="eastAsia" w:asciiTheme="minorEastAsia" w:hAnsiTheme="minorEastAsia" w:cstheme="minorEastAsia"/>
        </w:rPr>
        <w:t>=2671898E325&amp;X-Ca-key=3303928378af48d0&amp;X-Ca-Nonce=b931bc77-645a-4299-b24b-f3669be577ac</w:t>
      </w:r>
      <w:r>
        <w:rPr>
          <w:rFonts w:hint="eastAsia" w:asciiTheme="minorEastAsia" w:hAnsiTheme="minorEastAsia" w:cstheme="minorEastAsia"/>
          <w:lang w:val="en-US" w:eastAsia="zh-CN"/>
        </w:rPr>
        <w:t>&amp;</w:t>
      </w:r>
      <w:r>
        <w:rPr>
          <w:rFonts w:asciiTheme="minorEastAsia" w:hAnsiTheme="minorEastAsia" w:cstheme="minorEastAsia"/>
        </w:rPr>
        <w:t>X-Content-</w:t>
      </w:r>
      <w:r>
        <w:rPr>
          <w:rFonts w:hint="eastAsia" w:asciiTheme="minorEastAsia" w:hAnsiTheme="minorEastAsia" w:cstheme="minorEastAsia"/>
        </w:rPr>
        <w:t>MD</w:t>
      </w:r>
      <w:r>
        <w:rPr>
          <w:rFonts w:hint="eastAsia" w:asciiTheme="minorEastAsia" w:hAnsiTheme="minorEastAsia" w:cstheme="minorEastAsia"/>
          <w:lang w:val="en-US" w:eastAsia="zh-CN"/>
        </w:rPr>
        <w:t>=</w:t>
      </w:r>
      <w:r>
        <w:rPr>
          <w:rFonts w:hint="eastAsia" w:asciiTheme="minorEastAsia" w:hAnsiTheme="minorEastAsia" w:cstheme="minorEastAsia"/>
        </w:rPr>
        <w:t>569811135EE9E64003629&amp;X-Ca-Timestamp= 1471864864235&amp;X-Service-Id=his.provinceDataUploadService&amp;X-Service-Method=uploadConsultIndicators</w:t>
      </w:r>
      <w:r>
        <w:rPr>
          <w:rFonts w:hint="eastAsia" w:asciiTheme="minorEastAsia" w:hAnsiTheme="minorEastAsia" w:cstheme="minorEastAsia"/>
          <w:lang w:val="en-US" w:eastAsia="zh-CN"/>
        </w:rPr>
        <w:t>&amp;</w:t>
      </w:r>
      <w:r>
        <w:rPr>
          <w:rFonts w:asciiTheme="minorEastAsia" w:hAnsiTheme="minorEastAsia" w:cstheme="minorEastAsia"/>
        </w:rPr>
        <w:t>X-Ca-Signature</w:t>
      </w:r>
      <w:r>
        <w:rPr>
          <w:rFonts w:hint="eastAsia" w:asciiTheme="minorEastAsia" w:hAnsiTheme="minorEastAsia" w:cstheme="minorEastAsia"/>
          <w:lang w:val="en-US" w:eastAsia="zh-CN"/>
        </w:rPr>
        <w:t>-Headers=X-Service-Id,X-Service-Method,X-Ca-Key,X-Ca-Nonce,X-Ca-Timestamp,X-Content-MD5</w:t>
      </w:r>
      <w:r>
        <w:rPr>
          <w:rFonts w:hint="eastAsia" w:asciiTheme="minorEastAsia" w:hAnsiTheme="minorEastAsia" w:cstheme="minorEastAsia"/>
        </w:rPr>
        <w:t>”</w:t>
      </w:r>
    </w:p>
    <w:p w14:paraId="4A016E08">
      <w:pPr>
        <w:pStyle w:val="3"/>
        <w:rPr>
          <w:rFonts w:asciiTheme="minorEastAsia" w:hAnsiTheme="minorEastAsia" w:eastAsiaTheme="minorEastAsia" w:cstheme="minorEastAsia"/>
        </w:rPr>
      </w:pPr>
      <w:bookmarkStart w:id="6" w:name="_Toc25373"/>
      <w:bookmarkStart w:id="7" w:name="_Toc5670_WPSOffice_Level2"/>
      <w:r>
        <w:rPr>
          <w:rFonts w:hint="eastAsia" w:asciiTheme="minorEastAsia" w:hAnsiTheme="minorEastAsia" w:eastAsiaTheme="minorEastAsia" w:cstheme="minorEastAsia"/>
        </w:rPr>
        <w:t>加解密规则</w:t>
      </w:r>
      <w:bookmarkEnd w:id="6"/>
      <w:bookmarkEnd w:id="7"/>
    </w:p>
    <w:p w14:paraId="7843F39E">
      <w:pPr>
        <w:ind w:firstLine="420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请求体数据采用</w:t>
      </w:r>
      <w:r>
        <w:rPr>
          <w:rFonts w:hint="eastAsia" w:asciiTheme="minorEastAsia" w:hAnsiTheme="minorEastAsia" w:cstheme="minorEastAsia"/>
          <w:lang w:val="en-US" w:eastAsia="zh-CN"/>
        </w:rPr>
        <w:t>SM4（CBC）</w:t>
      </w:r>
      <w:r>
        <w:rPr>
          <w:rFonts w:hint="eastAsia" w:asciiTheme="minorEastAsia" w:hAnsiTheme="minorEastAsia" w:cstheme="minorEastAsia"/>
        </w:rPr>
        <w:t>对称加密，app</w:t>
      </w:r>
      <w:r>
        <w:rPr>
          <w:rFonts w:hint="eastAsia" w:asciiTheme="minorEastAsia" w:hAnsiTheme="minorEastAsia" w:cstheme="minorEastAsia"/>
          <w:lang w:val="en-US" w:eastAsia="zh-CN"/>
        </w:rPr>
        <w:t>K</w:t>
      </w:r>
      <w:r>
        <w:rPr>
          <w:rFonts w:hint="eastAsia" w:asciiTheme="minorEastAsia" w:hAnsiTheme="minorEastAsia" w:cstheme="minorEastAsia"/>
        </w:rPr>
        <w:t>ey</w:t>
      </w:r>
      <w:r>
        <w:rPr>
          <w:rFonts w:hint="eastAsia" w:asciiTheme="minorEastAsia" w:hAnsiTheme="minorEastAsia" w:cstheme="minorEastAsia"/>
          <w:lang w:val="en-US" w:eastAsia="zh-CN"/>
        </w:rPr>
        <w:t>,</w:t>
      </w:r>
      <w:r>
        <w:rPr>
          <w:rFonts w:hint="eastAsia" w:asciiTheme="minorEastAsia" w:hAnsiTheme="minorEastAsia" w:cstheme="minorEastAsia"/>
        </w:rPr>
        <w:t>appSecret由平台生成分配给调用方。</w:t>
      </w:r>
    </w:p>
    <w:p w14:paraId="6FF85EF3">
      <w:pPr>
        <w:pStyle w:val="3"/>
        <w:rPr>
          <w:rFonts w:asciiTheme="minorEastAsia" w:hAnsiTheme="minorEastAsia" w:eastAsiaTheme="minorEastAsia" w:cstheme="minorEastAsia"/>
        </w:rPr>
      </w:pPr>
      <w:bookmarkStart w:id="8" w:name="_Toc4796"/>
      <w:bookmarkStart w:id="9" w:name="_Toc24259_WPSOffice_Level2"/>
      <w:r>
        <w:rPr>
          <w:rFonts w:hint="eastAsia" w:asciiTheme="minorEastAsia" w:hAnsiTheme="minorEastAsia" w:eastAsiaTheme="minorEastAsia" w:cstheme="minorEastAsia"/>
        </w:rPr>
        <w:t>调用平台接口</w:t>
      </w:r>
      <w:bookmarkEnd w:id="8"/>
      <w:bookmarkEnd w:id="9"/>
    </w:p>
    <w:p w14:paraId="7864B0FB">
      <w:pPr>
        <w:ind w:firstLine="420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请求协议：https post Content-Type:application/json</w:t>
      </w:r>
    </w:p>
    <w:p w14:paraId="7452969E">
      <w:pPr>
        <w:ind w:firstLine="420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httpHeader 请求头参数，包含下方表格内参数</w:t>
      </w:r>
    </w:p>
    <w:p w14:paraId="7CC72F72">
      <w:pPr>
        <w:ind w:firstLine="420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 xml:space="preserve">请求地址: </w:t>
      </w:r>
      <w:r>
        <w:fldChar w:fldCharType="begin"/>
      </w:r>
      <w:r>
        <w:instrText xml:space="preserve"> HYPERLINK "https://域名/openapi/api" </w:instrText>
      </w:r>
      <w:r>
        <w:fldChar w:fldCharType="separate"/>
      </w:r>
      <w:r>
        <w:rPr>
          <w:rStyle w:val="20"/>
          <w:rFonts w:hint="eastAsia" w:asciiTheme="minorEastAsia" w:hAnsiTheme="minorEastAsia" w:cstheme="minorEastAsia"/>
        </w:rPr>
        <w:t>https://域名/openapi/api</w:t>
      </w:r>
      <w:r>
        <w:rPr>
          <w:rStyle w:val="20"/>
          <w:rFonts w:hint="eastAsia" w:asciiTheme="minorEastAsia" w:hAnsiTheme="minorEastAsia" w:cstheme="minorEastAsia"/>
        </w:rPr>
        <w:fldChar w:fldCharType="end"/>
      </w:r>
    </w:p>
    <w:tbl>
      <w:tblPr>
        <w:tblStyle w:val="1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3114"/>
        <w:gridCol w:w="1950"/>
        <w:gridCol w:w="1328"/>
      </w:tblGrid>
      <w:tr w14:paraId="2F36F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F48B479">
            <w:pPr>
              <w:rPr>
                <w:rFonts w:asciiTheme="minorEastAsia" w:hAnsi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cstheme="minorEastAsia"/>
                <w:b/>
                <w:bCs/>
              </w:rPr>
              <w:t>key</w:t>
            </w:r>
          </w:p>
        </w:tc>
        <w:tc>
          <w:tcPr>
            <w:tcW w:w="3114" w:type="dxa"/>
          </w:tcPr>
          <w:p w14:paraId="4ACC3AEE">
            <w:pPr>
              <w:rPr>
                <w:rFonts w:asciiTheme="minorEastAsia" w:hAnsi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cstheme="minorEastAsia"/>
                <w:b/>
                <w:bCs/>
              </w:rPr>
              <w:t>value</w:t>
            </w:r>
          </w:p>
        </w:tc>
        <w:tc>
          <w:tcPr>
            <w:tcW w:w="1950" w:type="dxa"/>
          </w:tcPr>
          <w:p w14:paraId="5C67D52B">
            <w:pPr>
              <w:rPr>
                <w:rFonts w:asciiTheme="minorEastAsia" w:hAnsi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cstheme="minorEastAsia"/>
                <w:b/>
                <w:bCs/>
              </w:rPr>
              <w:t>说明</w:t>
            </w:r>
          </w:p>
        </w:tc>
        <w:tc>
          <w:tcPr>
            <w:tcW w:w="1328" w:type="dxa"/>
          </w:tcPr>
          <w:p w14:paraId="6BB90566">
            <w:pPr>
              <w:rPr>
                <w:rFonts w:asciiTheme="minorEastAsia" w:hAnsi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cstheme="minorEastAsia"/>
                <w:b/>
                <w:bCs/>
              </w:rPr>
              <w:t>是否必填</w:t>
            </w:r>
          </w:p>
        </w:tc>
      </w:tr>
      <w:tr w14:paraId="4429D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3D9BA54">
            <w:pPr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X-Service-Id</w:t>
            </w:r>
          </w:p>
        </w:tc>
        <w:tc>
          <w:tcPr>
            <w:tcW w:w="3114" w:type="dxa"/>
          </w:tcPr>
          <w:p w14:paraId="1D71F434">
            <w:pPr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his.provinceDataUploadService</w:t>
            </w:r>
          </w:p>
        </w:tc>
        <w:tc>
          <w:tcPr>
            <w:tcW w:w="1950" w:type="dxa"/>
          </w:tcPr>
          <w:p w14:paraId="26EB0123">
            <w:pPr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服务id</w:t>
            </w:r>
          </w:p>
        </w:tc>
        <w:tc>
          <w:tcPr>
            <w:tcW w:w="1328" w:type="dxa"/>
          </w:tcPr>
          <w:p w14:paraId="08B3420A">
            <w:pPr>
              <w:jc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是</w:t>
            </w:r>
          </w:p>
        </w:tc>
      </w:tr>
      <w:tr w14:paraId="04783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30" w:type="dxa"/>
          </w:tcPr>
          <w:p w14:paraId="4EDCE109">
            <w:pPr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X-Service-Method</w:t>
            </w:r>
          </w:p>
        </w:tc>
        <w:tc>
          <w:tcPr>
            <w:tcW w:w="3114" w:type="dxa"/>
          </w:tcPr>
          <w:p w14:paraId="6A7A8CD9">
            <w:pPr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openOrganSubject</w:t>
            </w:r>
          </w:p>
        </w:tc>
        <w:tc>
          <w:tcPr>
            <w:tcW w:w="1950" w:type="dxa"/>
          </w:tcPr>
          <w:p w14:paraId="0AE6E403">
            <w:pPr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具体方法</w:t>
            </w:r>
          </w:p>
        </w:tc>
        <w:tc>
          <w:tcPr>
            <w:tcW w:w="1328" w:type="dxa"/>
          </w:tcPr>
          <w:p w14:paraId="165DD6AF">
            <w:pPr>
              <w:jc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是</w:t>
            </w:r>
          </w:p>
        </w:tc>
      </w:tr>
      <w:tr w14:paraId="74489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56FF3D3">
            <w:pPr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X-Ca-Timestamp</w:t>
            </w:r>
            <w:r>
              <w:rPr>
                <w:rFonts w:hint="eastAsia" w:asciiTheme="minorEastAsia" w:hAnsiTheme="minorEastAsia" w:cstheme="minorEastAsia"/>
              </w:rPr>
              <w:tab/>
            </w:r>
          </w:p>
        </w:tc>
        <w:tc>
          <w:tcPr>
            <w:tcW w:w="3114" w:type="dxa"/>
          </w:tcPr>
          <w:p w14:paraId="443E4628">
            <w:pPr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1471864864235</w:t>
            </w:r>
            <w:r>
              <w:rPr>
                <w:rFonts w:hint="eastAsia" w:asciiTheme="minorEastAsia" w:hAnsiTheme="minorEastAsia" w:cstheme="minorEastAsia"/>
              </w:rPr>
              <w:tab/>
            </w:r>
          </w:p>
        </w:tc>
        <w:tc>
          <w:tcPr>
            <w:tcW w:w="1950" w:type="dxa"/>
          </w:tcPr>
          <w:p w14:paraId="07D1065E">
            <w:pPr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请求的时间戳</w:t>
            </w:r>
            <w:r>
              <w:rPr>
                <w:rFonts w:hint="eastAsia" w:asciiTheme="minorEastAsia" w:hAnsiTheme="minorEastAsia" w:cstheme="minorEastAsia"/>
              </w:rPr>
              <w:tab/>
            </w:r>
          </w:p>
        </w:tc>
        <w:tc>
          <w:tcPr>
            <w:tcW w:w="1328" w:type="dxa"/>
          </w:tcPr>
          <w:p w14:paraId="015835C6">
            <w:pPr>
              <w:jc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是</w:t>
            </w:r>
          </w:p>
        </w:tc>
      </w:tr>
      <w:tr w14:paraId="4A720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F43194E">
            <w:pPr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X-Ca-Nonce</w:t>
            </w:r>
          </w:p>
        </w:tc>
        <w:tc>
          <w:tcPr>
            <w:tcW w:w="3114" w:type="dxa"/>
          </w:tcPr>
          <w:p w14:paraId="5CE24F16">
            <w:pPr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b931bc77-645a-4299-b24b-f3669be577ac</w:t>
            </w:r>
          </w:p>
        </w:tc>
        <w:tc>
          <w:tcPr>
            <w:tcW w:w="1950" w:type="dxa"/>
          </w:tcPr>
          <w:p w14:paraId="3E222B92">
            <w:pPr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请求唯一标识</w:t>
            </w:r>
          </w:p>
        </w:tc>
        <w:tc>
          <w:tcPr>
            <w:tcW w:w="1328" w:type="dxa"/>
          </w:tcPr>
          <w:p w14:paraId="1B2CEE84">
            <w:pPr>
              <w:jc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是</w:t>
            </w:r>
          </w:p>
        </w:tc>
      </w:tr>
      <w:tr w14:paraId="10508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42E5EC0">
            <w:pPr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X-Ca-Signature</w:t>
            </w:r>
          </w:p>
        </w:tc>
        <w:tc>
          <w:tcPr>
            <w:tcW w:w="3114" w:type="dxa"/>
          </w:tcPr>
          <w:p w14:paraId="06EFDF37">
            <w:pPr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FJleSrCYPGCU7dMlLTG+UD3Bc5Elh3TV3CWHtSKh1Ys=</w:t>
            </w:r>
          </w:p>
        </w:tc>
        <w:tc>
          <w:tcPr>
            <w:tcW w:w="1950" w:type="dxa"/>
          </w:tcPr>
          <w:p w14:paraId="2E31F9F9">
            <w:pPr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请求签名</w:t>
            </w:r>
          </w:p>
        </w:tc>
        <w:tc>
          <w:tcPr>
            <w:tcW w:w="1328" w:type="dxa"/>
          </w:tcPr>
          <w:p w14:paraId="731C2A56">
            <w:pPr>
              <w:jc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是</w:t>
            </w:r>
          </w:p>
        </w:tc>
      </w:tr>
      <w:tr w14:paraId="1E500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F78D2E2">
            <w:pPr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X-Ca-key</w:t>
            </w:r>
          </w:p>
        </w:tc>
        <w:tc>
          <w:tcPr>
            <w:tcW w:w="3114" w:type="dxa"/>
          </w:tcPr>
          <w:p w14:paraId="4B795695">
            <w:pPr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8d3dgnzs87m4v2dme</w:t>
            </w:r>
          </w:p>
        </w:tc>
        <w:tc>
          <w:tcPr>
            <w:tcW w:w="1950" w:type="dxa"/>
          </w:tcPr>
          <w:p w14:paraId="477C9552">
            <w:pPr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平台分配的appkey</w:t>
            </w:r>
          </w:p>
        </w:tc>
        <w:tc>
          <w:tcPr>
            <w:tcW w:w="1328" w:type="dxa"/>
          </w:tcPr>
          <w:p w14:paraId="05760952">
            <w:pPr>
              <w:jc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是</w:t>
            </w:r>
          </w:p>
        </w:tc>
      </w:tr>
      <w:tr w14:paraId="43652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 w14:paraId="63DB00FB">
            <w:pP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EastAsia" w:hAnsiTheme="minorEastAsia" w:cstheme="minorEastAsia"/>
              </w:rPr>
              <w:t>X-Content-</w:t>
            </w:r>
            <w:r>
              <w:rPr>
                <w:rFonts w:hint="eastAsia" w:asciiTheme="minorEastAsia" w:hAnsiTheme="minorEastAsia" w:cstheme="minorEastAsia"/>
              </w:rPr>
              <w:t>MD5</w:t>
            </w:r>
          </w:p>
        </w:tc>
        <w:tc>
          <w:tcPr>
            <w:tcW w:w="3114" w:type="dxa"/>
            <w:vAlign w:val="top"/>
          </w:tcPr>
          <w:p w14:paraId="7ED0C5F1">
            <w:pP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</w:rPr>
              <w:t>mUX9FbW9leaJtK1VOUl8kJgPGd+KCkp9Qza51AuqH7A=</w:t>
            </w:r>
          </w:p>
        </w:tc>
        <w:tc>
          <w:tcPr>
            <w:tcW w:w="1950" w:type="dxa"/>
            <w:vAlign w:val="top"/>
          </w:tcPr>
          <w:p w14:paraId="05871CA7">
            <w:pP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lang w:val="en-US" w:eastAsia="zh-CN"/>
              </w:rPr>
              <w:t>内容摘要串</w:t>
            </w:r>
          </w:p>
        </w:tc>
        <w:tc>
          <w:tcPr>
            <w:tcW w:w="1328" w:type="dxa"/>
          </w:tcPr>
          <w:p w14:paraId="62F94D1B">
            <w:pPr>
              <w:ind w:firstLine="420" w:firstLineChars="200"/>
              <w:jc w:val="both"/>
              <w:rPr>
                <w:rFonts w:hint="default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lang w:val="en-US" w:eastAsia="zh-CN"/>
              </w:rPr>
              <w:t>是</w:t>
            </w:r>
          </w:p>
        </w:tc>
      </w:tr>
      <w:tr w14:paraId="1BB19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 w14:paraId="26245279">
            <w:pP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</w:rPr>
              <w:t>X-Ca-Signature</w:t>
            </w:r>
            <w:r>
              <w:rPr>
                <w:rFonts w:asciiTheme="minorEastAsia" w:hAnsiTheme="minorEastAsia" w:cstheme="minorEastAsia"/>
              </w:rPr>
              <w:t>-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H</w:t>
            </w:r>
            <w:r>
              <w:rPr>
                <w:rFonts w:asciiTheme="minorEastAsia" w:hAnsiTheme="minorEastAsia" w:cstheme="minorEastAsia"/>
              </w:rPr>
              <w:t>eaders</w:t>
            </w:r>
          </w:p>
        </w:tc>
        <w:tc>
          <w:tcPr>
            <w:tcW w:w="3114" w:type="dxa"/>
            <w:vAlign w:val="top"/>
          </w:tcPr>
          <w:p w14:paraId="14842A33">
            <w:pP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</w:rPr>
              <w:t>X-Service-Id,X-Service-Method,X-Ca-Key,X-Ca-Nonce,X-Ca-Timestamp,X-Content-MD5</w:t>
            </w:r>
          </w:p>
        </w:tc>
        <w:tc>
          <w:tcPr>
            <w:tcW w:w="1950" w:type="dxa"/>
            <w:vAlign w:val="top"/>
          </w:tcPr>
          <w:p w14:paraId="351B6DCE">
            <w:pP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lang w:val="en-US" w:eastAsia="zh-CN"/>
              </w:rPr>
              <w:t>摘要字段</w:t>
            </w:r>
          </w:p>
        </w:tc>
        <w:tc>
          <w:tcPr>
            <w:tcW w:w="1328" w:type="dxa"/>
          </w:tcPr>
          <w:p w14:paraId="6A997486">
            <w:pPr>
              <w:jc w:val="center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lang w:val="en-US" w:eastAsia="zh-CN"/>
              </w:rPr>
              <w:t>是</w:t>
            </w:r>
          </w:p>
        </w:tc>
      </w:tr>
    </w:tbl>
    <w:p w14:paraId="5B4883AD">
      <w:pPr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  <w:b/>
          <w:bCs/>
        </w:rPr>
        <w:t>请求体body</w:t>
      </w:r>
      <w:r>
        <w:rPr>
          <w:rFonts w:hint="eastAsia" w:asciiTheme="minorEastAsia" w:hAnsiTheme="minorEastAsia" w:cstheme="minorEastAsia"/>
        </w:rPr>
        <w:t>,最外层是个数组。参数详见每个接口参数说明，以下仅仅是示例。</w:t>
      </w:r>
    </w:p>
    <w:p w14:paraId="5444719E">
      <w:pPr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请求示例:</w:t>
      </w:r>
    </w:p>
    <w:p w14:paraId="427434CA">
      <w:pPr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明文</w:t>
      </w:r>
    </w:p>
    <w:p w14:paraId="46E1CE44">
      <w:pPr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[1]</w:t>
      </w:r>
    </w:p>
    <w:p w14:paraId="5CE50C63">
      <w:pPr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加密后</w:t>
      </w:r>
    </w:p>
    <w:p w14:paraId="364D6FBC">
      <w:pPr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"FJleSrCYPGCU7dMlLTG+UD3Bc5Elh3TV3CWHtSKh1"</w:t>
      </w:r>
    </w:p>
    <w:p w14:paraId="171CC65D">
      <w:pPr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返回示例，body是服务返回的具体数据，返回格式，请参照各服务说明。</w:t>
      </w:r>
    </w:p>
    <w:p w14:paraId="4260D49B">
      <w:pPr>
        <w:rPr>
          <w:rFonts w:asciiTheme="minorEastAsia" w:hAnsiTheme="minorEastAsia" w:cstheme="minorEastAsia"/>
        </w:rPr>
      </w:pPr>
    </w:p>
    <w:p w14:paraId="02DF5333">
      <w:pPr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{</w:t>
      </w:r>
    </w:p>
    <w:p w14:paraId="01578526">
      <w:pPr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ab/>
      </w:r>
      <w:r>
        <w:rPr>
          <w:rFonts w:hint="eastAsia" w:asciiTheme="minorEastAsia" w:hAnsiTheme="minorEastAsia" w:cstheme="minorEastAsia"/>
        </w:rPr>
        <w:t>"code":200,         //http层</w:t>
      </w:r>
    </w:p>
    <w:p w14:paraId="169DB32D">
      <w:pPr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ab/>
      </w:r>
      <w:r>
        <w:rPr>
          <w:rFonts w:hint="eastAsia" w:asciiTheme="minorEastAsia" w:hAnsiTheme="minorEastAsia" w:cstheme="minorEastAsia"/>
        </w:rPr>
        <w:t>"body":{</w:t>
      </w:r>
    </w:p>
    <w:p w14:paraId="26A0691D">
      <w:pPr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ab/>
      </w:r>
      <w:r>
        <w:rPr>
          <w:rFonts w:hint="eastAsia" w:asciiTheme="minorEastAsia" w:hAnsiTheme="minorEastAsia" w:cstheme="minorEastAsia"/>
        </w:rPr>
        <w:tab/>
      </w:r>
      <w:r>
        <w:rPr>
          <w:rFonts w:hint="eastAsia" w:asciiTheme="minorEastAsia" w:hAnsiTheme="minorEastAsia" w:cstheme="minorEastAsia"/>
        </w:rPr>
        <w:t xml:space="preserve">"msgCode":200,  //业务层 </w:t>
      </w:r>
    </w:p>
    <w:p w14:paraId="5CB14F6D">
      <w:pPr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ab/>
      </w:r>
      <w:r>
        <w:rPr>
          <w:rFonts w:hint="eastAsia" w:asciiTheme="minorEastAsia" w:hAnsiTheme="minorEastAsia" w:cstheme="minorEastAsia"/>
        </w:rPr>
        <w:tab/>
      </w:r>
      <w:r>
        <w:rPr>
          <w:rFonts w:hint="eastAsia" w:asciiTheme="minorEastAsia" w:hAnsiTheme="minorEastAsia" w:cstheme="minorEastAsia"/>
        </w:rPr>
        <w:t>"msg":"</w:t>
      </w:r>
      <w:r>
        <w:rPr>
          <w:rFonts w:hint="eastAsia" w:asciiTheme="minorEastAsia" w:hAnsiTheme="minorEastAsia" w:cstheme="minorEastAsia"/>
          <w:lang w:val="en-US" w:eastAsia="zh-CN"/>
        </w:rPr>
        <w:t>请求成功</w:t>
      </w:r>
      <w:r>
        <w:rPr>
          <w:rFonts w:hint="eastAsia" w:asciiTheme="minorEastAsia" w:hAnsiTheme="minorEastAsia" w:cstheme="minorEastAsia"/>
        </w:rPr>
        <w:t>"</w:t>
      </w:r>
    </w:p>
    <w:p w14:paraId="204368A2">
      <w:pPr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ab/>
      </w:r>
      <w:r>
        <w:rPr>
          <w:rFonts w:hint="eastAsia" w:asciiTheme="minorEastAsia" w:hAnsiTheme="minorEastAsia" w:cstheme="minorEastAsia"/>
        </w:rPr>
        <w:tab/>
      </w:r>
      <w:r>
        <w:rPr>
          <w:rFonts w:hint="eastAsia" w:asciiTheme="minorEastAsia" w:hAnsiTheme="minorEastAsia" w:cstheme="minorEastAsia"/>
        </w:rPr>
        <w:t>}</w:t>
      </w:r>
    </w:p>
    <w:p w14:paraId="3F113574">
      <w:pPr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ab/>
      </w:r>
      <w:r>
        <w:rPr>
          <w:rFonts w:hint="eastAsia" w:asciiTheme="minorEastAsia" w:hAnsiTheme="minorEastAsia" w:cstheme="minorEastAsia"/>
        </w:rPr>
        <w:t>}</w:t>
      </w:r>
    </w:p>
    <w:p w14:paraId="6A42A74A">
      <w:pPr>
        <w:pStyle w:val="3"/>
        <w:rPr>
          <w:rFonts w:asciiTheme="minorEastAsia" w:hAnsiTheme="minorEastAsia" w:eastAsiaTheme="minorEastAsia" w:cstheme="minorEastAsia"/>
        </w:rPr>
      </w:pPr>
      <w:bookmarkStart w:id="10" w:name="_Toc24379_WPSOffice_Level2"/>
      <w:bookmarkStart w:id="11" w:name="_Toc13244"/>
      <w:r>
        <w:rPr>
          <w:rFonts w:hint="eastAsia" w:asciiTheme="minorEastAsia" w:hAnsiTheme="minorEastAsia" w:eastAsiaTheme="minorEastAsia" w:cstheme="minorEastAsia"/>
        </w:rPr>
        <w:t>http层code返回码说明</w:t>
      </w:r>
      <w:bookmarkEnd w:id="10"/>
      <w:bookmarkEnd w:id="11"/>
    </w:p>
    <w:tbl>
      <w:tblPr>
        <w:tblStyle w:val="1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5461"/>
      </w:tblGrid>
      <w:tr w14:paraId="1A40C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1" w:type="dxa"/>
          </w:tcPr>
          <w:p w14:paraId="36E926DB">
            <w:pPr>
              <w:jc w:val="center"/>
              <w:rPr>
                <w:rFonts w:asciiTheme="minorEastAsia" w:hAnsi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cstheme="minorEastAsia"/>
                <w:b/>
                <w:bCs/>
              </w:rPr>
              <w:t>返回码</w:t>
            </w:r>
          </w:p>
        </w:tc>
        <w:tc>
          <w:tcPr>
            <w:tcW w:w="5461" w:type="dxa"/>
          </w:tcPr>
          <w:p w14:paraId="3F2F6F6C">
            <w:pPr>
              <w:jc w:val="center"/>
              <w:rPr>
                <w:rFonts w:asciiTheme="minorEastAsia" w:hAnsi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cstheme="minorEastAsia"/>
                <w:b/>
                <w:bCs/>
              </w:rPr>
              <w:t>说明</w:t>
            </w:r>
          </w:p>
        </w:tc>
      </w:tr>
      <w:tr w14:paraId="7E0EC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1" w:type="dxa"/>
          </w:tcPr>
          <w:p w14:paraId="5BB73EBB">
            <w:pPr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200</w:t>
            </w:r>
            <w:r>
              <w:rPr>
                <w:rFonts w:hint="eastAsia" w:asciiTheme="minorEastAsia" w:hAnsiTheme="minorEastAsia" w:cstheme="minorEastAsia"/>
              </w:rPr>
              <w:tab/>
            </w:r>
            <w:r>
              <w:rPr>
                <w:rFonts w:hint="eastAsia" w:asciiTheme="minorEastAsia" w:hAnsiTheme="minorEastAsia" w:cstheme="minorEastAsia"/>
              </w:rPr>
              <w:tab/>
            </w:r>
          </w:p>
        </w:tc>
        <w:tc>
          <w:tcPr>
            <w:tcW w:w="5461" w:type="dxa"/>
          </w:tcPr>
          <w:p w14:paraId="4C971694">
            <w:pPr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请求成功</w:t>
            </w:r>
          </w:p>
        </w:tc>
      </w:tr>
      <w:tr w14:paraId="2DD67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1" w:type="dxa"/>
          </w:tcPr>
          <w:p w14:paraId="02908F7E">
            <w:pPr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-1</w:t>
            </w:r>
          </w:p>
        </w:tc>
        <w:tc>
          <w:tcPr>
            <w:tcW w:w="5461" w:type="dxa"/>
          </w:tcPr>
          <w:p w14:paraId="407D0FBF">
            <w:pPr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系统繁忙，此时请开发者稍候再试</w:t>
            </w:r>
          </w:p>
        </w:tc>
      </w:tr>
      <w:tr w14:paraId="61EBB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1" w:type="dxa"/>
          </w:tcPr>
          <w:p w14:paraId="77849615">
            <w:pPr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40001</w:t>
            </w:r>
            <w:r>
              <w:rPr>
                <w:rFonts w:hint="eastAsia" w:asciiTheme="minorEastAsia" w:hAnsiTheme="minorEastAsia" w:cstheme="minorEastAsia"/>
              </w:rPr>
              <w:tab/>
            </w:r>
          </w:p>
        </w:tc>
        <w:tc>
          <w:tcPr>
            <w:tcW w:w="5461" w:type="dxa"/>
          </w:tcPr>
          <w:p w14:paraId="53A997CF">
            <w:pPr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参数错误</w:t>
            </w:r>
          </w:p>
        </w:tc>
      </w:tr>
      <w:tr w14:paraId="4D193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1" w:type="dxa"/>
          </w:tcPr>
          <w:p w14:paraId="5AEB9FB2">
            <w:pPr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40002</w:t>
            </w:r>
          </w:p>
        </w:tc>
        <w:tc>
          <w:tcPr>
            <w:tcW w:w="5461" w:type="dxa"/>
          </w:tcPr>
          <w:p w14:paraId="54CE8FEF">
            <w:pPr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appKey不存在</w:t>
            </w:r>
          </w:p>
        </w:tc>
      </w:tr>
      <w:tr w14:paraId="24372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1" w:type="dxa"/>
          </w:tcPr>
          <w:p w14:paraId="2D2ECB0B">
            <w:pPr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40003</w:t>
            </w:r>
            <w:r>
              <w:rPr>
                <w:rFonts w:hint="eastAsia" w:asciiTheme="minorEastAsia" w:hAnsiTheme="minorEastAsia" w:cstheme="minorEastAsia"/>
              </w:rPr>
              <w:tab/>
            </w:r>
          </w:p>
        </w:tc>
        <w:tc>
          <w:tcPr>
            <w:tcW w:w="5461" w:type="dxa"/>
          </w:tcPr>
          <w:p w14:paraId="3E788E6A">
            <w:pPr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appKey异常，冻结状态</w:t>
            </w:r>
          </w:p>
        </w:tc>
      </w:tr>
      <w:tr w14:paraId="66E8F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1" w:type="dxa"/>
          </w:tcPr>
          <w:p w14:paraId="4470379B">
            <w:pPr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40004</w:t>
            </w:r>
            <w:r>
              <w:rPr>
                <w:rFonts w:hint="eastAsia" w:asciiTheme="minorEastAsia" w:hAnsiTheme="minorEastAsia" w:cstheme="minorEastAsia"/>
              </w:rPr>
              <w:tab/>
            </w:r>
          </w:p>
        </w:tc>
        <w:tc>
          <w:tcPr>
            <w:tcW w:w="5461" w:type="dxa"/>
          </w:tcPr>
          <w:p w14:paraId="2A17FC90">
            <w:pPr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appkey和appSecret不匹配</w:t>
            </w:r>
          </w:p>
        </w:tc>
      </w:tr>
      <w:tr w14:paraId="3E93B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1" w:type="dxa"/>
          </w:tcPr>
          <w:p w14:paraId="3DA94CF4">
            <w:pPr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40006</w:t>
            </w:r>
            <w:r>
              <w:rPr>
                <w:rFonts w:hint="eastAsia" w:asciiTheme="minorEastAsia" w:hAnsiTheme="minorEastAsia" w:cstheme="minorEastAsia"/>
              </w:rPr>
              <w:tab/>
            </w:r>
          </w:p>
        </w:tc>
        <w:tc>
          <w:tcPr>
            <w:tcW w:w="5461" w:type="dxa"/>
          </w:tcPr>
          <w:p w14:paraId="740B0AC3">
            <w:pPr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无权限调用该服务</w:t>
            </w:r>
          </w:p>
        </w:tc>
      </w:tr>
      <w:tr w14:paraId="4361B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1" w:type="dxa"/>
          </w:tcPr>
          <w:p w14:paraId="2A0683A2">
            <w:pPr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40007</w:t>
            </w:r>
            <w:r>
              <w:rPr>
                <w:rFonts w:hint="eastAsia" w:asciiTheme="minorEastAsia" w:hAnsiTheme="minorEastAsia" w:cstheme="minorEastAsia"/>
              </w:rPr>
              <w:tab/>
            </w:r>
          </w:p>
        </w:tc>
        <w:tc>
          <w:tcPr>
            <w:tcW w:w="5461" w:type="dxa"/>
          </w:tcPr>
          <w:p w14:paraId="32598F35">
            <w:pPr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ip地址非法，请检查是否在白名单内</w:t>
            </w:r>
          </w:p>
        </w:tc>
      </w:tr>
      <w:tr w14:paraId="3A968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1" w:type="dxa"/>
          </w:tcPr>
          <w:p w14:paraId="4655C170">
            <w:pPr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40010</w:t>
            </w:r>
            <w:r>
              <w:rPr>
                <w:rFonts w:hint="eastAsia" w:asciiTheme="minorEastAsia" w:hAnsiTheme="minorEastAsia" w:cstheme="minorEastAsia"/>
              </w:rPr>
              <w:tab/>
            </w:r>
          </w:p>
        </w:tc>
        <w:tc>
          <w:tcPr>
            <w:tcW w:w="5461" w:type="dxa"/>
          </w:tcPr>
          <w:p w14:paraId="1350BEA9">
            <w:pPr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签名不合法</w:t>
            </w:r>
          </w:p>
        </w:tc>
      </w:tr>
      <w:tr w14:paraId="14344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1" w:type="dxa"/>
          </w:tcPr>
          <w:p w14:paraId="5A9A31B4">
            <w:pPr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40011</w:t>
            </w:r>
            <w:r>
              <w:rPr>
                <w:rFonts w:hint="eastAsia" w:asciiTheme="minorEastAsia" w:hAnsiTheme="minorEastAsia" w:cstheme="minorEastAsia"/>
              </w:rPr>
              <w:tab/>
            </w:r>
          </w:p>
        </w:tc>
        <w:tc>
          <w:tcPr>
            <w:tcW w:w="5461" w:type="dxa"/>
          </w:tcPr>
          <w:p w14:paraId="6F07CB77">
            <w:pPr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请求已过期</w:t>
            </w:r>
          </w:p>
        </w:tc>
      </w:tr>
      <w:tr w14:paraId="793DD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1" w:type="dxa"/>
          </w:tcPr>
          <w:p w14:paraId="0715D4E2">
            <w:pPr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40012</w:t>
            </w:r>
          </w:p>
        </w:tc>
        <w:tc>
          <w:tcPr>
            <w:tcW w:w="5461" w:type="dxa"/>
          </w:tcPr>
          <w:p w14:paraId="7334CB58">
            <w:pPr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其他服务异常</w:t>
            </w:r>
          </w:p>
        </w:tc>
      </w:tr>
    </w:tbl>
    <w:p w14:paraId="1A9FE302">
      <w:pPr>
        <w:rPr>
          <w:rFonts w:asciiTheme="minorEastAsia" w:hAnsiTheme="minorEastAsia" w:cstheme="minorEastAsia"/>
        </w:rPr>
      </w:pPr>
    </w:p>
    <w:p w14:paraId="0828C20E">
      <w:pPr>
        <w:pStyle w:val="3"/>
        <w:rPr>
          <w:rFonts w:asciiTheme="minorEastAsia" w:hAnsiTheme="minorEastAsia" w:eastAsiaTheme="minorEastAsia" w:cstheme="minorEastAsia"/>
        </w:rPr>
      </w:pPr>
      <w:bookmarkStart w:id="12" w:name="_Toc9938"/>
      <w:bookmarkStart w:id="13" w:name="_Toc14488_WPSOffice_Level2"/>
      <w:r>
        <w:rPr>
          <w:rFonts w:hint="eastAsia" w:asciiTheme="minorEastAsia" w:hAnsiTheme="minorEastAsia" w:eastAsiaTheme="minorEastAsia" w:cstheme="minorEastAsia"/>
        </w:rPr>
        <w:t>业务层msgCode返回码说明</w:t>
      </w:r>
      <w:bookmarkEnd w:id="12"/>
      <w:bookmarkEnd w:id="13"/>
    </w:p>
    <w:tbl>
      <w:tblPr>
        <w:tblStyle w:val="1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5461"/>
      </w:tblGrid>
      <w:tr w14:paraId="685E6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1" w:type="dxa"/>
          </w:tcPr>
          <w:p w14:paraId="7CFD1574">
            <w:pPr>
              <w:jc w:val="center"/>
              <w:rPr>
                <w:rFonts w:asciiTheme="minorEastAsia" w:hAnsi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cstheme="minorEastAsia"/>
                <w:b/>
                <w:bCs/>
              </w:rPr>
              <w:t>返回码</w:t>
            </w:r>
          </w:p>
        </w:tc>
        <w:tc>
          <w:tcPr>
            <w:tcW w:w="5461" w:type="dxa"/>
          </w:tcPr>
          <w:p w14:paraId="4118C7BD">
            <w:pPr>
              <w:jc w:val="center"/>
              <w:rPr>
                <w:rFonts w:asciiTheme="minorEastAsia" w:hAnsi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cstheme="minorEastAsia"/>
                <w:b/>
                <w:bCs/>
              </w:rPr>
              <w:t>说明</w:t>
            </w:r>
          </w:p>
        </w:tc>
      </w:tr>
      <w:tr w14:paraId="152C8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1" w:type="dxa"/>
          </w:tcPr>
          <w:p w14:paraId="0476E519">
            <w:pPr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200</w:t>
            </w:r>
            <w:r>
              <w:rPr>
                <w:rFonts w:hint="eastAsia" w:asciiTheme="minorEastAsia" w:hAnsiTheme="minorEastAsia" w:cstheme="minorEastAsia"/>
              </w:rPr>
              <w:tab/>
            </w:r>
            <w:r>
              <w:rPr>
                <w:rFonts w:hint="eastAsia" w:asciiTheme="minorEastAsia" w:hAnsiTheme="minorEastAsia" w:cstheme="minorEastAsia"/>
              </w:rPr>
              <w:tab/>
            </w:r>
          </w:p>
        </w:tc>
        <w:tc>
          <w:tcPr>
            <w:tcW w:w="5461" w:type="dxa"/>
          </w:tcPr>
          <w:p w14:paraId="497935EC">
            <w:pPr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请求成功</w:t>
            </w:r>
          </w:p>
        </w:tc>
      </w:tr>
      <w:tr w14:paraId="4B522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1" w:type="dxa"/>
          </w:tcPr>
          <w:p w14:paraId="1CC70A1E">
            <w:pPr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-99</w:t>
            </w:r>
          </w:p>
        </w:tc>
        <w:tc>
          <w:tcPr>
            <w:tcW w:w="5461" w:type="dxa"/>
          </w:tcPr>
          <w:p w14:paraId="2491D864">
            <w:pPr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参数字段为空（msg会提示那些字段为空，多个字段用| 分隔）</w:t>
            </w:r>
          </w:p>
        </w:tc>
      </w:tr>
      <w:tr w14:paraId="577BB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1" w:type="dxa"/>
          </w:tcPr>
          <w:p w14:paraId="74F8000A">
            <w:pPr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-98</w:t>
            </w:r>
          </w:p>
        </w:tc>
        <w:tc>
          <w:tcPr>
            <w:tcW w:w="5461" w:type="dxa"/>
          </w:tcPr>
          <w:p w14:paraId="5A79FBB9">
            <w:pPr>
              <w:rPr>
                <w:rFonts w:asciiTheme="minorEastAsia" w:hAnsiTheme="minorEastAsia" w:cstheme="minorEastAsia"/>
              </w:rPr>
            </w:pPr>
            <w:r>
              <w:rPr>
                <w:rFonts w:ascii="Helvetica" w:hAnsi="Helvetica" w:eastAsia="Helvetica" w:cs="Helvetica"/>
                <w:color w:val="333333"/>
                <w:sz w:val="24"/>
              </w:rPr>
              <w:t>数据为空</w:t>
            </w:r>
          </w:p>
        </w:tc>
      </w:tr>
      <w:tr w14:paraId="3BD8F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1" w:type="dxa"/>
          </w:tcPr>
          <w:p w14:paraId="3D8A1598">
            <w:pPr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-1</w:t>
            </w:r>
          </w:p>
        </w:tc>
        <w:tc>
          <w:tcPr>
            <w:tcW w:w="5461" w:type="dxa"/>
          </w:tcPr>
          <w:p w14:paraId="2FB8F0D6">
            <w:pPr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会提示具体失败原因文案</w:t>
            </w:r>
          </w:p>
        </w:tc>
      </w:tr>
      <w:tr w14:paraId="30036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1" w:type="dxa"/>
          </w:tcPr>
          <w:p w14:paraId="77EF2E57">
            <w:pPr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其他</w:t>
            </w:r>
          </w:p>
        </w:tc>
        <w:tc>
          <w:tcPr>
            <w:tcW w:w="5461" w:type="dxa"/>
          </w:tcPr>
          <w:p w14:paraId="294973F1">
            <w:pPr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失败</w:t>
            </w:r>
          </w:p>
        </w:tc>
      </w:tr>
    </w:tbl>
    <w:p w14:paraId="2689EA14">
      <w:pPr>
        <w:rPr>
          <w:rFonts w:asciiTheme="minorEastAsia" w:hAnsiTheme="minorEastAsia" w:cstheme="minorEastAsia"/>
        </w:rPr>
      </w:pPr>
    </w:p>
    <w:p w14:paraId="742F6B8C">
      <w:pPr>
        <w:pStyle w:val="4"/>
        <w:rPr>
          <w:rFonts w:asciiTheme="minorEastAsia" w:hAnsiTheme="minorEastAsia" w:eastAsiaTheme="minorEastAsia"/>
          <w:b w:val="0"/>
          <w:sz w:val="21"/>
          <w:szCs w:val="21"/>
        </w:rPr>
      </w:pPr>
      <w:bookmarkStart w:id="14" w:name="_Toc23099"/>
      <w:r>
        <w:rPr>
          <w:rFonts w:asciiTheme="minorEastAsia" w:hAnsiTheme="minorEastAsia" w:eastAsiaTheme="minorEastAsia"/>
          <w:b w:val="0"/>
          <w:sz w:val="21"/>
          <w:szCs w:val="21"/>
        </w:rPr>
        <w:t>常见msg信息参考</w:t>
      </w:r>
      <w:bookmarkEnd w:id="14"/>
    </w:p>
    <w:p w14:paraId="315F37A0">
      <w:pPr>
        <w:widowControl/>
        <w:numPr>
          <w:ilvl w:val="0"/>
          <w:numId w:val="2"/>
        </w:numPr>
        <w:spacing w:beforeAutospacing="1" w:afterAutospacing="1" w:line="384" w:lineRule="atLeast"/>
        <w:rPr>
          <w:rFonts w:asciiTheme="minorEastAsia" w:hAnsiTheme="minorEastAsia"/>
          <w:szCs w:val="21"/>
        </w:rPr>
      </w:pPr>
      <w:r>
        <w:rPr>
          <w:rFonts w:cs="Helvetica" w:asciiTheme="minorEastAsia" w:hAnsiTheme="minorEastAsia"/>
          <w:color w:val="333333"/>
          <w:szCs w:val="21"/>
        </w:rPr>
        <w:t>参数为List的接口中间遇到错误为直接返回错误信息不再往下处理。</w:t>
      </w:r>
    </w:p>
    <w:p w14:paraId="1D4D037D">
      <w:pPr>
        <w:widowControl/>
        <w:numPr>
          <w:ilvl w:val="0"/>
          <w:numId w:val="2"/>
        </w:numPr>
        <w:spacing w:beforeAutospacing="1" w:afterAutospacing="1" w:line="384" w:lineRule="atLeast"/>
        <w:rPr>
          <w:rFonts w:asciiTheme="minorEastAsia" w:hAnsiTheme="minorEastAsia"/>
          <w:szCs w:val="21"/>
        </w:rPr>
      </w:pPr>
      <w:r>
        <w:rPr>
          <w:rFonts w:cs="Helvetica" w:asciiTheme="minorEastAsia" w:hAnsiTheme="minorEastAsia"/>
          <w:color w:val="333333"/>
          <w:szCs w:val="21"/>
        </w:rPr>
        <w:t>其他具体信息参考具体msg返回文案。</w:t>
      </w:r>
    </w:p>
    <w:p w14:paraId="04950047">
      <w:pPr>
        <w:rPr>
          <w:rFonts w:asciiTheme="minorEastAsia" w:hAnsiTheme="minorEastAsia" w:cstheme="minorEastAsia"/>
        </w:rPr>
      </w:pPr>
    </w:p>
    <w:p w14:paraId="19DC512F">
      <w:pPr>
        <w:pStyle w:val="3"/>
        <w:rPr>
          <w:rFonts w:asciiTheme="minorEastAsia" w:hAnsiTheme="minorEastAsia" w:eastAsiaTheme="minorEastAsia" w:cstheme="minorEastAsia"/>
        </w:rPr>
      </w:pPr>
      <w:bookmarkStart w:id="15" w:name="_Toc11568"/>
      <w:bookmarkStart w:id="16" w:name="_Toc19140_WPSOffice_Level2"/>
      <w:bookmarkStart w:id="17" w:name="_Toc11966"/>
      <w:r>
        <w:rPr>
          <w:rFonts w:hint="eastAsia" w:asciiTheme="minorEastAsia" w:hAnsiTheme="minorEastAsia" w:eastAsiaTheme="minorEastAsia" w:cstheme="minorEastAsia"/>
        </w:rPr>
        <w:t>服务地址</w:t>
      </w:r>
      <w:bookmarkEnd w:id="15"/>
      <w:bookmarkEnd w:id="16"/>
      <w:bookmarkEnd w:id="17"/>
    </w:p>
    <w:p w14:paraId="013242CC">
      <w:pPr>
        <w:ind w:firstLine="420"/>
        <w:rPr>
          <w:rFonts w:asciiTheme="minorEastAsia" w:hAnsiTheme="minorEastAsia" w:cstheme="minorEastAsia"/>
          <w:color w:val="auto"/>
          <w:u w:val="none"/>
        </w:rPr>
      </w:pPr>
      <w:r>
        <w:rPr>
          <w:rFonts w:hint="eastAsia" w:asciiTheme="minorEastAsia" w:hAnsiTheme="minorEastAsia" w:cstheme="minorEastAsia"/>
          <w:color w:val="auto"/>
          <w:u w:val="none"/>
        </w:rPr>
        <w:t>平台接入地址：</w:t>
      </w:r>
    </w:p>
    <w:p w14:paraId="16AAF47B">
      <w:pPr>
        <w:ind w:left="420" w:firstLine="420"/>
        <w:rPr>
          <w:rFonts w:asciiTheme="minorEastAsia" w:hAnsiTheme="minorEastAsia" w:cstheme="minorEastAsia"/>
          <w:color w:val="auto"/>
          <w:u w:val="none"/>
        </w:rPr>
      </w:pPr>
      <w:r>
        <w:rPr>
          <w:rFonts w:hint="eastAsia" w:asciiTheme="minorEastAsia" w:hAnsiTheme="minorEastAsia" w:cstheme="minorEastAsia"/>
          <w:b/>
          <w:bCs/>
          <w:color w:val="auto"/>
          <w:u w:val="none"/>
        </w:rPr>
        <w:t>正式环境</w:t>
      </w:r>
      <w:r>
        <w:rPr>
          <w:rFonts w:hint="eastAsia" w:asciiTheme="minorEastAsia" w:hAnsiTheme="minorEastAsia" w:cstheme="minorEastAsia"/>
          <w:color w:val="auto"/>
          <w:u w:val="none"/>
        </w:rPr>
        <w:t>：</w:t>
      </w:r>
      <w:r>
        <w:rPr>
          <w:rFonts w:hint="eastAsia" w:asciiTheme="minorEastAsia" w:hAnsiTheme="minorEastAsia" w:cstheme="minorEastAsia"/>
          <w:color w:val="auto"/>
          <w:u w:val="none"/>
          <w:lang w:val="en-US" w:eastAsia="zh-CN"/>
        </w:rPr>
        <w:t>登录系统后在申请子系统》技术对接》秘钥生成及管理查看接口地址和对应秘钥或</w:t>
      </w:r>
      <w:r>
        <w:rPr>
          <w:rFonts w:hint="eastAsia" w:asciiTheme="minorEastAsia" w:hAnsiTheme="minorEastAsia" w:cstheme="minorEastAsia"/>
          <w:color w:val="auto"/>
          <w:u w:val="none"/>
        </w:rPr>
        <w:t>根据项目需咨询平台对接人。</w:t>
      </w:r>
    </w:p>
    <w:p w14:paraId="1A7F53A7">
      <w:pPr>
        <w:ind w:left="420" w:firstLine="420"/>
        <w:rPr>
          <w:rFonts w:hint="eastAsia" w:asciiTheme="minorEastAsia" w:hAnsiTheme="minorEastAsia" w:cstheme="minorEastAsia"/>
          <w:color w:val="auto"/>
          <w:u w:val="none"/>
        </w:rPr>
      </w:pPr>
      <w:r>
        <w:rPr>
          <w:rFonts w:hint="eastAsia" w:asciiTheme="minorEastAsia" w:hAnsiTheme="minorEastAsia" w:cstheme="minorEastAsia"/>
          <w:b/>
          <w:bCs/>
          <w:color w:val="auto"/>
          <w:u w:val="none"/>
        </w:rPr>
        <w:t>测试环境</w:t>
      </w:r>
      <w:r>
        <w:rPr>
          <w:rFonts w:hint="eastAsia" w:asciiTheme="minorEastAsia" w:hAnsiTheme="minorEastAsia" w:cstheme="minorEastAsia"/>
          <w:color w:val="auto"/>
          <w:u w:val="none"/>
        </w:rPr>
        <w:t>：</w:t>
      </w:r>
      <w:r>
        <w:rPr>
          <w:rFonts w:hint="eastAsia" w:asciiTheme="minorEastAsia" w:hAnsiTheme="minorEastAsia" w:cstheme="minorEastAsia"/>
          <w:color w:val="auto"/>
          <w:u w:val="none"/>
          <w:lang w:val="en-US" w:eastAsia="zh-CN"/>
        </w:rPr>
        <w:t>登录系统后在申请子系统》技术对接》秘钥生成及管理查看接口地址和对应秘钥或</w:t>
      </w:r>
      <w:r>
        <w:rPr>
          <w:rFonts w:hint="eastAsia" w:asciiTheme="minorEastAsia" w:hAnsiTheme="minorEastAsia" w:cstheme="minorEastAsia"/>
          <w:color w:val="auto"/>
          <w:u w:val="none"/>
        </w:rPr>
        <w:t>根据项目需咨询平台对接人。</w:t>
      </w:r>
    </w:p>
    <w:p w14:paraId="4B97197C">
      <w:pPr>
        <w:pStyle w:val="3"/>
        <w:rPr>
          <w:rFonts w:asciiTheme="minorEastAsia" w:hAnsiTheme="minorEastAsia" w:eastAsiaTheme="minorEastAsia" w:cstheme="minorEastAsia"/>
        </w:rPr>
      </w:pPr>
      <w:bookmarkStart w:id="18" w:name="_Toc29491"/>
      <w:bookmarkStart w:id="19" w:name="_工具包调用说明"/>
      <w:r>
        <w:rPr>
          <w:rFonts w:hint="eastAsia" w:asciiTheme="minorEastAsia" w:hAnsiTheme="minorEastAsia" w:eastAsiaTheme="minorEastAsia" w:cstheme="minorEastAsia"/>
          <w:lang w:val="en-US" w:eastAsia="zh-CN"/>
        </w:rPr>
        <w:t>工具包调用说明</w:t>
      </w:r>
      <w:bookmarkEnd w:id="18"/>
    </w:p>
    <w:bookmarkEnd w:id="19"/>
    <w:p w14:paraId="4467F055">
      <w:pPr>
        <w:pStyle w:val="13"/>
        <w:keepNext w:val="0"/>
        <w:keepLines w:val="0"/>
        <w:widowControl/>
        <w:suppressLineNumbers w:val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1"/>
          <w:szCs w:val="24"/>
          <w:u w:val="none"/>
          <w:lang w:val="en-US" w:eastAsia="zh-CN" w:bidi="ar-SA"/>
        </w:rPr>
        <w:t>平台提供java版本SDK，可在系统资料下载处下载接口传输工具jar文件，里面封装了接口需要的实体类，和http调用工具，只需按参数赋值查看响应结果见图1，医疗机构接口调用时只需要将数据包装好调用PostUtil即可。（文件上传需调用</w:t>
      </w:r>
      <w:r>
        <w:rPr>
          <w:rFonts w:hint="default" w:asciiTheme="minorEastAsia" w:hAnsiTheme="minorEastAsia" w:eastAsiaTheme="minorEastAsia" w:cstheme="minorEastAsia"/>
          <w:color w:val="auto"/>
          <w:kern w:val="2"/>
          <w:sz w:val="21"/>
          <w:szCs w:val="24"/>
          <w:u w:val="none"/>
          <w:lang w:val="en-US" w:eastAsia="zh-CN" w:bidi="ar-SA"/>
        </w:rPr>
        <w:t>postFile</w:t>
      </w:r>
      <w:r>
        <w:rPr>
          <w:rFonts w:hint="eastAsia" w:asciiTheme="minorEastAsia" w:hAnsiTheme="minorEastAsia" w:eastAsiaTheme="minorEastAsia" w:cstheme="minorEastAsia"/>
          <w:color w:val="auto"/>
          <w:kern w:val="2"/>
          <w:sz w:val="21"/>
          <w:szCs w:val="24"/>
          <w:u w:val="none"/>
          <w:lang w:val="en-US" w:eastAsia="zh-CN" w:bidi="ar-SA"/>
        </w:rPr>
        <w:t>方法）</w:t>
      </w:r>
    </w:p>
    <w:p w14:paraId="75132317">
      <w:pPr>
        <w:ind w:firstLine="420" w:firstLineChars="0"/>
        <w:rPr>
          <w:rFonts w:hint="default"/>
          <w:lang w:val="en-US"/>
        </w:rPr>
      </w:pPr>
      <w:r>
        <w:rPr>
          <w:rFonts w:hint="eastAsia" w:asciiTheme="minorEastAsia" w:hAnsiTheme="minorEastAsia" w:cstheme="minorEastAsia"/>
          <w:lang w:val="en-US" w:eastAsia="zh-CN"/>
        </w:rPr>
        <w:t>图2-图5是工具包里的方法把每步结果输出出来，用postman调用的过程，非java平台可自己封装http请求。</w:t>
      </w:r>
    </w:p>
    <w:p w14:paraId="6A99E649">
      <w:r>
        <w:drawing>
          <wp:inline distT="0" distB="0" distL="114300" distR="114300">
            <wp:extent cx="5266690" cy="3285490"/>
            <wp:effectExtent l="0" t="0" r="1016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8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252A5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</w:t>
      </w:r>
    </w:p>
    <w:p w14:paraId="2674DCB3">
      <w:pPr>
        <w:jc w:val="center"/>
        <w:rPr>
          <w:rFonts w:hint="eastAsia"/>
          <w:lang w:val="en-US" w:eastAsia="zh-CN"/>
        </w:rPr>
      </w:pPr>
    </w:p>
    <w:p w14:paraId="79E864DD">
      <w:pPr>
        <w:jc w:val="center"/>
        <w:rPr>
          <w:rFonts w:hint="eastAsia"/>
          <w:lang w:val="en-US" w:eastAsia="zh-CN"/>
        </w:rPr>
      </w:pPr>
    </w:p>
    <w:p w14:paraId="07A4C5B5">
      <w:pPr>
        <w:jc w:val="center"/>
        <w:rPr>
          <w:rFonts w:hint="eastAsia"/>
          <w:lang w:val="en-US" w:eastAsia="zh-CN"/>
        </w:rPr>
      </w:pPr>
    </w:p>
    <w:p w14:paraId="00439784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注：步骤拆分，如果不使用平台提供的sdk调用接口，可以参考步骤自己封装方法实现。</w:t>
      </w:r>
    </w:p>
    <w:p w14:paraId="189BE541">
      <w:r>
        <w:drawing>
          <wp:inline distT="0" distB="0" distL="114300" distR="114300">
            <wp:extent cx="5261610" cy="2816860"/>
            <wp:effectExtent l="0" t="0" r="15240" b="254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B0EC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图2</w:t>
      </w:r>
    </w:p>
    <w:p w14:paraId="24032C72">
      <w:r>
        <w:drawing>
          <wp:inline distT="0" distB="0" distL="114300" distR="114300">
            <wp:extent cx="5263515" cy="2127885"/>
            <wp:effectExtent l="0" t="0" r="13335" b="571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12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0CF43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图3</w:t>
      </w:r>
    </w:p>
    <w:p w14:paraId="51FA260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Postman请求示例图：</w:t>
      </w:r>
    </w:p>
    <w:p w14:paraId="050B90BF">
      <w:r>
        <w:drawing>
          <wp:inline distT="0" distB="0" distL="114300" distR="114300">
            <wp:extent cx="5271135" cy="2678430"/>
            <wp:effectExtent l="0" t="0" r="5715" b="762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7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F0923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图4</w:t>
      </w:r>
    </w:p>
    <w:p w14:paraId="38D97968">
      <w:r>
        <w:drawing>
          <wp:inline distT="0" distB="0" distL="114300" distR="114300">
            <wp:extent cx="5270500" cy="2743835"/>
            <wp:effectExtent l="0" t="0" r="6350" b="184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4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C9EE5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图5</w:t>
      </w:r>
    </w:p>
    <w:p w14:paraId="4738274B">
      <w:pPr>
        <w:pStyle w:val="3"/>
        <w:bidi w:val="0"/>
        <w:rPr>
          <w:rFonts w:hint="default"/>
          <w:lang w:val="en-US" w:eastAsia="zh-CN"/>
        </w:rPr>
      </w:pPr>
      <w:bookmarkStart w:id="20" w:name="_Toc4401"/>
      <w:r>
        <w:rPr>
          <w:rFonts w:hint="eastAsia"/>
          <w:lang w:val="en-US" w:eastAsia="zh-CN"/>
        </w:rPr>
        <w:t>需对接接口说明</w:t>
      </w:r>
      <w:bookmarkEnd w:id="20"/>
    </w:p>
    <w:p w14:paraId="20D9F0A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开展的诊疗业务进行接口对接，和必须完成对接的接口见下图。正式环境诊疗数据机构端完成后需定期上传到平台，上传终态的数据。如在线咨询一个患者咨询是一个业务编号，从患者预约到诊疗完成这个业务的状态一直在变，最终诊疗完成后上传一次即可。</w:t>
      </w:r>
    </w:p>
    <w:p w14:paraId="087FE24B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不良事件要求每日签到，每天查询一下是否有不良事件，将不良事件传送到平台，若当天没有不良事件，参数值就是空数组，触发一下接口调用，让平台知道此接口签到了。</w:t>
      </w:r>
    </w:p>
    <w:p w14:paraId="0AE9CA3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5454650"/>
            <wp:effectExtent l="0" t="0" r="4445" b="1270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45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9C040">
      <w:pPr>
        <w:rPr>
          <w:rFonts w:hint="default"/>
          <w:lang w:val="en-US" w:eastAsia="zh-CN"/>
        </w:rPr>
      </w:pPr>
    </w:p>
    <w:p w14:paraId="745E9D0C">
      <w:pPr>
        <w:pStyle w:val="2"/>
        <w:rPr>
          <w:rFonts w:asciiTheme="minorEastAsia" w:hAnsiTheme="minorEastAsia" w:cstheme="minorEastAsia"/>
        </w:rPr>
      </w:pPr>
      <w:bookmarkStart w:id="21" w:name="_Toc8469"/>
      <w:r>
        <w:rPr>
          <w:rFonts w:hint="eastAsia" w:asciiTheme="minorEastAsia" w:hAnsiTheme="minorEastAsia" w:cstheme="minorEastAsia"/>
        </w:rPr>
        <w:t>接口说明</w:t>
      </w:r>
      <w:bookmarkEnd w:id="2"/>
      <w:bookmarkEnd w:id="3"/>
      <w:bookmarkEnd w:id="21"/>
    </w:p>
    <w:p w14:paraId="09B67364">
      <w:pPr>
        <w:pStyle w:val="3"/>
        <w:rPr>
          <w:rFonts w:ascii="宋体" w:hAnsi="宋体" w:eastAsia="宋体" w:cs="宋体"/>
        </w:rPr>
      </w:pPr>
      <w:bookmarkStart w:id="22" w:name="_Toc11905"/>
      <w:bookmarkStart w:id="23" w:name="_Toc6633_WPSOffice_Level2"/>
      <w:bookmarkStart w:id="24" w:name="_Toc17918"/>
      <w:r>
        <w:rPr>
          <w:rFonts w:hint="eastAsia" w:ascii="宋体" w:hAnsi="宋体" w:eastAsia="宋体" w:cs="宋体"/>
        </w:rPr>
        <w:t>基础监管</w:t>
      </w:r>
      <w:bookmarkEnd w:id="22"/>
      <w:r>
        <w:rPr>
          <w:rFonts w:hint="eastAsia" w:ascii="宋体" w:hAnsi="宋体" w:eastAsia="宋体" w:cs="宋体"/>
        </w:rPr>
        <w:t>数据</w:t>
      </w:r>
      <w:bookmarkEnd w:id="23"/>
      <w:bookmarkEnd w:id="24"/>
    </w:p>
    <w:p w14:paraId="0323F121">
      <w:pPr>
        <w:pStyle w:val="4"/>
        <w:tabs>
          <w:tab w:val="clear" w:pos="432"/>
        </w:tabs>
        <w:rPr>
          <w:rFonts w:ascii="宋体" w:hAnsi="宋体" w:eastAsia="宋体" w:cs="宋体"/>
        </w:rPr>
      </w:pPr>
      <w:bookmarkStart w:id="25" w:name="_Toc25336"/>
      <w:r>
        <w:rPr>
          <w:rFonts w:hint="eastAsia" w:ascii="宋体" w:hAnsi="宋体" w:eastAsia="宋体" w:cs="宋体"/>
        </w:rPr>
        <w:t>互联网医院药品目录备案</w:t>
      </w:r>
      <w:bookmarkEnd w:id="25"/>
    </w:p>
    <w:p w14:paraId="09ECCDE2">
      <w:pPr>
        <w:pStyle w:val="5"/>
        <w:rPr>
          <w:rFonts w:ascii="宋体" w:hAnsi="宋体" w:eastAsia="宋体"/>
        </w:rPr>
      </w:pPr>
      <w:bookmarkStart w:id="26" w:name="_Toc6224439"/>
      <w:bookmarkEnd w:id="26"/>
      <w:bookmarkStart w:id="27" w:name="_Toc6224240"/>
      <w:bookmarkEnd w:id="27"/>
      <w:r>
        <w:rPr>
          <w:rFonts w:hint="eastAsia" w:ascii="宋体" w:hAnsi="宋体" w:eastAsia="宋体"/>
        </w:rPr>
        <w:t>数据推送机制</w:t>
      </w:r>
    </w:p>
    <w:p w14:paraId="725CA5E1">
      <w:pPr>
        <w:ind w:firstLine="420"/>
        <w:rPr>
          <w:rFonts w:ascii="宋体" w:hAnsi="宋体" w:cs="宋体"/>
        </w:rPr>
      </w:pPr>
      <w:r>
        <w:rPr>
          <w:rFonts w:hint="eastAsia" w:ascii="宋体" w:hAnsi="宋体" w:cs="宋体"/>
        </w:rPr>
        <w:t>各互联网医院，根据省监管平台提供的药品目录，在省监管平台允许线上开单的药品目录范围内，确定本院的在线处方药品目录，并与省平台目录进行对照上传。如果医院有新的目录增加，需要及时补充上传。</w:t>
      </w:r>
    </w:p>
    <w:p w14:paraId="27654823">
      <w:pPr>
        <w:pStyle w:val="5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互联网医院药品目录推送接口</w:t>
      </w:r>
    </w:p>
    <w:tbl>
      <w:tblPr>
        <w:tblStyle w:val="15"/>
        <w:tblW w:w="863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"/>
        <w:gridCol w:w="1584"/>
        <w:gridCol w:w="1666"/>
        <w:gridCol w:w="1667"/>
        <w:gridCol w:w="650"/>
        <w:gridCol w:w="2370"/>
      </w:tblGrid>
      <w:tr w14:paraId="5530A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4" w:type="dxa"/>
            <w:tcBorders>
              <w:bottom w:val="single" w:color="auto" w:sz="4" w:space="0"/>
            </w:tcBorders>
            <w:noWrap w:val="0"/>
            <w:vAlign w:val="top"/>
          </w:tcPr>
          <w:p w14:paraId="4F6952EF">
            <w:pPr>
              <w:jc w:val="center"/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操作名称</w:t>
            </w:r>
          </w:p>
        </w:tc>
        <w:tc>
          <w:tcPr>
            <w:tcW w:w="7937" w:type="dxa"/>
            <w:gridSpan w:val="5"/>
            <w:tcBorders>
              <w:bottom w:val="single" w:color="auto" w:sz="4" w:space="0"/>
            </w:tcBorders>
            <w:noWrap w:val="0"/>
            <w:vAlign w:val="top"/>
          </w:tcPr>
          <w:p w14:paraId="4790B91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X-Service-Id=his.provinceDataUploadService,  X-Service-Method=uploadDrugCatalogue</w:t>
            </w:r>
          </w:p>
        </w:tc>
      </w:tr>
      <w:tr w14:paraId="4D747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tcBorders>
              <w:bottom w:val="single" w:color="auto" w:sz="4" w:space="0"/>
            </w:tcBorders>
            <w:noWrap w:val="0"/>
            <w:vAlign w:val="top"/>
          </w:tcPr>
          <w:p w14:paraId="2258D6BA">
            <w:pPr>
              <w:jc w:val="center"/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说明</w:t>
            </w:r>
          </w:p>
        </w:tc>
        <w:tc>
          <w:tcPr>
            <w:tcW w:w="7937" w:type="dxa"/>
            <w:gridSpan w:val="5"/>
            <w:tcBorders>
              <w:bottom w:val="single" w:color="auto" w:sz="4" w:space="0"/>
            </w:tcBorders>
            <w:noWrap w:val="0"/>
            <w:vAlign w:val="top"/>
          </w:tcPr>
          <w:p w14:paraId="5099A3B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向互联网医院监管平台推送医院允许开单的在线处方药品目录信息</w:t>
            </w:r>
          </w:p>
        </w:tc>
      </w:tr>
      <w:tr w14:paraId="278C5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694" w:type="dxa"/>
            <w:shd w:val="clear" w:color="auto" w:fill="8DB3E2"/>
            <w:noWrap w:val="0"/>
            <w:vAlign w:val="top"/>
          </w:tcPr>
          <w:p w14:paraId="42B2F812">
            <w:pPr>
              <w:jc w:val="center"/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类型</w:t>
            </w:r>
          </w:p>
        </w:tc>
        <w:tc>
          <w:tcPr>
            <w:tcW w:w="1584" w:type="dxa"/>
            <w:shd w:val="clear" w:color="auto" w:fill="8DB3E2"/>
            <w:noWrap w:val="0"/>
            <w:vAlign w:val="top"/>
          </w:tcPr>
          <w:p w14:paraId="53DC30D8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参数</w:t>
            </w:r>
          </w:p>
        </w:tc>
        <w:tc>
          <w:tcPr>
            <w:tcW w:w="1666" w:type="dxa"/>
            <w:shd w:val="clear" w:color="auto" w:fill="8DB3E2"/>
            <w:noWrap w:val="0"/>
            <w:vAlign w:val="top"/>
          </w:tcPr>
          <w:p w14:paraId="0897080C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参数名称</w:t>
            </w:r>
          </w:p>
        </w:tc>
        <w:tc>
          <w:tcPr>
            <w:tcW w:w="1667" w:type="dxa"/>
            <w:shd w:val="clear" w:color="auto" w:fill="8DB3E2"/>
            <w:noWrap w:val="0"/>
            <w:vAlign w:val="top"/>
          </w:tcPr>
          <w:p w14:paraId="4EB93BF2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字段类型</w:t>
            </w:r>
          </w:p>
        </w:tc>
        <w:tc>
          <w:tcPr>
            <w:tcW w:w="650" w:type="dxa"/>
            <w:shd w:val="clear" w:color="auto" w:fill="8DB3E2"/>
            <w:noWrap w:val="0"/>
            <w:vAlign w:val="top"/>
          </w:tcPr>
          <w:p w14:paraId="77C235BC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必输</w:t>
            </w:r>
          </w:p>
        </w:tc>
        <w:tc>
          <w:tcPr>
            <w:tcW w:w="2370" w:type="dxa"/>
            <w:shd w:val="clear" w:color="auto" w:fill="8DB3E2"/>
            <w:noWrap w:val="0"/>
            <w:vAlign w:val="top"/>
          </w:tcPr>
          <w:p w14:paraId="360C77FA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说明</w:t>
            </w:r>
          </w:p>
        </w:tc>
      </w:tr>
      <w:tr w14:paraId="544B4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restart"/>
            <w:noWrap w:val="0"/>
            <w:vAlign w:val="top"/>
          </w:tcPr>
          <w:p w14:paraId="3C1EA41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输入</w:t>
            </w:r>
          </w:p>
        </w:tc>
        <w:tc>
          <w:tcPr>
            <w:tcW w:w="1584" w:type="dxa"/>
            <w:noWrap w:val="0"/>
            <w:vAlign w:val="top"/>
          </w:tcPr>
          <w:p w14:paraId="73DAAC5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organID</w:t>
            </w:r>
          </w:p>
        </w:tc>
        <w:tc>
          <w:tcPr>
            <w:tcW w:w="1666" w:type="dxa"/>
            <w:noWrap w:val="0"/>
            <w:vAlign w:val="top"/>
          </w:tcPr>
          <w:p w14:paraId="6DA713A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机构唯一号</w:t>
            </w:r>
          </w:p>
        </w:tc>
        <w:tc>
          <w:tcPr>
            <w:tcW w:w="1667" w:type="dxa"/>
            <w:noWrap w:val="0"/>
            <w:vAlign w:val="top"/>
          </w:tcPr>
          <w:p w14:paraId="4198CA0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Varchar(20)</w:t>
            </w:r>
          </w:p>
        </w:tc>
        <w:tc>
          <w:tcPr>
            <w:tcW w:w="650" w:type="dxa"/>
            <w:noWrap w:val="0"/>
            <w:vAlign w:val="top"/>
          </w:tcPr>
          <w:p w14:paraId="7C19B568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4B9184D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全国统一的组织机构代码</w:t>
            </w:r>
          </w:p>
        </w:tc>
      </w:tr>
      <w:tr w14:paraId="3F140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222384DB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3611196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unitID</w:t>
            </w:r>
          </w:p>
        </w:tc>
        <w:tc>
          <w:tcPr>
            <w:tcW w:w="1666" w:type="dxa"/>
            <w:noWrap w:val="0"/>
            <w:vAlign w:val="top"/>
          </w:tcPr>
          <w:p w14:paraId="5C5D26B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监管平台机构ID</w:t>
            </w:r>
          </w:p>
        </w:tc>
        <w:tc>
          <w:tcPr>
            <w:tcW w:w="1667" w:type="dxa"/>
            <w:noWrap w:val="0"/>
            <w:vAlign w:val="top"/>
          </w:tcPr>
          <w:p w14:paraId="450E9FC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1D458E50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438907F5">
            <w:pPr>
              <w:rPr>
                <w:rFonts w:hint="eastAsia" w:ascii="宋体" w:hAnsi="宋体" w:cs="宋体" w:eastAsiaTheme="minorEastAsia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平台分配，登录系统“秘钥生成及管理”处可查</w:t>
            </w:r>
          </w:p>
        </w:tc>
      </w:tr>
      <w:tr w14:paraId="3D602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24CCA57F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0DAB9E4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organName</w:t>
            </w:r>
          </w:p>
        </w:tc>
        <w:tc>
          <w:tcPr>
            <w:tcW w:w="1666" w:type="dxa"/>
            <w:noWrap w:val="0"/>
            <w:vAlign w:val="top"/>
          </w:tcPr>
          <w:p w14:paraId="6792A3B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机构名称</w:t>
            </w:r>
          </w:p>
        </w:tc>
        <w:tc>
          <w:tcPr>
            <w:tcW w:w="1667" w:type="dxa"/>
            <w:noWrap w:val="0"/>
            <w:vAlign w:val="top"/>
          </w:tcPr>
          <w:p w14:paraId="3954E27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397A9257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0AA405C6">
            <w:pPr>
              <w:rPr>
                <w:rFonts w:ascii="宋体" w:hAnsi="宋体" w:cs="宋体"/>
              </w:rPr>
            </w:pPr>
          </w:p>
        </w:tc>
      </w:tr>
      <w:tr w14:paraId="32605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 w:hRule="atLeast"/>
        </w:trPr>
        <w:tc>
          <w:tcPr>
            <w:tcW w:w="694" w:type="dxa"/>
            <w:vMerge w:val="continue"/>
            <w:noWrap w:val="0"/>
            <w:vAlign w:val="top"/>
          </w:tcPr>
          <w:p w14:paraId="2423AB17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5DD548D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drugClass</w:t>
            </w:r>
          </w:p>
        </w:tc>
        <w:tc>
          <w:tcPr>
            <w:tcW w:w="1666" w:type="dxa"/>
            <w:noWrap w:val="0"/>
            <w:vAlign w:val="top"/>
          </w:tcPr>
          <w:p w14:paraId="5F62202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监管平台药品分类Code</w:t>
            </w:r>
          </w:p>
        </w:tc>
        <w:tc>
          <w:tcPr>
            <w:tcW w:w="1667" w:type="dxa"/>
            <w:noWrap w:val="0"/>
            <w:vAlign w:val="top"/>
          </w:tcPr>
          <w:p w14:paraId="6C7BA50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12E230EC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5FB7F695">
            <w:pPr>
              <w:rPr>
                <w:rFonts w:ascii="宋体" w:hAnsi="宋体" w:cs="宋体"/>
              </w:rPr>
            </w:pPr>
            <w:r>
              <w:fldChar w:fldCharType="begin"/>
            </w:r>
            <w:r>
              <w:instrText xml:space="preserve"> HYPERLINK \l "_药品分类代码字典" </w:instrText>
            </w:r>
            <w:r>
              <w:fldChar w:fldCharType="separate"/>
            </w:r>
            <w:r>
              <w:rPr>
                <w:rStyle w:val="20"/>
                <w:rFonts w:ascii="宋体" w:hAnsi="宋体" w:cs="宋体"/>
              </w:rPr>
              <w:t>药品分类代码</w:t>
            </w:r>
            <w:r>
              <w:rPr>
                <w:rStyle w:val="20"/>
                <w:rFonts w:hint="eastAsia" w:ascii="宋体" w:hAnsi="宋体" w:cs="宋体"/>
              </w:rPr>
              <w:t>字典</w:t>
            </w:r>
            <w:r>
              <w:rPr>
                <w:rStyle w:val="20"/>
                <w:rFonts w:hint="eastAsia" w:ascii="宋体" w:hAnsi="宋体" w:cs="宋体"/>
              </w:rPr>
              <w:fldChar w:fldCharType="end"/>
            </w:r>
          </w:p>
        </w:tc>
      </w:tr>
      <w:tr w14:paraId="3D50C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694" w:type="dxa"/>
            <w:vMerge w:val="continue"/>
            <w:noWrap w:val="0"/>
            <w:vAlign w:val="top"/>
          </w:tcPr>
          <w:p w14:paraId="544239B0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502CEEA9">
            <w:pPr>
              <w:rPr>
                <w:rFonts w:hint="eastAsia" w:ascii="宋体" w:hAnsi="宋体" w:cs="宋体"/>
              </w:rPr>
            </w:pPr>
            <w:r>
              <w:rPr>
                <w:rFonts w:hint="default" w:ascii="宋体" w:hAnsi="宋体" w:cs="宋体"/>
              </w:rPr>
              <w:t>c</w:t>
            </w:r>
            <w:r>
              <w:rPr>
                <w:rFonts w:hint="default" w:ascii="宋体" w:hAnsi="宋体" w:cs="宋体"/>
                <w:lang w:val="en-US" w:eastAsia="zh-CN"/>
              </w:rPr>
              <w:t>ountrydrcode</w:t>
            </w:r>
          </w:p>
        </w:tc>
        <w:tc>
          <w:tcPr>
            <w:tcW w:w="1666" w:type="dxa"/>
            <w:noWrap w:val="0"/>
            <w:vAlign w:val="top"/>
          </w:tcPr>
          <w:p w14:paraId="62028830">
            <w:pPr>
              <w:rPr>
                <w:rFonts w:hint="default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国家药品编码</w:t>
            </w:r>
          </w:p>
        </w:tc>
        <w:tc>
          <w:tcPr>
            <w:tcW w:w="1667" w:type="dxa"/>
            <w:noWrap w:val="0"/>
            <w:vAlign w:val="top"/>
          </w:tcPr>
          <w:p w14:paraId="2255AE2A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0BB91859">
            <w:pPr>
              <w:jc w:val="center"/>
              <w:rPr>
                <w:rFonts w:hint="eastAsia" w:ascii="宋体" w:hAnsi="宋体" w:cs="宋体"/>
              </w:rPr>
            </w:pPr>
          </w:p>
        </w:tc>
        <w:tc>
          <w:tcPr>
            <w:tcW w:w="2370" w:type="dxa"/>
            <w:noWrap w:val="0"/>
            <w:vAlign w:val="top"/>
          </w:tcPr>
          <w:p w14:paraId="79AE6C9E"/>
        </w:tc>
      </w:tr>
      <w:tr w14:paraId="52DA7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4B969EBA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shd w:val="clear" w:color="auto" w:fill="auto"/>
            <w:noWrap w:val="0"/>
            <w:vAlign w:val="top"/>
          </w:tcPr>
          <w:p w14:paraId="74C143CD">
            <w:pPr>
              <w:rPr>
                <w:rFonts w:hint="eastAsia" w:ascii="宋体" w:hAnsi="宋体" w:cs="宋体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h</w:t>
            </w:r>
            <w:r>
              <w:rPr>
                <w:rFonts w:ascii="宋体" w:hAnsi="宋体" w:cs="宋体"/>
              </w:rPr>
              <w:t>ospDrcode</w:t>
            </w:r>
          </w:p>
        </w:tc>
        <w:tc>
          <w:tcPr>
            <w:tcW w:w="1666" w:type="dxa"/>
            <w:shd w:val="clear" w:color="auto" w:fill="auto"/>
            <w:noWrap w:val="0"/>
            <w:vAlign w:val="top"/>
          </w:tcPr>
          <w:p w14:paraId="552119D8">
            <w:pPr>
              <w:rPr>
                <w:rFonts w:hint="eastAsia" w:ascii="宋体" w:hAnsi="宋体" w:cs="宋体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医院药品I</w:t>
            </w:r>
            <w:r>
              <w:rPr>
                <w:rFonts w:ascii="宋体" w:hAnsi="宋体" w:cs="宋体"/>
              </w:rPr>
              <w:t>D</w:t>
            </w:r>
          </w:p>
        </w:tc>
        <w:tc>
          <w:tcPr>
            <w:tcW w:w="1667" w:type="dxa"/>
            <w:shd w:val="clear" w:color="auto" w:fill="auto"/>
            <w:noWrap w:val="0"/>
            <w:vAlign w:val="top"/>
          </w:tcPr>
          <w:p w14:paraId="7E91ABBC">
            <w:pPr>
              <w:rPr>
                <w:rFonts w:hint="eastAsia" w:ascii="宋体" w:hAnsi="宋体" w:cs="宋体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3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650" w:type="dxa"/>
            <w:shd w:val="clear" w:color="auto" w:fill="auto"/>
            <w:noWrap w:val="0"/>
            <w:vAlign w:val="top"/>
          </w:tcPr>
          <w:p w14:paraId="753D3151">
            <w:pPr>
              <w:jc w:val="center"/>
              <w:rPr>
                <w:rFonts w:hint="eastAsia" w:ascii="宋体" w:hAnsi="宋体" w:cs="宋体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shd w:val="clear" w:color="auto" w:fill="auto"/>
            <w:noWrap w:val="0"/>
            <w:vAlign w:val="top"/>
          </w:tcPr>
          <w:p w14:paraId="0201AD42">
            <w:pPr>
              <w:jc w:val="left"/>
              <w:rPr>
                <w:rFonts w:ascii="宋体" w:hAnsi="宋体" w:cs="宋体" w:eastAsia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312BD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37674287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0702A62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h</w:t>
            </w:r>
            <w:r>
              <w:rPr>
                <w:rFonts w:ascii="宋体" w:hAnsi="宋体" w:cs="宋体"/>
              </w:rPr>
              <w:t>ospDrugName</w:t>
            </w:r>
          </w:p>
        </w:tc>
        <w:tc>
          <w:tcPr>
            <w:tcW w:w="1666" w:type="dxa"/>
            <w:noWrap w:val="0"/>
            <w:vAlign w:val="top"/>
          </w:tcPr>
          <w:p w14:paraId="28DD3EB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医院药品通用名</w:t>
            </w:r>
          </w:p>
        </w:tc>
        <w:tc>
          <w:tcPr>
            <w:tcW w:w="1667" w:type="dxa"/>
            <w:noWrap w:val="0"/>
            <w:vAlign w:val="top"/>
          </w:tcPr>
          <w:p w14:paraId="090DA31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6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650" w:type="dxa"/>
            <w:noWrap w:val="0"/>
            <w:vAlign w:val="top"/>
          </w:tcPr>
          <w:p w14:paraId="67AC3BDA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3E60504A">
            <w:pPr>
              <w:jc w:val="left"/>
              <w:rPr>
                <w:rFonts w:ascii="宋体" w:hAnsi="宋体" w:cs="宋体"/>
                <w:szCs w:val="21"/>
              </w:rPr>
            </w:pPr>
          </w:p>
        </w:tc>
      </w:tr>
      <w:tr w14:paraId="0740F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676FBE13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2DA0154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h</w:t>
            </w:r>
            <w:r>
              <w:rPr>
                <w:rFonts w:ascii="宋体" w:hAnsi="宋体" w:cs="宋体"/>
              </w:rPr>
              <w:t>ospTradeName</w:t>
            </w:r>
          </w:p>
        </w:tc>
        <w:tc>
          <w:tcPr>
            <w:tcW w:w="1666" w:type="dxa"/>
            <w:noWrap w:val="0"/>
            <w:vAlign w:val="top"/>
          </w:tcPr>
          <w:p w14:paraId="59AFCB2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医院药品商品名</w:t>
            </w:r>
          </w:p>
        </w:tc>
        <w:tc>
          <w:tcPr>
            <w:tcW w:w="1667" w:type="dxa"/>
            <w:noWrap w:val="0"/>
            <w:vAlign w:val="top"/>
          </w:tcPr>
          <w:p w14:paraId="30A7C78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6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650" w:type="dxa"/>
            <w:noWrap w:val="0"/>
            <w:vAlign w:val="top"/>
          </w:tcPr>
          <w:p w14:paraId="388CFD67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373072BF">
            <w:pPr>
              <w:jc w:val="left"/>
              <w:rPr>
                <w:rFonts w:ascii="宋体" w:hAnsi="宋体" w:cs="宋体"/>
                <w:szCs w:val="21"/>
              </w:rPr>
            </w:pPr>
          </w:p>
        </w:tc>
      </w:tr>
      <w:tr w14:paraId="2021A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154E1B2F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7387748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h</w:t>
            </w:r>
            <w:r>
              <w:rPr>
                <w:rFonts w:ascii="宋体" w:hAnsi="宋体" w:cs="宋体"/>
              </w:rPr>
              <w:t>ospDrugA</w:t>
            </w:r>
            <w:r>
              <w:rPr>
                <w:rFonts w:hint="eastAsia" w:ascii="宋体" w:hAnsi="宋体" w:cs="宋体"/>
              </w:rPr>
              <w:t>l</w:t>
            </w:r>
            <w:r>
              <w:rPr>
                <w:rFonts w:ascii="宋体" w:hAnsi="宋体" w:cs="宋体"/>
              </w:rPr>
              <w:t>ias</w:t>
            </w:r>
          </w:p>
        </w:tc>
        <w:tc>
          <w:tcPr>
            <w:tcW w:w="1666" w:type="dxa"/>
            <w:noWrap w:val="0"/>
            <w:vAlign w:val="top"/>
          </w:tcPr>
          <w:p w14:paraId="27FC4D2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医药药品别名</w:t>
            </w:r>
          </w:p>
        </w:tc>
        <w:tc>
          <w:tcPr>
            <w:tcW w:w="1667" w:type="dxa"/>
            <w:noWrap w:val="0"/>
            <w:vAlign w:val="top"/>
          </w:tcPr>
          <w:p w14:paraId="3A0AEC4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6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650" w:type="dxa"/>
            <w:noWrap w:val="0"/>
            <w:vAlign w:val="top"/>
          </w:tcPr>
          <w:p w14:paraId="4555688C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5114B370">
            <w:pPr>
              <w:jc w:val="left"/>
              <w:rPr>
                <w:rFonts w:ascii="宋体" w:hAnsi="宋体" w:cs="宋体"/>
                <w:szCs w:val="21"/>
              </w:rPr>
            </w:pPr>
          </w:p>
        </w:tc>
      </w:tr>
      <w:tr w14:paraId="2B627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29FED4CB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6C210E7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h</w:t>
            </w:r>
            <w:r>
              <w:rPr>
                <w:rFonts w:ascii="宋体" w:hAnsi="宋体" w:cs="宋体"/>
              </w:rPr>
              <w:t>ospDrugPacking</w:t>
            </w:r>
          </w:p>
        </w:tc>
        <w:tc>
          <w:tcPr>
            <w:tcW w:w="1666" w:type="dxa"/>
            <w:noWrap w:val="0"/>
            <w:vAlign w:val="top"/>
          </w:tcPr>
          <w:p w14:paraId="29CF191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医院药品包装规格</w:t>
            </w:r>
          </w:p>
        </w:tc>
        <w:tc>
          <w:tcPr>
            <w:tcW w:w="1667" w:type="dxa"/>
            <w:noWrap w:val="0"/>
            <w:vAlign w:val="top"/>
          </w:tcPr>
          <w:p w14:paraId="73B822C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3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650" w:type="dxa"/>
            <w:noWrap w:val="0"/>
            <w:vAlign w:val="top"/>
          </w:tcPr>
          <w:p w14:paraId="3028E905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474C6373">
            <w:pPr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如：2.5mg*24片</w:t>
            </w:r>
          </w:p>
        </w:tc>
      </w:tr>
      <w:tr w14:paraId="36803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4A7E9C9D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5A830D3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h</w:t>
            </w:r>
            <w:r>
              <w:rPr>
                <w:rFonts w:ascii="宋体" w:hAnsi="宋体" w:cs="宋体"/>
              </w:rPr>
              <w:t>ospDrugManuf</w:t>
            </w:r>
          </w:p>
        </w:tc>
        <w:tc>
          <w:tcPr>
            <w:tcW w:w="1666" w:type="dxa"/>
            <w:noWrap w:val="0"/>
            <w:vAlign w:val="top"/>
          </w:tcPr>
          <w:p w14:paraId="37D3C3E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医院药品产地名称</w:t>
            </w:r>
          </w:p>
        </w:tc>
        <w:tc>
          <w:tcPr>
            <w:tcW w:w="1667" w:type="dxa"/>
            <w:noWrap w:val="0"/>
            <w:vAlign w:val="top"/>
          </w:tcPr>
          <w:p w14:paraId="316BF49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6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650" w:type="dxa"/>
            <w:noWrap w:val="0"/>
            <w:vAlign w:val="top"/>
          </w:tcPr>
          <w:p w14:paraId="291EB402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17E0C7C4">
            <w:pPr>
              <w:jc w:val="left"/>
              <w:rPr>
                <w:rFonts w:ascii="宋体" w:hAnsi="宋体" w:cs="宋体"/>
                <w:szCs w:val="21"/>
              </w:rPr>
            </w:pPr>
          </w:p>
        </w:tc>
      </w:tr>
      <w:tr w14:paraId="09439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3EFCC7DF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5360F285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drugPrice</w:t>
            </w:r>
          </w:p>
        </w:tc>
        <w:tc>
          <w:tcPr>
            <w:tcW w:w="1666" w:type="dxa"/>
            <w:noWrap w:val="0"/>
            <w:vAlign w:val="top"/>
          </w:tcPr>
          <w:p w14:paraId="3E0A8F8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医院药品单价</w:t>
            </w:r>
          </w:p>
        </w:tc>
        <w:tc>
          <w:tcPr>
            <w:tcW w:w="1667" w:type="dxa"/>
            <w:noWrap w:val="0"/>
            <w:vAlign w:val="top"/>
          </w:tcPr>
          <w:p w14:paraId="7E1025E0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Decimal(8,2)</w:t>
            </w:r>
          </w:p>
        </w:tc>
        <w:tc>
          <w:tcPr>
            <w:tcW w:w="650" w:type="dxa"/>
            <w:noWrap w:val="0"/>
            <w:vAlign w:val="top"/>
          </w:tcPr>
          <w:p w14:paraId="5D611E31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20C14FCA">
            <w:pPr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默认元为单位，两位小数，如10</w:t>
            </w:r>
            <w:r>
              <w:rPr>
                <w:rFonts w:ascii="宋体" w:hAnsi="宋体" w:cs="宋体"/>
                <w:szCs w:val="21"/>
              </w:rPr>
              <w:t>.80</w:t>
            </w:r>
          </w:p>
        </w:tc>
      </w:tr>
      <w:tr w14:paraId="0F7A6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054BFA67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0AFB932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u</w:t>
            </w:r>
            <w:r>
              <w:rPr>
                <w:rFonts w:ascii="宋体" w:hAnsi="宋体" w:cs="宋体"/>
              </w:rPr>
              <w:t>seFlag</w:t>
            </w:r>
          </w:p>
        </w:tc>
        <w:tc>
          <w:tcPr>
            <w:tcW w:w="1666" w:type="dxa"/>
            <w:noWrap w:val="0"/>
            <w:vAlign w:val="top"/>
          </w:tcPr>
          <w:p w14:paraId="01C8172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医院药品有效标志</w:t>
            </w:r>
          </w:p>
        </w:tc>
        <w:tc>
          <w:tcPr>
            <w:tcW w:w="1667" w:type="dxa"/>
            <w:noWrap w:val="0"/>
            <w:vAlign w:val="top"/>
          </w:tcPr>
          <w:p w14:paraId="1D6AD56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1</w:t>
            </w:r>
            <w:r>
              <w:rPr>
                <w:rFonts w:hint="eastAsia" w:ascii="宋体" w:hAnsi="宋体" w:cs="宋体"/>
              </w:rPr>
              <w:t>)</w:t>
            </w:r>
          </w:p>
        </w:tc>
        <w:tc>
          <w:tcPr>
            <w:tcW w:w="650" w:type="dxa"/>
            <w:noWrap w:val="0"/>
            <w:vAlign w:val="top"/>
          </w:tcPr>
          <w:p w14:paraId="73354118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5773FB8B">
            <w:pPr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1有效 </w:t>
            </w:r>
            <w:r>
              <w:rPr>
                <w:rFonts w:ascii="宋体" w:hAnsi="宋体" w:cs="宋体"/>
                <w:szCs w:val="21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取消</w:t>
            </w:r>
          </w:p>
        </w:tc>
      </w:tr>
      <w:tr w14:paraId="09EF5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4" w:type="dxa"/>
            <w:vMerge w:val="continue"/>
            <w:noWrap w:val="0"/>
            <w:vAlign w:val="top"/>
          </w:tcPr>
          <w:p w14:paraId="3F8282B4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08B14645">
            <w:pPr>
              <w:rPr>
                <w:rFonts w:hint="eastAsia" w:ascii="宋体" w:hAnsi="宋体" w:cs="宋体" w:eastAsiaTheme="minorEastAsia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updateTime</w:t>
            </w:r>
          </w:p>
        </w:tc>
        <w:tc>
          <w:tcPr>
            <w:tcW w:w="1666" w:type="dxa"/>
            <w:noWrap w:val="0"/>
            <w:vAlign w:val="top"/>
          </w:tcPr>
          <w:p w14:paraId="0FC699E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上传时间</w:t>
            </w:r>
          </w:p>
        </w:tc>
        <w:tc>
          <w:tcPr>
            <w:tcW w:w="1667" w:type="dxa"/>
            <w:noWrap w:val="0"/>
            <w:vAlign w:val="top"/>
          </w:tcPr>
          <w:p w14:paraId="4240B63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datetime</w:t>
            </w:r>
          </w:p>
        </w:tc>
        <w:tc>
          <w:tcPr>
            <w:tcW w:w="650" w:type="dxa"/>
            <w:noWrap w:val="0"/>
            <w:vAlign w:val="top"/>
          </w:tcPr>
          <w:p w14:paraId="759DFEEC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0B9EF4B1">
            <w:pPr>
              <w:rPr>
                <w:rFonts w:ascii="宋体" w:hAnsi="宋体" w:cs="宋体"/>
              </w:rPr>
            </w:pPr>
          </w:p>
        </w:tc>
      </w:tr>
      <w:tr w14:paraId="39D4E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1" w:type="dxa"/>
            <w:gridSpan w:val="6"/>
            <w:shd w:val="clear" w:color="auto" w:fill="5B9BD5"/>
            <w:noWrap w:val="0"/>
            <w:vAlign w:val="top"/>
          </w:tcPr>
          <w:p w14:paraId="4696B5BF">
            <w:pPr>
              <w:rPr>
                <w:rFonts w:ascii="宋体" w:hAnsi="宋体" w:cs="宋体"/>
                <w:color w:val="5B9BD5"/>
              </w:rPr>
            </w:pPr>
          </w:p>
        </w:tc>
      </w:tr>
      <w:tr w14:paraId="253E0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4" w:type="dxa"/>
            <w:vMerge w:val="restart"/>
            <w:shd w:val="clear" w:color="auto" w:fill="auto"/>
            <w:noWrap w:val="0"/>
            <w:vAlign w:val="top"/>
          </w:tcPr>
          <w:p w14:paraId="123827F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584" w:type="dxa"/>
            <w:shd w:val="clear" w:color="auto" w:fill="auto"/>
            <w:noWrap w:val="0"/>
            <w:vAlign w:val="top"/>
          </w:tcPr>
          <w:p w14:paraId="2D0C2D0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code</w:t>
            </w:r>
          </w:p>
        </w:tc>
        <w:tc>
          <w:tcPr>
            <w:tcW w:w="1666" w:type="dxa"/>
            <w:shd w:val="clear" w:color="auto" w:fill="FFFFFF"/>
            <w:noWrap w:val="0"/>
            <w:vAlign w:val="center"/>
          </w:tcPr>
          <w:p w14:paraId="169C5FB9">
            <w:pPr>
              <w:widowControl/>
              <w:jc w:val="left"/>
              <w:textAlignment w:val="center"/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返回代码</w:t>
            </w:r>
          </w:p>
        </w:tc>
        <w:tc>
          <w:tcPr>
            <w:tcW w:w="1667" w:type="dxa"/>
            <w:shd w:val="clear" w:color="auto" w:fill="FFFFFF"/>
            <w:noWrap w:val="0"/>
            <w:vAlign w:val="center"/>
          </w:tcPr>
          <w:p w14:paraId="2901C42B">
            <w:pPr>
              <w:widowControl/>
              <w:jc w:val="left"/>
              <w:textAlignment w:val="center"/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Int</w:t>
            </w:r>
          </w:p>
        </w:tc>
        <w:tc>
          <w:tcPr>
            <w:tcW w:w="650" w:type="dxa"/>
            <w:noWrap w:val="0"/>
            <w:vAlign w:val="top"/>
          </w:tcPr>
          <w:p w14:paraId="7AA4ED24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25ABC15D">
            <w:pPr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200成功， 非200 失败</w:t>
            </w:r>
          </w:p>
        </w:tc>
      </w:tr>
      <w:tr w14:paraId="79059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4" w:type="dxa"/>
            <w:vMerge w:val="continue"/>
            <w:shd w:val="clear" w:color="auto" w:fill="auto"/>
            <w:noWrap w:val="0"/>
            <w:vAlign w:val="top"/>
          </w:tcPr>
          <w:p w14:paraId="6BCFCF70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shd w:val="clear" w:color="auto" w:fill="auto"/>
            <w:noWrap w:val="0"/>
            <w:vAlign w:val="top"/>
          </w:tcPr>
          <w:p w14:paraId="792C529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msg</w:t>
            </w:r>
          </w:p>
        </w:tc>
        <w:tc>
          <w:tcPr>
            <w:tcW w:w="1666" w:type="dxa"/>
            <w:shd w:val="clear" w:color="auto" w:fill="FFFFFF"/>
            <w:noWrap w:val="0"/>
            <w:vAlign w:val="center"/>
          </w:tcPr>
          <w:p w14:paraId="483FEA3D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szCs w:val="18"/>
              </w:rPr>
              <w:t>错误信息</w:t>
            </w:r>
          </w:p>
        </w:tc>
        <w:tc>
          <w:tcPr>
            <w:tcW w:w="1667" w:type="dxa"/>
            <w:shd w:val="clear" w:color="auto" w:fill="FFFFFF"/>
            <w:noWrap w:val="0"/>
            <w:vAlign w:val="center"/>
          </w:tcPr>
          <w:p w14:paraId="12BDDFF6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</w:rPr>
              <w:t>Varchar(200)</w:t>
            </w:r>
          </w:p>
        </w:tc>
        <w:tc>
          <w:tcPr>
            <w:tcW w:w="650" w:type="dxa"/>
            <w:noWrap w:val="0"/>
            <w:vAlign w:val="top"/>
          </w:tcPr>
          <w:p w14:paraId="4C283BEF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11FF564F">
            <w:pPr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失败描述</w:t>
            </w:r>
          </w:p>
        </w:tc>
      </w:tr>
    </w:tbl>
    <w:p w14:paraId="1C147F17">
      <w:pPr>
        <w:rPr>
          <w:rFonts w:ascii="宋体" w:hAnsi="宋体" w:cs="宋体"/>
        </w:rPr>
      </w:pPr>
    </w:p>
    <w:p w14:paraId="19A98F43">
      <w:pPr>
        <w:pStyle w:val="5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接口示例</w:t>
      </w:r>
    </w:p>
    <w:p w14:paraId="57718981">
      <w:pPr>
        <w:ind w:firstLine="420"/>
        <w:rPr>
          <w:rFonts w:hint="default" w:ascii="宋体" w:hAnsi="宋体" w:cs="宋体" w:eastAsiaTheme="minorEastAsia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 xml:space="preserve">见1.7 </w:t>
      </w:r>
      <w:r>
        <w:rPr>
          <w:rFonts w:hint="eastAsia" w:ascii="宋体" w:hAnsi="宋体" w:cs="宋体"/>
          <w:lang w:val="en-US" w:eastAsia="zh-CN"/>
        </w:rPr>
        <w:fldChar w:fldCharType="begin"/>
      </w:r>
      <w:r>
        <w:rPr>
          <w:rFonts w:hint="eastAsia" w:ascii="宋体" w:hAnsi="宋体" w:cs="宋体"/>
          <w:lang w:val="en-US" w:eastAsia="zh-CN"/>
        </w:rPr>
        <w:instrText xml:space="preserve"> HYPERLINK \l "_工具包调用说明" </w:instrText>
      </w:r>
      <w:r>
        <w:rPr>
          <w:rFonts w:hint="eastAsia" w:ascii="宋体" w:hAnsi="宋体" w:cs="宋体"/>
          <w:lang w:val="en-US" w:eastAsia="zh-CN"/>
        </w:rPr>
        <w:fldChar w:fldCharType="separate"/>
      </w:r>
      <w:r>
        <w:rPr>
          <w:rStyle w:val="19"/>
          <w:rFonts w:hint="eastAsia" w:ascii="宋体" w:hAnsi="宋体" w:cs="宋体"/>
          <w:lang w:val="en-US" w:eastAsia="zh-CN"/>
        </w:rPr>
        <w:t>工具包调用说明</w:t>
      </w:r>
      <w:r>
        <w:rPr>
          <w:rFonts w:hint="eastAsia" w:ascii="宋体" w:hAnsi="宋体" w:cs="宋体"/>
          <w:lang w:val="en-US" w:eastAsia="zh-CN"/>
        </w:rPr>
        <w:fldChar w:fldCharType="end"/>
      </w:r>
    </w:p>
    <w:p w14:paraId="0C697BC6">
      <w:pPr>
        <w:pStyle w:val="4"/>
        <w:rPr>
          <w:rFonts w:ascii="宋体" w:hAnsi="宋体" w:eastAsia="宋体" w:cs="宋体"/>
        </w:rPr>
      </w:pPr>
      <w:bookmarkStart w:id="28" w:name="_Toc3227"/>
      <w:r>
        <w:rPr>
          <w:rFonts w:hint="eastAsia" w:ascii="宋体" w:hAnsi="宋体" w:eastAsia="宋体" w:cs="宋体"/>
        </w:rPr>
        <w:t>互联网护理医疗耗材目录备案</w:t>
      </w:r>
      <w:bookmarkEnd w:id="28"/>
    </w:p>
    <w:p w14:paraId="3EC39F16">
      <w:pPr>
        <w:pStyle w:val="5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数据推送机制</w:t>
      </w:r>
    </w:p>
    <w:p w14:paraId="1DE9C1BA">
      <w:pPr>
        <w:ind w:firstLine="420"/>
        <w:rPr>
          <w:rFonts w:ascii="宋体" w:hAnsi="宋体" w:cs="宋体"/>
        </w:rPr>
      </w:pPr>
      <w:r>
        <w:rPr>
          <w:rFonts w:hint="eastAsia" w:ascii="宋体" w:hAnsi="宋体" w:cs="宋体"/>
        </w:rPr>
        <w:t>根据医院各自提供的互联网护理项目涉及的耗材目录，上传到监管平台进行备案。</w:t>
      </w:r>
    </w:p>
    <w:p w14:paraId="02454F8E">
      <w:pPr>
        <w:pStyle w:val="5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互联网护理医疗耗材目录推送接口</w:t>
      </w:r>
    </w:p>
    <w:tbl>
      <w:tblPr>
        <w:tblStyle w:val="15"/>
        <w:tblW w:w="863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"/>
        <w:gridCol w:w="1584"/>
        <w:gridCol w:w="1666"/>
        <w:gridCol w:w="1667"/>
        <w:gridCol w:w="650"/>
        <w:gridCol w:w="2370"/>
      </w:tblGrid>
      <w:tr w14:paraId="71D7A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4" w:type="dxa"/>
            <w:tcBorders>
              <w:bottom w:val="single" w:color="auto" w:sz="4" w:space="0"/>
            </w:tcBorders>
            <w:noWrap w:val="0"/>
            <w:vAlign w:val="top"/>
          </w:tcPr>
          <w:p w14:paraId="735135DB">
            <w:pPr>
              <w:jc w:val="center"/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操作名称</w:t>
            </w:r>
          </w:p>
        </w:tc>
        <w:tc>
          <w:tcPr>
            <w:tcW w:w="7937" w:type="dxa"/>
            <w:gridSpan w:val="5"/>
            <w:tcBorders>
              <w:bottom w:val="single" w:color="auto" w:sz="4" w:space="0"/>
            </w:tcBorders>
            <w:noWrap w:val="0"/>
            <w:vAlign w:val="top"/>
          </w:tcPr>
          <w:p w14:paraId="7F2D768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X-Service-Id=his.provinceDataUploadService, X-Service-Method=upload</w:t>
            </w:r>
            <w:r>
              <w:rPr>
                <w:rFonts w:ascii="宋体" w:hAnsi="宋体" w:cs="宋体"/>
              </w:rPr>
              <w:t>NursingMaterial</w:t>
            </w:r>
          </w:p>
        </w:tc>
      </w:tr>
      <w:tr w14:paraId="62422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tcBorders>
              <w:bottom w:val="single" w:color="auto" w:sz="4" w:space="0"/>
            </w:tcBorders>
            <w:noWrap w:val="0"/>
            <w:vAlign w:val="top"/>
          </w:tcPr>
          <w:p w14:paraId="625D3438">
            <w:pPr>
              <w:jc w:val="center"/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说明</w:t>
            </w:r>
          </w:p>
        </w:tc>
        <w:tc>
          <w:tcPr>
            <w:tcW w:w="7937" w:type="dxa"/>
            <w:gridSpan w:val="5"/>
            <w:tcBorders>
              <w:bottom w:val="single" w:color="auto" w:sz="4" w:space="0"/>
            </w:tcBorders>
            <w:noWrap w:val="0"/>
            <w:vAlign w:val="top"/>
          </w:tcPr>
          <w:p w14:paraId="6CE073A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向互联网医院监管平台推送医疗卫生耗材目录信息</w:t>
            </w:r>
          </w:p>
        </w:tc>
      </w:tr>
      <w:tr w14:paraId="6D959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694" w:type="dxa"/>
            <w:shd w:val="clear" w:color="auto" w:fill="8DB3E2"/>
            <w:noWrap w:val="0"/>
            <w:vAlign w:val="top"/>
          </w:tcPr>
          <w:p w14:paraId="5798C773">
            <w:pPr>
              <w:jc w:val="center"/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类型</w:t>
            </w:r>
          </w:p>
        </w:tc>
        <w:tc>
          <w:tcPr>
            <w:tcW w:w="1584" w:type="dxa"/>
            <w:shd w:val="clear" w:color="auto" w:fill="8DB3E2"/>
            <w:noWrap w:val="0"/>
            <w:vAlign w:val="top"/>
          </w:tcPr>
          <w:p w14:paraId="46858452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参数</w:t>
            </w:r>
          </w:p>
        </w:tc>
        <w:tc>
          <w:tcPr>
            <w:tcW w:w="1666" w:type="dxa"/>
            <w:shd w:val="clear" w:color="auto" w:fill="8DB3E2"/>
            <w:noWrap w:val="0"/>
            <w:vAlign w:val="top"/>
          </w:tcPr>
          <w:p w14:paraId="0FFFCBED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参数名称</w:t>
            </w:r>
          </w:p>
        </w:tc>
        <w:tc>
          <w:tcPr>
            <w:tcW w:w="1667" w:type="dxa"/>
            <w:shd w:val="clear" w:color="auto" w:fill="8DB3E2"/>
            <w:noWrap w:val="0"/>
            <w:vAlign w:val="top"/>
          </w:tcPr>
          <w:p w14:paraId="69973EB6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字段类型</w:t>
            </w:r>
          </w:p>
        </w:tc>
        <w:tc>
          <w:tcPr>
            <w:tcW w:w="650" w:type="dxa"/>
            <w:shd w:val="clear" w:color="auto" w:fill="8DB3E2"/>
            <w:noWrap w:val="0"/>
            <w:vAlign w:val="top"/>
          </w:tcPr>
          <w:p w14:paraId="6A322677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必输</w:t>
            </w:r>
          </w:p>
        </w:tc>
        <w:tc>
          <w:tcPr>
            <w:tcW w:w="2370" w:type="dxa"/>
            <w:shd w:val="clear" w:color="auto" w:fill="8DB3E2"/>
            <w:noWrap w:val="0"/>
            <w:vAlign w:val="top"/>
          </w:tcPr>
          <w:p w14:paraId="360E5C3C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说明</w:t>
            </w:r>
          </w:p>
        </w:tc>
      </w:tr>
      <w:tr w14:paraId="72B38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restart"/>
            <w:noWrap w:val="0"/>
            <w:vAlign w:val="top"/>
          </w:tcPr>
          <w:p w14:paraId="53E3F97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输入</w:t>
            </w:r>
          </w:p>
        </w:tc>
        <w:tc>
          <w:tcPr>
            <w:tcW w:w="1584" w:type="dxa"/>
            <w:noWrap w:val="0"/>
            <w:vAlign w:val="top"/>
          </w:tcPr>
          <w:p w14:paraId="6A09085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organID</w:t>
            </w:r>
          </w:p>
        </w:tc>
        <w:tc>
          <w:tcPr>
            <w:tcW w:w="1666" w:type="dxa"/>
            <w:noWrap w:val="0"/>
            <w:vAlign w:val="top"/>
          </w:tcPr>
          <w:p w14:paraId="4B08D96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机构唯一号</w:t>
            </w:r>
          </w:p>
        </w:tc>
        <w:tc>
          <w:tcPr>
            <w:tcW w:w="1667" w:type="dxa"/>
            <w:noWrap w:val="0"/>
            <w:vAlign w:val="top"/>
          </w:tcPr>
          <w:p w14:paraId="2277B3B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Varchar(20)</w:t>
            </w:r>
          </w:p>
        </w:tc>
        <w:tc>
          <w:tcPr>
            <w:tcW w:w="650" w:type="dxa"/>
            <w:noWrap w:val="0"/>
            <w:vAlign w:val="top"/>
          </w:tcPr>
          <w:p w14:paraId="2E78D12A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39E07A7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全国统一的组织机构代码</w:t>
            </w:r>
          </w:p>
        </w:tc>
      </w:tr>
      <w:tr w14:paraId="658D1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3C99C46E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065715E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unitID</w:t>
            </w:r>
          </w:p>
        </w:tc>
        <w:tc>
          <w:tcPr>
            <w:tcW w:w="1666" w:type="dxa"/>
            <w:noWrap w:val="0"/>
            <w:vAlign w:val="top"/>
          </w:tcPr>
          <w:p w14:paraId="5167A83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监管平台机构ID</w:t>
            </w:r>
          </w:p>
        </w:tc>
        <w:tc>
          <w:tcPr>
            <w:tcW w:w="1667" w:type="dxa"/>
            <w:noWrap w:val="0"/>
            <w:vAlign w:val="top"/>
          </w:tcPr>
          <w:p w14:paraId="3D5E075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3F03A2D6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0176C32E">
            <w:pPr>
              <w:rPr>
                <w:rFonts w:hint="eastAsia" w:ascii="宋体" w:hAnsi="宋体" w:cs="宋体" w:eastAsiaTheme="minorEastAsia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平台分配，登录系统“秘钥生成及管理”处可查</w:t>
            </w:r>
          </w:p>
        </w:tc>
      </w:tr>
      <w:tr w14:paraId="66DE2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05FA22DD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71A0E06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organName</w:t>
            </w:r>
          </w:p>
        </w:tc>
        <w:tc>
          <w:tcPr>
            <w:tcW w:w="1666" w:type="dxa"/>
            <w:noWrap w:val="0"/>
            <w:vAlign w:val="top"/>
          </w:tcPr>
          <w:p w14:paraId="25D5029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机构名称</w:t>
            </w:r>
          </w:p>
        </w:tc>
        <w:tc>
          <w:tcPr>
            <w:tcW w:w="1667" w:type="dxa"/>
            <w:noWrap w:val="0"/>
            <w:vAlign w:val="top"/>
          </w:tcPr>
          <w:p w14:paraId="3B4EC00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2E66CCA2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699CF096">
            <w:pPr>
              <w:rPr>
                <w:rFonts w:ascii="宋体" w:hAnsi="宋体" w:cs="宋体"/>
              </w:rPr>
            </w:pPr>
          </w:p>
        </w:tc>
      </w:tr>
      <w:tr w14:paraId="0560D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72D2BFF6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541EF51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m</w:t>
            </w:r>
            <w:r>
              <w:rPr>
                <w:rFonts w:ascii="宋体" w:hAnsi="宋体" w:cs="宋体"/>
              </w:rPr>
              <w:t>aterialID</w:t>
            </w:r>
          </w:p>
        </w:tc>
        <w:tc>
          <w:tcPr>
            <w:tcW w:w="1666" w:type="dxa"/>
            <w:noWrap w:val="0"/>
            <w:vAlign w:val="top"/>
          </w:tcPr>
          <w:p w14:paraId="7CE03E0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耗材编号</w:t>
            </w:r>
          </w:p>
        </w:tc>
        <w:tc>
          <w:tcPr>
            <w:tcW w:w="1667" w:type="dxa"/>
            <w:noWrap w:val="0"/>
            <w:vAlign w:val="top"/>
          </w:tcPr>
          <w:p w14:paraId="5E4E3D0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2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650" w:type="dxa"/>
            <w:noWrap w:val="0"/>
            <w:vAlign w:val="top"/>
          </w:tcPr>
          <w:p w14:paraId="63783B19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748E491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耗材编号唯一号</w:t>
            </w:r>
          </w:p>
        </w:tc>
      </w:tr>
      <w:tr w14:paraId="6C903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5F46D344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4940D87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m</w:t>
            </w:r>
            <w:r>
              <w:rPr>
                <w:rFonts w:ascii="宋体" w:hAnsi="宋体" w:cs="宋体"/>
              </w:rPr>
              <w:t>aterialName</w:t>
            </w:r>
          </w:p>
        </w:tc>
        <w:tc>
          <w:tcPr>
            <w:tcW w:w="1666" w:type="dxa"/>
            <w:noWrap w:val="0"/>
            <w:vAlign w:val="top"/>
          </w:tcPr>
          <w:p w14:paraId="6F976BF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耗材名称</w:t>
            </w:r>
          </w:p>
        </w:tc>
        <w:tc>
          <w:tcPr>
            <w:tcW w:w="1667" w:type="dxa"/>
            <w:noWrap w:val="0"/>
            <w:vAlign w:val="top"/>
          </w:tcPr>
          <w:p w14:paraId="09DE201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60</w:t>
            </w:r>
            <w:r>
              <w:rPr>
                <w:rFonts w:hint="eastAsia" w:ascii="宋体" w:hAnsi="宋体" w:cs="宋体"/>
              </w:rPr>
              <w:t>)</w:t>
            </w:r>
          </w:p>
        </w:tc>
        <w:tc>
          <w:tcPr>
            <w:tcW w:w="650" w:type="dxa"/>
            <w:noWrap w:val="0"/>
            <w:vAlign w:val="top"/>
          </w:tcPr>
          <w:p w14:paraId="220DF15D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6572CD69">
            <w:pPr>
              <w:rPr>
                <w:rFonts w:ascii="宋体" w:hAnsi="宋体" w:cs="宋体"/>
              </w:rPr>
            </w:pPr>
          </w:p>
        </w:tc>
      </w:tr>
      <w:tr w14:paraId="1209B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5B993966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78B6F66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m</w:t>
            </w:r>
            <w:r>
              <w:rPr>
                <w:rFonts w:ascii="宋体" w:hAnsi="宋体" w:cs="宋体"/>
              </w:rPr>
              <w:t>odel</w:t>
            </w:r>
          </w:p>
        </w:tc>
        <w:tc>
          <w:tcPr>
            <w:tcW w:w="1666" w:type="dxa"/>
            <w:noWrap w:val="0"/>
            <w:vAlign w:val="top"/>
          </w:tcPr>
          <w:p w14:paraId="5E5E23A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型号规格</w:t>
            </w:r>
          </w:p>
        </w:tc>
        <w:tc>
          <w:tcPr>
            <w:tcW w:w="1667" w:type="dxa"/>
            <w:noWrap w:val="0"/>
            <w:vAlign w:val="top"/>
          </w:tcPr>
          <w:p w14:paraId="74D1CDB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3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650" w:type="dxa"/>
            <w:noWrap w:val="0"/>
            <w:vAlign w:val="top"/>
          </w:tcPr>
          <w:p w14:paraId="57158B67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2BF3468D">
            <w:pPr>
              <w:rPr>
                <w:rFonts w:ascii="宋体" w:hAnsi="宋体" w:cs="宋体"/>
              </w:rPr>
            </w:pPr>
          </w:p>
        </w:tc>
      </w:tr>
      <w:tr w14:paraId="5C69B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7955CDBD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21C8F8C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u</w:t>
            </w:r>
            <w:r>
              <w:rPr>
                <w:rFonts w:ascii="宋体" w:hAnsi="宋体" w:cs="宋体"/>
              </w:rPr>
              <w:t>nit</w:t>
            </w:r>
          </w:p>
        </w:tc>
        <w:tc>
          <w:tcPr>
            <w:tcW w:w="1666" w:type="dxa"/>
            <w:noWrap w:val="0"/>
            <w:vAlign w:val="top"/>
          </w:tcPr>
          <w:p w14:paraId="546CD97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单位</w:t>
            </w:r>
          </w:p>
        </w:tc>
        <w:tc>
          <w:tcPr>
            <w:tcW w:w="1667" w:type="dxa"/>
            <w:noWrap w:val="0"/>
            <w:vAlign w:val="top"/>
          </w:tcPr>
          <w:p w14:paraId="5D48434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10</w:t>
            </w:r>
            <w:r>
              <w:rPr>
                <w:rFonts w:hint="eastAsia" w:ascii="宋体" w:hAnsi="宋体" w:cs="宋体"/>
              </w:rPr>
              <w:t>)</w:t>
            </w:r>
          </w:p>
        </w:tc>
        <w:tc>
          <w:tcPr>
            <w:tcW w:w="650" w:type="dxa"/>
            <w:noWrap w:val="0"/>
            <w:vAlign w:val="top"/>
          </w:tcPr>
          <w:p w14:paraId="4A406B4B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2B294870">
            <w:pPr>
              <w:jc w:val="left"/>
              <w:rPr>
                <w:rFonts w:ascii="宋体" w:hAnsi="宋体" w:cs="宋体"/>
                <w:szCs w:val="21"/>
              </w:rPr>
            </w:pPr>
          </w:p>
        </w:tc>
      </w:tr>
      <w:tr w14:paraId="574B0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3F383A7B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6B445B6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h</w:t>
            </w:r>
            <w:r>
              <w:rPr>
                <w:rFonts w:ascii="宋体" w:hAnsi="宋体" w:cs="宋体"/>
              </w:rPr>
              <w:t>ospMaterialManuf</w:t>
            </w:r>
          </w:p>
        </w:tc>
        <w:tc>
          <w:tcPr>
            <w:tcW w:w="1666" w:type="dxa"/>
            <w:noWrap w:val="0"/>
            <w:vAlign w:val="top"/>
          </w:tcPr>
          <w:p w14:paraId="73A69F3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产地或品牌</w:t>
            </w:r>
          </w:p>
        </w:tc>
        <w:tc>
          <w:tcPr>
            <w:tcW w:w="1667" w:type="dxa"/>
            <w:noWrap w:val="0"/>
            <w:vAlign w:val="top"/>
          </w:tcPr>
          <w:p w14:paraId="228BCFA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6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650" w:type="dxa"/>
            <w:noWrap w:val="0"/>
            <w:vAlign w:val="top"/>
          </w:tcPr>
          <w:p w14:paraId="3471F8D4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3A32EB9D">
            <w:pPr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生产商或品牌名称</w:t>
            </w:r>
          </w:p>
        </w:tc>
      </w:tr>
      <w:tr w14:paraId="3511B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7D722E5C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5BB4F3E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m</w:t>
            </w:r>
            <w:r>
              <w:rPr>
                <w:rFonts w:ascii="宋体" w:hAnsi="宋体" w:cs="宋体"/>
              </w:rPr>
              <w:t>aterialPrice</w:t>
            </w:r>
          </w:p>
        </w:tc>
        <w:tc>
          <w:tcPr>
            <w:tcW w:w="1666" w:type="dxa"/>
            <w:noWrap w:val="0"/>
            <w:vAlign w:val="top"/>
          </w:tcPr>
          <w:p w14:paraId="6771D6D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单价</w:t>
            </w:r>
          </w:p>
        </w:tc>
        <w:tc>
          <w:tcPr>
            <w:tcW w:w="1667" w:type="dxa"/>
            <w:noWrap w:val="0"/>
            <w:vAlign w:val="top"/>
          </w:tcPr>
          <w:p w14:paraId="511BBB1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Decimal(8,2)</w:t>
            </w:r>
          </w:p>
        </w:tc>
        <w:tc>
          <w:tcPr>
            <w:tcW w:w="650" w:type="dxa"/>
            <w:noWrap w:val="0"/>
            <w:vAlign w:val="top"/>
          </w:tcPr>
          <w:p w14:paraId="79258DD0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52C6BB9A">
            <w:pPr>
              <w:jc w:val="left"/>
              <w:rPr>
                <w:rFonts w:ascii="宋体" w:hAnsi="宋体" w:cs="宋体"/>
                <w:szCs w:val="21"/>
              </w:rPr>
            </w:pPr>
          </w:p>
        </w:tc>
      </w:tr>
      <w:tr w14:paraId="73AC2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7B53C092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5E6CCBB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u</w:t>
            </w:r>
            <w:r>
              <w:rPr>
                <w:rFonts w:ascii="宋体" w:hAnsi="宋体" w:cs="宋体"/>
              </w:rPr>
              <w:t>seFlag</w:t>
            </w:r>
          </w:p>
        </w:tc>
        <w:tc>
          <w:tcPr>
            <w:tcW w:w="1666" w:type="dxa"/>
            <w:noWrap w:val="0"/>
            <w:vAlign w:val="top"/>
          </w:tcPr>
          <w:p w14:paraId="5874A49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医院耗材有效标志</w:t>
            </w:r>
          </w:p>
        </w:tc>
        <w:tc>
          <w:tcPr>
            <w:tcW w:w="1667" w:type="dxa"/>
            <w:noWrap w:val="0"/>
            <w:vAlign w:val="top"/>
          </w:tcPr>
          <w:p w14:paraId="5889940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1</w:t>
            </w:r>
            <w:r>
              <w:rPr>
                <w:rFonts w:hint="eastAsia" w:ascii="宋体" w:hAnsi="宋体" w:cs="宋体"/>
              </w:rPr>
              <w:t>)</w:t>
            </w:r>
          </w:p>
        </w:tc>
        <w:tc>
          <w:tcPr>
            <w:tcW w:w="650" w:type="dxa"/>
            <w:noWrap w:val="0"/>
            <w:vAlign w:val="top"/>
          </w:tcPr>
          <w:p w14:paraId="12D9051D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779874F2">
            <w:pPr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1有效 </w:t>
            </w:r>
            <w:r>
              <w:rPr>
                <w:rFonts w:ascii="宋体" w:hAnsi="宋体" w:cs="宋体"/>
                <w:szCs w:val="21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取消</w:t>
            </w:r>
          </w:p>
        </w:tc>
      </w:tr>
      <w:tr w14:paraId="51624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4" w:type="dxa"/>
            <w:vMerge w:val="continue"/>
            <w:noWrap w:val="0"/>
            <w:vAlign w:val="top"/>
          </w:tcPr>
          <w:p w14:paraId="2859ACBF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2E5169B2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updateTime</w:t>
            </w:r>
          </w:p>
        </w:tc>
        <w:tc>
          <w:tcPr>
            <w:tcW w:w="1666" w:type="dxa"/>
            <w:noWrap w:val="0"/>
            <w:vAlign w:val="top"/>
          </w:tcPr>
          <w:p w14:paraId="3EF7E03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上传时间</w:t>
            </w:r>
          </w:p>
        </w:tc>
        <w:tc>
          <w:tcPr>
            <w:tcW w:w="1667" w:type="dxa"/>
            <w:noWrap w:val="0"/>
            <w:vAlign w:val="top"/>
          </w:tcPr>
          <w:p w14:paraId="341DCB6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datetime</w:t>
            </w:r>
          </w:p>
        </w:tc>
        <w:tc>
          <w:tcPr>
            <w:tcW w:w="650" w:type="dxa"/>
            <w:noWrap w:val="0"/>
            <w:vAlign w:val="top"/>
          </w:tcPr>
          <w:p w14:paraId="78787DB3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6650A0F3">
            <w:pPr>
              <w:rPr>
                <w:rFonts w:ascii="宋体" w:hAnsi="宋体" w:cs="宋体"/>
              </w:rPr>
            </w:pPr>
          </w:p>
        </w:tc>
      </w:tr>
      <w:tr w14:paraId="38DB6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1" w:type="dxa"/>
            <w:gridSpan w:val="6"/>
            <w:shd w:val="clear" w:color="auto" w:fill="5B9BD5"/>
            <w:noWrap w:val="0"/>
            <w:vAlign w:val="top"/>
          </w:tcPr>
          <w:p w14:paraId="314F619E">
            <w:pPr>
              <w:rPr>
                <w:rFonts w:ascii="宋体" w:hAnsi="宋体" w:cs="宋体"/>
                <w:color w:val="5B9BD5"/>
              </w:rPr>
            </w:pPr>
          </w:p>
        </w:tc>
      </w:tr>
      <w:tr w14:paraId="3F781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4" w:type="dxa"/>
            <w:vMerge w:val="restart"/>
            <w:shd w:val="clear" w:color="auto" w:fill="auto"/>
            <w:noWrap w:val="0"/>
            <w:vAlign w:val="top"/>
          </w:tcPr>
          <w:p w14:paraId="423EE9A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584" w:type="dxa"/>
            <w:shd w:val="clear" w:color="auto" w:fill="auto"/>
            <w:noWrap w:val="0"/>
            <w:vAlign w:val="top"/>
          </w:tcPr>
          <w:p w14:paraId="003EA69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code</w:t>
            </w:r>
          </w:p>
        </w:tc>
        <w:tc>
          <w:tcPr>
            <w:tcW w:w="1666" w:type="dxa"/>
            <w:shd w:val="clear" w:color="auto" w:fill="FFFFFF"/>
            <w:noWrap w:val="0"/>
            <w:vAlign w:val="center"/>
          </w:tcPr>
          <w:p w14:paraId="15531E6E">
            <w:pPr>
              <w:widowControl/>
              <w:jc w:val="left"/>
              <w:textAlignment w:val="center"/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返回代码</w:t>
            </w:r>
          </w:p>
        </w:tc>
        <w:tc>
          <w:tcPr>
            <w:tcW w:w="1667" w:type="dxa"/>
            <w:shd w:val="clear" w:color="auto" w:fill="FFFFFF"/>
            <w:noWrap w:val="0"/>
            <w:vAlign w:val="center"/>
          </w:tcPr>
          <w:p w14:paraId="5DFF2652">
            <w:pPr>
              <w:widowControl/>
              <w:jc w:val="left"/>
              <w:textAlignment w:val="center"/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Int</w:t>
            </w:r>
          </w:p>
        </w:tc>
        <w:tc>
          <w:tcPr>
            <w:tcW w:w="650" w:type="dxa"/>
            <w:noWrap w:val="0"/>
            <w:vAlign w:val="top"/>
          </w:tcPr>
          <w:p w14:paraId="472365C9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508E4F64">
            <w:pPr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200成功， 非200 失败</w:t>
            </w:r>
          </w:p>
        </w:tc>
      </w:tr>
      <w:tr w14:paraId="76FFB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4" w:type="dxa"/>
            <w:vMerge w:val="continue"/>
            <w:shd w:val="clear" w:color="auto" w:fill="auto"/>
            <w:noWrap w:val="0"/>
            <w:vAlign w:val="top"/>
          </w:tcPr>
          <w:p w14:paraId="3FE12465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shd w:val="clear" w:color="auto" w:fill="auto"/>
            <w:noWrap w:val="0"/>
            <w:vAlign w:val="top"/>
          </w:tcPr>
          <w:p w14:paraId="1163391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msg</w:t>
            </w:r>
          </w:p>
        </w:tc>
        <w:tc>
          <w:tcPr>
            <w:tcW w:w="1666" w:type="dxa"/>
            <w:shd w:val="clear" w:color="auto" w:fill="FFFFFF"/>
            <w:noWrap w:val="0"/>
            <w:vAlign w:val="center"/>
          </w:tcPr>
          <w:p w14:paraId="61A5186B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szCs w:val="18"/>
              </w:rPr>
              <w:t>错误信息</w:t>
            </w:r>
          </w:p>
        </w:tc>
        <w:tc>
          <w:tcPr>
            <w:tcW w:w="1667" w:type="dxa"/>
            <w:shd w:val="clear" w:color="auto" w:fill="FFFFFF"/>
            <w:noWrap w:val="0"/>
            <w:vAlign w:val="center"/>
          </w:tcPr>
          <w:p w14:paraId="4175C40D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</w:rPr>
              <w:t>Varchar(200)</w:t>
            </w:r>
          </w:p>
        </w:tc>
        <w:tc>
          <w:tcPr>
            <w:tcW w:w="650" w:type="dxa"/>
            <w:noWrap w:val="0"/>
            <w:vAlign w:val="top"/>
          </w:tcPr>
          <w:p w14:paraId="4856F517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0C312F13">
            <w:pPr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失败描述</w:t>
            </w:r>
          </w:p>
        </w:tc>
      </w:tr>
    </w:tbl>
    <w:p w14:paraId="01196BA7">
      <w:pPr>
        <w:rPr>
          <w:rFonts w:ascii="宋体" w:hAnsi="宋体" w:cs="宋体"/>
        </w:rPr>
      </w:pPr>
    </w:p>
    <w:p w14:paraId="13D96C2B">
      <w:pPr>
        <w:pStyle w:val="5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接口示例</w:t>
      </w:r>
    </w:p>
    <w:p w14:paraId="2DF8637D">
      <w:pPr>
        <w:ind w:firstLine="420"/>
        <w:rPr>
          <w:rFonts w:hint="eastAsia" w:ascii="宋体" w:hAnsi="宋体" w:cs="宋体"/>
          <w:lang w:val="en-US" w:eastAsia="zh-CN"/>
        </w:rPr>
      </w:pPr>
      <w:bookmarkStart w:id="29" w:name="_Toc17884_WPSOffice_Level2"/>
      <w:r>
        <w:rPr>
          <w:rFonts w:hint="eastAsia" w:ascii="宋体" w:hAnsi="宋体" w:cs="宋体"/>
          <w:lang w:val="en-US" w:eastAsia="zh-CN"/>
        </w:rPr>
        <w:t xml:space="preserve">见1.7 </w:t>
      </w:r>
      <w:r>
        <w:rPr>
          <w:rFonts w:hint="eastAsia" w:ascii="宋体" w:hAnsi="宋体" w:cs="宋体"/>
          <w:lang w:val="en-US" w:eastAsia="zh-CN"/>
        </w:rPr>
        <w:fldChar w:fldCharType="begin"/>
      </w:r>
      <w:r>
        <w:rPr>
          <w:rFonts w:hint="eastAsia" w:ascii="宋体" w:hAnsi="宋体" w:cs="宋体"/>
          <w:lang w:val="en-US" w:eastAsia="zh-CN"/>
        </w:rPr>
        <w:instrText xml:space="preserve"> HYPERLINK \l "_工具包调用说明" </w:instrText>
      </w:r>
      <w:r>
        <w:rPr>
          <w:rFonts w:hint="eastAsia" w:ascii="宋体" w:hAnsi="宋体" w:cs="宋体"/>
          <w:lang w:val="en-US" w:eastAsia="zh-CN"/>
        </w:rPr>
        <w:fldChar w:fldCharType="separate"/>
      </w:r>
      <w:r>
        <w:rPr>
          <w:rStyle w:val="19"/>
          <w:rFonts w:hint="eastAsia" w:ascii="宋体" w:hAnsi="宋体" w:cs="宋体"/>
          <w:lang w:val="en-US" w:eastAsia="zh-CN"/>
        </w:rPr>
        <w:t>工具包调用说明</w:t>
      </w:r>
      <w:r>
        <w:rPr>
          <w:rFonts w:hint="eastAsia" w:ascii="宋体" w:hAnsi="宋体" w:cs="宋体"/>
          <w:lang w:val="en-US" w:eastAsia="zh-CN"/>
        </w:rPr>
        <w:fldChar w:fldCharType="end"/>
      </w:r>
    </w:p>
    <w:p w14:paraId="40C9EB1B">
      <w:pPr>
        <w:pStyle w:val="4"/>
        <w:rPr>
          <w:rFonts w:hint="eastAsia" w:ascii="宋体" w:hAnsi="宋体" w:eastAsia="宋体" w:cs="宋体"/>
        </w:rPr>
      </w:pPr>
      <w:bookmarkStart w:id="30" w:name="_Toc25327"/>
      <w:r>
        <w:rPr>
          <w:rFonts w:hint="eastAsia" w:ascii="宋体" w:hAnsi="宋体" w:eastAsia="宋体" w:cs="宋体"/>
          <w:lang w:val="en-US" w:eastAsia="zh-CN"/>
        </w:rPr>
        <w:t>附件上传接口</w:t>
      </w:r>
      <w:bookmarkEnd w:id="30"/>
    </w:p>
    <w:p w14:paraId="527DCCF7">
      <w:pPr>
        <w:pStyle w:val="5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数据推送机制</w:t>
      </w:r>
    </w:p>
    <w:p w14:paraId="6D5769E1">
      <w:pPr>
        <w:ind w:left="840" w:leftChars="0" w:firstLine="420" w:firstLineChars="0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将附件文件上传到监管平台 监管平台返回附件id 支持多个文件同时上传</w:t>
      </w:r>
    </w:p>
    <w:p w14:paraId="724D038D">
      <w:pPr>
        <w:pStyle w:val="5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附件上传接口</w:t>
      </w:r>
    </w:p>
    <w:tbl>
      <w:tblPr>
        <w:tblStyle w:val="15"/>
        <w:tblW w:w="863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"/>
        <w:gridCol w:w="1584"/>
        <w:gridCol w:w="1666"/>
        <w:gridCol w:w="1667"/>
        <w:gridCol w:w="650"/>
        <w:gridCol w:w="2370"/>
      </w:tblGrid>
      <w:tr w14:paraId="3A537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4" w:type="dxa"/>
            <w:tcBorders>
              <w:bottom w:val="single" w:color="auto" w:sz="4" w:space="0"/>
            </w:tcBorders>
            <w:noWrap w:val="0"/>
            <w:vAlign w:val="top"/>
          </w:tcPr>
          <w:p w14:paraId="56DC57D1">
            <w:pPr>
              <w:jc w:val="center"/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操作名称</w:t>
            </w:r>
          </w:p>
        </w:tc>
        <w:tc>
          <w:tcPr>
            <w:tcW w:w="7937" w:type="dxa"/>
            <w:gridSpan w:val="5"/>
            <w:tcBorders>
              <w:bottom w:val="single" w:color="auto" w:sz="4" w:space="0"/>
            </w:tcBorders>
            <w:noWrap w:val="0"/>
            <w:vAlign w:val="top"/>
          </w:tcPr>
          <w:p w14:paraId="69CB6022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 xml:space="preserve">X-Service-Id=his.provinceDataUploadService, </w:t>
            </w:r>
          </w:p>
          <w:p w14:paraId="35A1B3C2">
            <w:pPr>
              <w:rPr>
                <w:rFonts w:hint="default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/>
              </w:rPr>
              <w:t>X-Service-Method=upload</w:t>
            </w:r>
            <w:r>
              <w:rPr>
                <w:rFonts w:hint="eastAsia" w:ascii="宋体" w:hAnsi="宋体" w:cs="宋体"/>
                <w:lang w:val="en-US" w:eastAsia="zh-CN"/>
              </w:rPr>
              <w:t>File</w:t>
            </w:r>
          </w:p>
        </w:tc>
      </w:tr>
      <w:tr w14:paraId="2B1C6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tcBorders>
              <w:bottom w:val="single" w:color="auto" w:sz="4" w:space="0"/>
            </w:tcBorders>
            <w:noWrap w:val="0"/>
            <w:vAlign w:val="top"/>
          </w:tcPr>
          <w:p w14:paraId="2D236908">
            <w:pPr>
              <w:jc w:val="center"/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说明</w:t>
            </w:r>
          </w:p>
        </w:tc>
        <w:tc>
          <w:tcPr>
            <w:tcW w:w="7937" w:type="dxa"/>
            <w:gridSpan w:val="5"/>
            <w:tcBorders>
              <w:bottom w:val="single" w:color="auto" w:sz="4" w:space="0"/>
            </w:tcBorders>
            <w:noWrap w:val="0"/>
            <w:vAlign w:val="top"/>
          </w:tcPr>
          <w:p w14:paraId="68363E2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向互联网医院监管平台推送医疗卫生耗材目录信息</w:t>
            </w:r>
          </w:p>
        </w:tc>
      </w:tr>
      <w:tr w14:paraId="2A08B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694" w:type="dxa"/>
            <w:shd w:val="clear" w:color="auto" w:fill="8DB3E2"/>
            <w:noWrap w:val="0"/>
            <w:vAlign w:val="top"/>
          </w:tcPr>
          <w:p w14:paraId="40940CC7">
            <w:pPr>
              <w:jc w:val="center"/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类型</w:t>
            </w:r>
          </w:p>
        </w:tc>
        <w:tc>
          <w:tcPr>
            <w:tcW w:w="1584" w:type="dxa"/>
            <w:shd w:val="clear" w:color="auto" w:fill="8DB3E2"/>
            <w:noWrap w:val="0"/>
            <w:vAlign w:val="top"/>
          </w:tcPr>
          <w:p w14:paraId="0C8AFFEE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参数</w:t>
            </w:r>
          </w:p>
        </w:tc>
        <w:tc>
          <w:tcPr>
            <w:tcW w:w="1666" w:type="dxa"/>
            <w:shd w:val="clear" w:color="auto" w:fill="8DB3E2"/>
            <w:noWrap w:val="0"/>
            <w:vAlign w:val="top"/>
          </w:tcPr>
          <w:p w14:paraId="5C4E1AFA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参数名称</w:t>
            </w:r>
          </w:p>
        </w:tc>
        <w:tc>
          <w:tcPr>
            <w:tcW w:w="1667" w:type="dxa"/>
            <w:shd w:val="clear" w:color="auto" w:fill="8DB3E2"/>
            <w:noWrap w:val="0"/>
            <w:vAlign w:val="top"/>
          </w:tcPr>
          <w:p w14:paraId="2AB17E10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字段类型</w:t>
            </w:r>
          </w:p>
        </w:tc>
        <w:tc>
          <w:tcPr>
            <w:tcW w:w="650" w:type="dxa"/>
            <w:shd w:val="clear" w:color="auto" w:fill="8DB3E2"/>
            <w:noWrap w:val="0"/>
            <w:vAlign w:val="top"/>
          </w:tcPr>
          <w:p w14:paraId="16723563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必输</w:t>
            </w:r>
          </w:p>
        </w:tc>
        <w:tc>
          <w:tcPr>
            <w:tcW w:w="2370" w:type="dxa"/>
            <w:shd w:val="clear" w:color="auto" w:fill="8DB3E2"/>
            <w:noWrap w:val="0"/>
            <w:vAlign w:val="top"/>
          </w:tcPr>
          <w:p w14:paraId="2E4C2DA0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说明</w:t>
            </w:r>
          </w:p>
        </w:tc>
      </w:tr>
      <w:tr w14:paraId="4C137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restart"/>
            <w:noWrap w:val="0"/>
            <w:vAlign w:val="top"/>
          </w:tcPr>
          <w:p w14:paraId="6C1D949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输入</w:t>
            </w:r>
          </w:p>
        </w:tc>
        <w:tc>
          <w:tcPr>
            <w:tcW w:w="1584" w:type="dxa"/>
            <w:noWrap w:val="0"/>
            <w:vAlign w:val="top"/>
          </w:tcPr>
          <w:p w14:paraId="6DE5DF6D">
            <w:pPr>
              <w:rPr>
                <w:rFonts w:hint="eastAsia" w:ascii="宋体" w:hAnsi="宋体" w:cs="宋体"/>
                <w:lang w:val="en-US" w:eastAsia="zh-CN"/>
              </w:rPr>
            </w:pPr>
            <w:r>
              <w:rPr>
                <w:rFonts w:hint="default" w:ascii="宋体" w:hAnsi="宋体" w:cs="宋体"/>
                <w:lang w:val="en-US" w:eastAsia="zh-CN"/>
              </w:rPr>
              <w:t>fileName</w:t>
            </w:r>
          </w:p>
          <w:p w14:paraId="31448B40">
            <w:pPr>
              <w:rPr>
                <w:rFonts w:hint="eastAsia" w:ascii="宋体" w:hAnsi="宋体" w:cs="宋体"/>
                <w:lang w:val="en-US" w:eastAsia="zh-CN"/>
              </w:rPr>
            </w:pPr>
          </w:p>
        </w:tc>
        <w:tc>
          <w:tcPr>
            <w:tcW w:w="1666" w:type="dxa"/>
            <w:noWrap w:val="0"/>
            <w:vAlign w:val="top"/>
          </w:tcPr>
          <w:p w14:paraId="4E3C4F37">
            <w:pPr>
              <w:rPr>
                <w:rFonts w:hint="default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文件名称</w:t>
            </w:r>
          </w:p>
        </w:tc>
        <w:tc>
          <w:tcPr>
            <w:tcW w:w="1667" w:type="dxa"/>
            <w:noWrap w:val="0"/>
            <w:vAlign w:val="top"/>
          </w:tcPr>
          <w:p w14:paraId="6E98698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11829AB1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4C9B407E">
            <w:pPr>
              <w:rPr>
                <w:rFonts w:ascii="宋体" w:hAnsi="宋体" w:cs="宋体"/>
              </w:rPr>
            </w:pPr>
          </w:p>
        </w:tc>
      </w:tr>
      <w:tr w14:paraId="20D52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055E685B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7386CC6B">
            <w:pPr>
              <w:rPr>
                <w:rFonts w:hint="eastAsia" w:ascii="宋体" w:hAnsi="宋体" w:cs="宋体"/>
                <w:lang w:val="en-US" w:eastAsia="zh-CN"/>
              </w:rPr>
            </w:pPr>
            <w:r>
              <w:rPr>
                <w:rFonts w:hint="default" w:ascii="宋体" w:hAnsi="宋体" w:cs="宋体"/>
                <w:lang w:val="en-US" w:eastAsia="zh-CN"/>
              </w:rPr>
              <w:t>contentBase64</w:t>
            </w:r>
          </w:p>
          <w:p w14:paraId="49B831E0">
            <w:pPr>
              <w:rPr>
                <w:rFonts w:hint="eastAsia" w:ascii="宋体" w:hAnsi="宋体" w:cs="宋体"/>
                <w:lang w:val="en-US" w:eastAsia="zh-CN"/>
              </w:rPr>
            </w:pPr>
          </w:p>
        </w:tc>
        <w:tc>
          <w:tcPr>
            <w:tcW w:w="1666" w:type="dxa"/>
            <w:noWrap w:val="0"/>
            <w:vAlign w:val="top"/>
          </w:tcPr>
          <w:p w14:paraId="615B29C3">
            <w:pPr>
              <w:rPr>
                <w:rFonts w:hint="default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文件base64串</w:t>
            </w:r>
          </w:p>
        </w:tc>
        <w:tc>
          <w:tcPr>
            <w:tcW w:w="1667" w:type="dxa"/>
            <w:noWrap w:val="0"/>
            <w:vAlign w:val="top"/>
          </w:tcPr>
          <w:p w14:paraId="0A9B5B1F">
            <w:pPr>
              <w:rPr>
                <w:rFonts w:ascii="宋体" w:hAnsi="宋体" w:cs="宋体"/>
              </w:rPr>
            </w:pPr>
          </w:p>
        </w:tc>
        <w:tc>
          <w:tcPr>
            <w:tcW w:w="650" w:type="dxa"/>
            <w:noWrap w:val="0"/>
            <w:vAlign w:val="top"/>
          </w:tcPr>
          <w:p w14:paraId="283DF836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55E93FCA">
            <w:pPr>
              <w:rPr>
                <w:rFonts w:hint="eastAsia" w:ascii="宋体" w:hAnsi="宋体" w:cs="宋体" w:eastAsiaTheme="minorEastAsia"/>
                <w:lang w:eastAsia="zh-CN"/>
              </w:rPr>
            </w:pPr>
          </w:p>
        </w:tc>
      </w:tr>
      <w:tr w14:paraId="45524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15970D4F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70D0BBCF">
            <w:pPr>
              <w:rPr>
                <w:rFonts w:hint="eastAsia" w:ascii="宋体" w:hAnsi="宋体" w:cs="宋体"/>
                <w:lang w:val="en-US" w:eastAsia="zh-CN"/>
              </w:rPr>
            </w:pPr>
            <w:r>
              <w:rPr>
                <w:rFonts w:hint="default" w:ascii="宋体" w:hAnsi="宋体" w:cs="宋体"/>
                <w:lang w:val="en-US" w:eastAsia="zh-CN"/>
              </w:rPr>
              <w:t>size</w:t>
            </w:r>
          </w:p>
          <w:p w14:paraId="0A5EEB00">
            <w:pPr>
              <w:rPr>
                <w:rFonts w:hint="eastAsia" w:ascii="宋体" w:hAnsi="宋体" w:cs="宋体"/>
                <w:lang w:val="en-US" w:eastAsia="zh-CN"/>
              </w:rPr>
            </w:pPr>
          </w:p>
        </w:tc>
        <w:tc>
          <w:tcPr>
            <w:tcW w:w="1666" w:type="dxa"/>
            <w:noWrap w:val="0"/>
            <w:vAlign w:val="top"/>
          </w:tcPr>
          <w:p w14:paraId="487D0444">
            <w:pPr>
              <w:rPr>
                <w:rFonts w:hint="default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文件大小</w:t>
            </w:r>
          </w:p>
        </w:tc>
        <w:tc>
          <w:tcPr>
            <w:tcW w:w="1667" w:type="dxa"/>
            <w:noWrap w:val="0"/>
            <w:vAlign w:val="top"/>
          </w:tcPr>
          <w:p w14:paraId="22F84D5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2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650" w:type="dxa"/>
            <w:noWrap w:val="0"/>
            <w:vAlign w:val="top"/>
          </w:tcPr>
          <w:p w14:paraId="4FD55ED2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7BFD4EE8">
            <w:pPr>
              <w:rPr>
                <w:rFonts w:ascii="宋体" w:hAnsi="宋体" w:cs="宋体"/>
              </w:rPr>
            </w:pPr>
          </w:p>
        </w:tc>
      </w:tr>
      <w:tr w14:paraId="7A5EE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78336786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74BE6D9A">
            <w:pPr>
              <w:rPr>
                <w:rFonts w:hint="eastAsia" w:ascii="宋体" w:hAnsi="宋体" w:cs="宋体"/>
                <w:lang w:val="en-US" w:eastAsia="zh-CN"/>
              </w:rPr>
            </w:pPr>
            <w:r>
              <w:rPr>
                <w:rFonts w:hint="default" w:ascii="宋体" w:hAnsi="宋体" w:cs="宋体"/>
                <w:lang w:val="en-US" w:eastAsia="zh-CN"/>
              </w:rPr>
              <w:t>type</w:t>
            </w:r>
          </w:p>
          <w:p w14:paraId="43B6EB43">
            <w:pPr>
              <w:rPr>
                <w:rFonts w:hint="eastAsia" w:ascii="宋体" w:hAnsi="宋体" w:cs="宋体"/>
                <w:lang w:val="en-US" w:eastAsia="zh-CN"/>
              </w:rPr>
            </w:pPr>
          </w:p>
        </w:tc>
        <w:tc>
          <w:tcPr>
            <w:tcW w:w="1666" w:type="dxa"/>
            <w:noWrap w:val="0"/>
            <w:vAlign w:val="top"/>
          </w:tcPr>
          <w:p w14:paraId="7B3E6755">
            <w:pPr>
              <w:rPr>
                <w:rFonts w:hint="default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文件类型</w:t>
            </w:r>
          </w:p>
        </w:tc>
        <w:tc>
          <w:tcPr>
            <w:tcW w:w="1667" w:type="dxa"/>
            <w:noWrap w:val="0"/>
            <w:vAlign w:val="top"/>
          </w:tcPr>
          <w:p w14:paraId="793B072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2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650" w:type="dxa"/>
            <w:noWrap w:val="0"/>
            <w:vAlign w:val="top"/>
          </w:tcPr>
          <w:p w14:paraId="6C18CFBC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5084DAF9">
            <w:pPr>
              <w:rPr>
                <w:rFonts w:ascii="宋体" w:hAnsi="宋体" w:cs="宋体"/>
              </w:rPr>
            </w:pPr>
          </w:p>
        </w:tc>
      </w:tr>
      <w:tr w14:paraId="1B8A0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1" w:type="dxa"/>
            <w:gridSpan w:val="6"/>
            <w:shd w:val="clear" w:color="auto" w:fill="5B9BD5"/>
            <w:noWrap w:val="0"/>
            <w:vAlign w:val="top"/>
          </w:tcPr>
          <w:p w14:paraId="7AF051F8">
            <w:pPr>
              <w:rPr>
                <w:rFonts w:ascii="宋体" w:hAnsi="宋体" w:cs="宋体"/>
                <w:color w:val="5B9BD5"/>
              </w:rPr>
            </w:pPr>
          </w:p>
        </w:tc>
      </w:tr>
      <w:tr w14:paraId="23D5A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4" w:type="dxa"/>
            <w:vMerge w:val="restart"/>
            <w:shd w:val="clear" w:color="auto" w:fill="auto"/>
            <w:noWrap w:val="0"/>
            <w:vAlign w:val="top"/>
          </w:tcPr>
          <w:p w14:paraId="3E1ECB2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584" w:type="dxa"/>
            <w:shd w:val="clear" w:color="auto" w:fill="auto"/>
            <w:noWrap w:val="0"/>
            <w:vAlign w:val="top"/>
          </w:tcPr>
          <w:p w14:paraId="0F1D500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code</w:t>
            </w:r>
          </w:p>
        </w:tc>
        <w:tc>
          <w:tcPr>
            <w:tcW w:w="1666" w:type="dxa"/>
            <w:shd w:val="clear" w:color="auto" w:fill="FFFFFF"/>
            <w:noWrap w:val="0"/>
            <w:vAlign w:val="center"/>
          </w:tcPr>
          <w:p w14:paraId="1158DE52">
            <w:pPr>
              <w:widowControl/>
              <w:jc w:val="left"/>
              <w:textAlignment w:val="center"/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返回代码</w:t>
            </w:r>
          </w:p>
        </w:tc>
        <w:tc>
          <w:tcPr>
            <w:tcW w:w="1667" w:type="dxa"/>
            <w:shd w:val="clear" w:color="auto" w:fill="FFFFFF"/>
            <w:noWrap w:val="0"/>
            <w:vAlign w:val="center"/>
          </w:tcPr>
          <w:p w14:paraId="134A4E51">
            <w:pPr>
              <w:widowControl/>
              <w:jc w:val="left"/>
              <w:textAlignment w:val="center"/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Int</w:t>
            </w:r>
          </w:p>
        </w:tc>
        <w:tc>
          <w:tcPr>
            <w:tcW w:w="650" w:type="dxa"/>
            <w:noWrap w:val="0"/>
            <w:vAlign w:val="top"/>
          </w:tcPr>
          <w:p w14:paraId="06780300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4750FBCB">
            <w:pPr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200成功， 非200 失败</w:t>
            </w:r>
          </w:p>
        </w:tc>
      </w:tr>
      <w:tr w14:paraId="295D8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4" w:type="dxa"/>
            <w:vMerge w:val="continue"/>
            <w:shd w:val="clear" w:color="auto" w:fill="auto"/>
            <w:noWrap w:val="0"/>
            <w:vAlign w:val="top"/>
          </w:tcPr>
          <w:p w14:paraId="570C2542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shd w:val="clear" w:color="auto" w:fill="auto"/>
            <w:noWrap w:val="0"/>
            <w:vAlign w:val="top"/>
          </w:tcPr>
          <w:p w14:paraId="1F3877C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msg</w:t>
            </w:r>
          </w:p>
        </w:tc>
        <w:tc>
          <w:tcPr>
            <w:tcW w:w="1666" w:type="dxa"/>
            <w:shd w:val="clear" w:color="auto" w:fill="FFFFFF"/>
            <w:noWrap w:val="0"/>
            <w:vAlign w:val="center"/>
          </w:tcPr>
          <w:p w14:paraId="2108124E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szCs w:val="18"/>
              </w:rPr>
              <w:t>错误信息</w:t>
            </w:r>
          </w:p>
        </w:tc>
        <w:tc>
          <w:tcPr>
            <w:tcW w:w="1667" w:type="dxa"/>
            <w:shd w:val="clear" w:color="auto" w:fill="FFFFFF"/>
            <w:noWrap w:val="0"/>
            <w:vAlign w:val="center"/>
          </w:tcPr>
          <w:p w14:paraId="730EE272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</w:rPr>
              <w:t>Varchar(200)</w:t>
            </w:r>
          </w:p>
        </w:tc>
        <w:tc>
          <w:tcPr>
            <w:tcW w:w="650" w:type="dxa"/>
            <w:noWrap w:val="0"/>
            <w:vAlign w:val="top"/>
          </w:tcPr>
          <w:p w14:paraId="00BBAA99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5CA40EDF">
            <w:pPr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失败描述</w:t>
            </w:r>
          </w:p>
        </w:tc>
      </w:tr>
      <w:tr w14:paraId="69F6B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4" w:type="dxa"/>
            <w:vMerge w:val="continue"/>
            <w:shd w:val="clear" w:color="auto" w:fill="auto"/>
            <w:noWrap w:val="0"/>
            <w:vAlign w:val="top"/>
          </w:tcPr>
          <w:p w14:paraId="7A1AEB6F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shd w:val="clear" w:color="auto" w:fill="auto"/>
            <w:noWrap w:val="0"/>
            <w:vAlign w:val="top"/>
          </w:tcPr>
          <w:p w14:paraId="701EA2D3">
            <w:pPr>
              <w:rPr>
                <w:rFonts w:hint="eastAsia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data</w:t>
            </w:r>
          </w:p>
        </w:tc>
        <w:tc>
          <w:tcPr>
            <w:tcW w:w="1666" w:type="dxa"/>
            <w:shd w:val="clear" w:color="auto" w:fill="FFFFFF"/>
            <w:noWrap w:val="0"/>
            <w:vAlign w:val="center"/>
          </w:tcPr>
          <w:p w14:paraId="0E4F4CD7">
            <w:pPr>
              <w:widowControl/>
              <w:jc w:val="left"/>
              <w:textAlignment w:val="center"/>
              <w:rPr>
                <w:rFonts w:hint="default" w:ascii="宋体" w:hAnsi="宋体" w:cs="宋体" w:eastAsiaTheme="minorEastAsia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Cs w:val="18"/>
                <w:lang w:val="en-US" w:eastAsia="zh-CN"/>
              </w:rPr>
              <w:t>附件id集合</w:t>
            </w:r>
          </w:p>
        </w:tc>
        <w:tc>
          <w:tcPr>
            <w:tcW w:w="1667" w:type="dxa"/>
            <w:shd w:val="clear" w:color="auto" w:fill="FFFFFF"/>
            <w:noWrap w:val="0"/>
            <w:vAlign w:val="center"/>
          </w:tcPr>
          <w:p w14:paraId="2BB44CF0">
            <w:pPr>
              <w:widowControl/>
              <w:jc w:val="left"/>
              <w:textAlignment w:val="center"/>
              <w:rPr>
                <w:rFonts w:hint="default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List</w:t>
            </w:r>
          </w:p>
        </w:tc>
        <w:tc>
          <w:tcPr>
            <w:tcW w:w="650" w:type="dxa"/>
            <w:noWrap w:val="0"/>
            <w:vAlign w:val="top"/>
          </w:tcPr>
          <w:p w14:paraId="6DD46C3D">
            <w:pPr>
              <w:jc w:val="center"/>
              <w:rPr>
                <w:rFonts w:hint="eastAsia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16F98D7A">
            <w:pPr>
              <w:rPr>
                <w:rFonts w:hint="default" w:ascii="宋体" w:hAnsi="宋体" w:cs="宋体" w:eastAsiaTheme="minorEastAsia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Cs w:val="18"/>
                <w:lang w:val="en-US" w:eastAsia="zh-CN"/>
              </w:rPr>
              <w:t>监管平台附件id的集合</w:t>
            </w:r>
          </w:p>
        </w:tc>
      </w:tr>
    </w:tbl>
    <w:p w14:paraId="645B74F3">
      <w:pPr>
        <w:ind w:left="840" w:leftChars="0" w:firstLine="420" w:firstLineChars="0"/>
        <w:rPr>
          <w:rFonts w:hint="default" w:ascii="宋体" w:hAnsi="宋体" w:eastAsia="宋体"/>
          <w:lang w:val="en-US" w:eastAsia="zh-CN"/>
        </w:rPr>
      </w:pPr>
    </w:p>
    <w:p w14:paraId="186BC0EE">
      <w:pPr>
        <w:pStyle w:val="5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接口示例</w:t>
      </w:r>
    </w:p>
    <w:p w14:paraId="2DEAFB05">
      <w:pPr>
        <w:ind w:firstLine="420"/>
        <w:rPr>
          <w:rFonts w:hint="eastAsia" w:ascii="宋体" w:hAnsi="宋体" w:cs="宋体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宋体"/>
          <w:lang w:val="en-US" w:eastAsia="zh-CN"/>
        </w:rPr>
        <w:t xml:space="preserve">见1.7 </w:t>
      </w:r>
      <w:r>
        <w:rPr>
          <w:rFonts w:hint="eastAsia" w:ascii="宋体" w:hAnsi="宋体" w:cs="宋体"/>
          <w:lang w:val="en-US" w:eastAsia="zh-CN"/>
        </w:rPr>
        <w:fldChar w:fldCharType="begin"/>
      </w:r>
      <w:r>
        <w:rPr>
          <w:rFonts w:hint="eastAsia" w:ascii="宋体" w:hAnsi="宋体" w:cs="宋体"/>
          <w:lang w:val="en-US" w:eastAsia="zh-CN"/>
        </w:rPr>
        <w:instrText xml:space="preserve"> HYPERLINK \l "_工具包调用说明" </w:instrText>
      </w:r>
      <w:r>
        <w:rPr>
          <w:rFonts w:hint="eastAsia" w:ascii="宋体" w:hAnsi="宋体" w:cs="宋体"/>
          <w:lang w:val="en-US" w:eastAsia="zh-CN"/>
        </w:rPr>
        <w:fldChar w:fldCharType="separate"/>
      </w:r>
      <w:r>
        <w:rPr>
          <w:rStyle w:val="19"/>
          <w:rFonts w:hint="eastAsia" w:ascii="宋体" w:hAnsi="宋体" w:cs="宋体"/>
          <w:lang w:val="en-US" w:eastAsia="zh-CN"/>
        </w:rPr>
        <w:t>工具包调用说明</w:t>
      </w:r>
      <w:r>
        <w:rPr>
          <w:rFonts w:hint="eastAsia" w:ascii="宋体" w:hAnsi="宋体" w:cs="宋体"/>
          <w:lang w:val="en-US" w:eastAsia="zh-CN"/>
        </w:rPr>
        <w:fldChar w:fldCharType="end"/>
      </w:r>
      <w:r>
        <w:rPr>
          <w:rFonts w:hint="eastAsia" w:ascii="宋体" w:hAnsi="宋体" w:cs="宋体" w:eastAsiaTheme="minorEastAsia"/>
          <w:kern w:val="2"/>
          <w:sz w:val="21"/>
          <w:szCs w:val="24"/>
          <w:lang w:val="en-US" w:eastAsia="zh-CN" w:bidi="ar-SA"/>
        </w:rPr>
        <w:t xml:space="preserve"> 调用PostUtil中的</w:t>
      </w:r>
      <w:r>
        <w:rPr>
          <w:rFonts w:hint="default" w:ascii="宋体" w:hAnsi="宋体" w:cs="宋体" w:eastAsiaTheme="minorEastAsia"/>
          <w:kern w:val="2"/>
          <w:sz w:val="21"/>
          <w:szCs w:val="24"/>
          <w:lang w:val="en-US" w:eastAsia="zh-CN" w:bidi="ar-SA"/>
        </w:rPr>
        <w:t>postFile</w:t>
      </w:r>
      <w:r>
        <w:rPr>
          <w:rFonts w:hint="eastAsia" w:ascii="宋体" w:hAnsi="宋体" w:cs="宋体" w:eastAsiaTheme="minorEastAsia"/>
          <w:kern w:val="2"/>
          <w:sz w:val="21"/>
          <w:szCs w:val="24"/>
          <w:lang w:val="en-US" w:eastAsia="zh-CN" w:bidi="ar-SA"/>
        </w:rPr>
        <w:t xml:space="preserve">方法 </w:t>
      </w:r>
    </w:p>
    <w:p w14:paraId="1471CEB7">
      <w:pPr>
        <w:ind w:firstLine="420"/>
        <w:rPr>
          <w:rFonts w:hint="eastAsia" w:ascii="宋体" w:hAnsi="宋体" w:cs="宋体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宋体" w:eastAsiaTheme="minorEastAsia"/>
          <w:kern w:val="2"/>
          <w:sz w:val="21"/>
          <w:szCs w:val="24"/>
          <w:lang w:val="en-US" w:eastAsia="zh-CN" w:bidi="ar-SA"/>
        </w:rPr>
        <w:t>接口地址为api/</w:t>
      </w:r>
      <w:r>
        <w:rPr>
          <w:rFonts w:hint="default" w:ascii="宋体" w:hAnsi="宋体" w:cs="宋体" w:eastAsiaTheme="minorEastAsia"/>
          <w:kern w:val="2"/>
          <w:sz w:val="21"/>
          <w:szCs w:val="24"/>
          <w:lang w:val="en-US" w:eastAsia="zh-CN" w:bidi="ar-SA"/>
        </w:rPr>
        <w:t>uploadFile</w:t>
      </w:r>
    </w:p>
    <w:p w14:paraId="686F31A7">
      <w:pPr>
        <w:ind w:firstLine="420"/>
        <w:rPr>
          <w:rFonts w:hint="default" w:ascii="宋体" w:hAnsi="宋体" w:cs="宋体" w:eastAsiaTheme="minorEastAsia"/>
          <w:szCs w:val="18"/>
          <w:lang w:val="en-US" w:eastAsia="zh-CN"/>
        </w:rPr>
      </w:pPr>
    </w:p>
    <w:p w14:paraId="0B1A92C1">
      <w:pPr>
        <w:ind w:firstLine="420"/>
        <w:rPr>
          <w:rFonts w:hint="default" w:ascii="宋体" w:hAnsi="宋体" w:cs="宋体"/>
          <w:lang w:val="en-US" w:eastAsia="zh-CN"/>
        </w:rPr>
      </w:pPr>
    </w:p>
    <w:p w14:paraId="35BB27BE"/>
    <w:p w14:paraId="4DEDB239">
      <w:pPr>
        <w:ind w:firstLine="420"/>
        <w:rPr>
          <w:rFonts w:hint="default" w:ascii="宋体" w:hAnsi="宋体" w:cs="宋体"/>
          <w:lang w:val="en-US" w:eastAsia="zh-CN"/>
        </w:rPr>
      </w:pPr>
    </w:p>
    <w:p w14:paraId="64329E21">
      <w:pPr>
        <w:pStyle w:val="3"/>
        <w:rPr>
          <w:rFonts w:ascii="宋体" w:hAnsi="宋体" w:eastAsia="宋体" w:cs="宋体"/>
        </w:rPr>
      </w:pPr>
      <w:bookmarkStart w:id="31" w:name="_Toc10089"/>
      <w:r>
        <w:rPr>
          <w:rFonts w:hint="eastAsia" w:ascii="宋体" w:hAnsi="宋体" w:eastAsia="宋体" w:cs="宋体"/>
        </w:rPr>
        <w:t>业务监管数据</w:t>
      </w:r>
      <w:bookmarkEnd w:id="29"/>
      <w:bookmarkEnd w:id="31"/>
    </w:p>
    <w:p w14:paraId="562747DB">
      <w:pPr>
        <w:pStyle w:val="4"/>
        <w:rPr>
          <w:rFonts w:ascii="宋体" w:hAnsi="宋体" w:eastAsia="宋体" w:cs="宋体"/>
        </w:rPr>
      </w:pPr>
      <w:bookmarkStart w:id="32" w:name="_Toc9653_WPSOffice_Level3"/>
      <w:bookmarkStart w:id="33" w:name="_Toc12"/>
      <w:r>
        <w:rPr>
          <w:rFonts w:hint="eastAsia" w:ascii="宋体" w:hAnsi="宋体" w:eastAsia="宋体" w:cs="宋体"/>
        </w:rPr>
        <w:t>在线咨询信息</w:t>
      </w:r>
      <w:bookmarkEnd w:id="32"/>
      <w:bookmarkEnd w:id="33"/>
    </w:p>
    <w:p w14:paraId="7408A1DF">
      <w:pPr>
        <w:pStyle w:val="5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数据推送机制</w:t>
      </w:r>
    </w:p>
    <w:p w14:paraId="0466B43A">
      <w:pPr>
        <w:ind w:firstLine="420"/>
        <w:rPr>
          <w:rFonts w:ascii="宋体" w:hAnsi="宋体" w:cs="宋体"/>
        </w:rPr>
      </w:pPr>
      <w:r>
        <w:rPr>
          <w:rFonts w:hint="eastAsia" w:ascii="宋体" w:hAnsi="宋体" w:cs="宋体"/>
        </w:rPr>
        <w:t>各互联网医院，在每天晚上固定时间点，向平台推送前一天已经结束的的咨询数据。</w:t>
      </w:r>
    </w:p>
    <w:p w14:paraId="7D6C7418">
      <w:pPr>
        <w:pStyle w:val="5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在线咨询信息推送接口</w:t>
      </w:r>
    </w:p>
    <w:tbl>
      <w:tblPr>
        <w:tblStyle w:val="15"/>
        <w:tblW w:w="863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8"/>
        <w:gridCol w:w="1600"/>
        <w:gridCol w:w="1666"/>
        <w:gridCol w:w="1667"/>
        <w:gridCol w:w="650"/>
        <w:gridCol w:w="2370"/>
      </w:tblGrid>
      <w:tr w14:paraId="0BDD1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78" w:type="dxa"/>
            <w:tcBorders>
              <w:bottom w:val="single" w:color="auto" w:sz="4" w:space="0"/>
            </w:tcBorders>
            <w:noWrap w:val="0"/>
            <w:vAlign w:val="top"/>
          </w:tcPr>
          <w:p w14:paraId="49D8E11F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操作名称</w:t>
            </w:r>
          </w:p>
        </w:tc>
        <w:tc>
          <w:tcPr>
            <w:tcW w:w="7953" w:type="dxa"/>
            <w:gridSpan w:val="5"/>
            <w:tcBorders>
              <w:bottom w:val="single" w:color="auto" w:sz="4" w:space="0"/>
            </w:tcBorders>
            <w:noWrap w:val="0"/>
            <w:vAlign w:val="top"/>
          </w:tcPr>
          <w:p w14:paraId="4C9BB83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X-Service-Id=his.provinceDataUploadService, X-Service-Method=uploadConsultIndicators</w:t>
            </w:r>
          </w:p>
        </w:tc>
      </w:tr>
      <w:tr w14:paraId="23EB7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tcBorders>
              <w:bottom w:val="single" w:color="auto" w:sz="4" w:space="0"/>
            </w:tcBorders>
            <w:noWrap w:val="0"/>
            <w:vAlign w:val="top"/>
          </w:tcPr>
          <w:p w14:paraId="5E9D4830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说明</w:t>
            </w:r>
          </w:p>
        </w:tc>
        <w:tc>
          <w:tcPr>
            <w:tcW w:w="7953" w:type="dxa"/>
            <w:gridSpan w:val="5"/>
            <w:tcBorders>
              <w:bottom w:val="single" w:color="auto" w:sz="4" w:space="0"/>
            </w:tcBorders>
            <w:noWrap w:val="0"/>
            <w:vAlign w:val="top"/>
          </w:tcPr>
          <w:p w14:paraId="71DAB9F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向互联网医院监管平台推送在线咨询详细信息</w:t>
            </w:r>
          </w:p>
        </w:tc>
      </w:tr>
      <w:tr w14:paraId="13F20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678" w:type="dxa"/>
            <w:shd w:val="clear" w:color="auto" w:fill="8DB3E2"/>
            <w:noWrap w:val="0"/>
            <w:vAlign w:val="top"/>
          </w:tcPr>
          <w:p w14:paraId="2DD43E1E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类型</w:t>
            </w:r>
          </w:p>
        </w:tc>
        <w:tc>
          <w:tcPr>
            <w:tcW w:w="1600" w:type="dxa"/>
            <w:shd w:val="clear" w:color="auto" w:fill="8DB3E2"/>
            <w:noWrap w:val="0"/>
            <w:vAlign w:val="top"/>
          </w:tcPr>
          <w:p w14:paraId="7BB0D98A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参数</w:t>
            </w:r>
          </w:p>
        </w:tc>
        <w:tc>
          <w:tcPr>
            <w:tcW w:w="1666" w:type="dxa"/>
            <w:shd w:val="clear" w:color="auto" w:fill="8DB3E2"/>
            <w:noWrap w:val="0"/>
            <w:vAlign w:val="top"/>
          </w:tcPr>
          <w:p w14:paraId="13909D91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参数名称</w:t>
            </w:r>
          </w:p>
        </w:tc>
        <w:tc>
          <w:tcPr>
            <w:tcW w:w="1667" w:type="dxa"/>
            <w:shd w:val="clear" w:color="auto" w:fill="8DB3E2"/>
            <w:noWrap w:val="0"/>
            <w:vAlign w:val="top"/>
          </w:tcPr>
          <w:p w14:paraId="65098DBE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字段类型</w:t>
            </w:r>
          </w:p>
        </w:tc>
        <w:tc>
          <w:tcPr>
            <w:tcW w:w="650" w:type="dxa"/>
            <w:shd w:val="clear" w:color="auto" w:fill="8DB3E2"/>
            <w:noWrap w:val="0"/>
            <w:vAlign w:val="top"/>
          </w:tcPr>
          <w:p w14:paraId="10492FFC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必输</w:t>
            </w:r>
          </w:p>
        </w:tc>
        <w:tc>
          <w:tcPr>
            <w:tcW w:w="2370" w:type="dxa"/>
            <w:shd w:val="clear" w:color="auto" w:fill="8DB3E2"/>
            <w:noWrap w:val="0"/>
            <w:vAlign w:val="top"/>
          </w:tcPr>
          <w:p w14:paraId="659765BA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说明</w:t>
            </w:r>
          </w:p>
        </w:tc>
      </w:tr>
      <w:tr w14:paraId="5A063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vMerge w:val="restart"/>
            <w:noWrap w:val="0"/>
            <w:vAlign w:val="top"/>
          </w:tcPr>
          <w:p w14:paraId="5D25391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输入List</w:t>
            </w:r>
          </w:p>
        </w:tc>
        <w:tc>
          <w:tcPr>
            <w:tcW w:w="1600" w:type="dxa"/>
            <w:noWrap w:val="0"/>
            <w:vAlign w:val="top"/>
          </w:tcPr>
          <w:p w14:paraId="6F5D1CF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organID</w:t>
            </w:r>
          </w:p>
        </w:tc>
        <w:tc>
          <w:tcPr>
            <w:tcW w:w="1666" w:type="dxa"/>
            <w:noWrap w:val="0"/>
            <w:vAlign w:val="top"/>
          </w:tcPr>
          <w:p w14:paraId="2FD8895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机构唯一号</w:t>
            </w:r>
          </w:p>
        </w:tc>
        <w:tc>
          <w:tcPr>
            <w:tcW w:w="1667" w:type="dxa"/>
            <w:noWrap w:val="0"/>
            <w:vAlign w:val="top"/>
          </w:tcPr>
          <w:p w14:paraId="3670B98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Varchar(20)</w:t>
            </w:r>
          </w:p>
        </w:tc>
        <w:tc>
          <w:tcPr>
            <w:tcW w:w="650" w:type="dxa"/>
            <w:noWrap w:val="0"/>
            <w:vAlign w:val="top"/>
          </w:tcPr>
          <w:p w14:paraId="0D73919A">
            <w:pPr>
              <w:jc w:val="center"/>
              <w:rPr>
                <w:rFonts w:ascii="宋体" w:hAnsi="宋体" w:cs="宋体"/>
                <w:color w:val="auto"/>
                <w:u w:val="none"/>
              </w:rPr>
            </w:pPr>
            <w:r>
              <w:rPr>
                <w:rFonts w:hint="eastAsia" w:ascii="宋体" w:hAnsi="宋体" w:cs="宋体"/>
                <w:color w:val="auto"/>
                <w:u w:val="none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6B7D557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全国统一的组织机构代码</w:t>
            </w:r>
          </w:p>
        </w:tc>
      </w:tr>
      <w:tr w14:paraId="11C26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vMerge w:val="continue"/>
            <w:noWrap w:val="0"/>
            <w:vAlign w:val="top"/>
          </w:tcPr>
          <w:p w14:paraId="5C7A6FFF">
            <w:pPr>
              <w:rPr>
                <w:rFonts w:ascii="宋体" w:hAnsi="宋体" w:cs="宋体"/>
              </w:rPr>
            </w:pPr>
          </w:p>
        </w:tc>
        <w:tc>
          <w:tcPr>
            <w:tcW w:w="1600" w:type="dxa"/>
            <w:noWrap w:val="0"/>
            <w:vAlign w:val="top"/>
          </w:tcPr>
          <w:p w14:paraId="1804B99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unitID</w:t>
            </w:r>
          </w:p>
        </w:tc>
        <w:tc>
          <w:tcPr>
            <w:tcW w:w="1666" w:type="dxa"/>
            <w:noWrap w:val="0"/>
            <w:vAlign w:val="top"/>
          </w:tcPr>
          <w:p w14:paraId="424253B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监管平台机构ID</w:t>
            </w:r>
          </w:p>
        </w:tc>
        <w:tc>
          <w:tcPr>
            <w:tcW w:w="1667" w:type="dxa"/>
            <w:noWrap w:val="0"/>
            <w:vAlign w:val="top"/>
          </w:tcPr>
          <w:p w14:paraId="272A004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02A41815">
            <w:pPr>
              <w:jc w:val="center"/>
              <w:rPr>
                <w:rFonts w:ascii="宋体" w:hAnsi="宋体" w:cs="宋体"/>
                <w:color w:val="auto"/>
                <w:u w:val="none"/>
              </w:rPr>
            </w:pPr>
            <w:r>
              <w:rPr>
                <w:rFonts w:hint="eastAsia" w:ascii="宋体" w:hAnsi="宋体" w:cs="宋体"/>
                <w:color w:val="auto"/>
                <w:u w:val="none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20A29E41">
            <w:pPr>
              <w:rPr>
                <w:rFonts w:hint="eastAsia" w:ascii="宋体" w:hAnsi="宋体" w:cs="宋体" w:eastAsiaTheme="minorEastAsia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平台分配，登录系统“秘钥生成及管理”处可查</w:t>
            </w:r>
          </w:p>
        </w:tc>
      </w:tr>
      <w:tr w14:paraId="10BFA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vMerge w:val="continue"/>
            <w:noWrap w:val="0"/>
            <w:vAlign w:val="top"/>
          </w:tcPr>
          <w:p w14:paraId="0E33384E">
            <w:pPr>
              <w:rPr>
                <w:rFonts w:ascii="宋体" w:hAnsi="宋体" w:cs="宋体"/>
              </w:rPr>
            </w:pPr>
          </w:p>
        </w:tc>
        <w:tc>
          <w:tcPr>
            <w:tcW w:w="1600" w:type="dxa"/>
            <w:noWrap w:val="0"/>
            <w:vAlign w:val="top"/>
          </w:tcPr>
          <w:p w14:paraId="41B9899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organName</w:t>
            </w:r>
          </w:p>
        </w:tc>
        <w:tc>
          <w:tcPr>
            <w:tcW w:w="1666" w:type="dxa"/>
            <w:noWrap w:val="0"/>
            <w:vAlign w:val="top"/>
          </w:tcPr>
          <w:p w14:paraId="0C0147D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机构名称</w:t>
            </w:r>
          </w:p>
        </w:tc>
        <w:tc>
          <w:tcPr>
            <w:tcW w:w="1667" w:type="dxa"/>
            <w:noWrap w:val="0"/>
            <w:vAlign w:val="top"/>
          </w:tcPr>
          <w:p w14:paraId="3726D24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0807E1C6">
            <w:pPr>
              <w:jc w:val="center"/>
              <w:rPr>
                <w:rFonts w:ascii="宋体" w:hAnsi="宋体" w:cs="宋体"/>
                <w:color w:val="auto"/>
                <w:u w:val="none"/>
              </w:rPr>
            </w:pPr>
            <w:r>
              <w:rPr>
                <w:rFonts w:hint="eastAsia" w:ascii="宋体" w:hAnsi="宋体" w:cs="宋体"/>
                <w:color w:val="auto"/>
                <w:u w:val="none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760D6F9A">
            <w:pPr>
              <w:rPr>
                <w:rFonts w:ascii="宋体" w:hAnsi="宋体" w:cs="宋体"/>
              </w:rPr>
            </w:pPr>
          </w:p>
        </w:tc>
      </w:tr>
      <w:tr w14:paraId="77F7D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vMerge w:val="continue"/>
            <w:noWrap w:val="0"/>
            <w:vAlign w:val="top"/>
          </w:tcPr>
          <w:p w14:paraId="605EB70F">
            <w:pPr>
              <w:rPr>
                <w:rFonts w:ascii="宋体" w:hAnsi="宋体" w:cs="宋体"/>
              </w:rPr>
            </w:pPr>
          </w:p>
        </w:tc>
        <w:tc>
          <w:tcPr>
            <w:tcW w:w="1600" w:type="dxa"/>
            <w:noWrap w:val="0"/>
            <w:vAlign w:val="top"/>
          </w:tcPr>
          <w:p w14:paraId="2F5F4D0E">
            <w:pPr>
              <w:rPr>
                <w:rFonts w:ascii="宋体" w:hAnsi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</w:rPr>
              <w:t>bussID</w:t>
            </w:r>
          </w:p>
        </w:tc>
        <w:tc>
          <w:tcPr>
            <w:tcW w:w="1666" w:type="dxa"/>
            <w:noWrap w:val="0"/>
            <w:vAlign w:val="top"/>
          </w:tcPr>
          <w:p w14:paraId="7CC1D290">
            <w:pPr>
              <w:rPr>
                <w:rFonts w:ascii="宋体" w:hAnsi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</w:rPr>
              <w:t>咨询记录Id</w:t>
            </w:r>
          </w:p>
        </w:tc>
        <w:tc>
          <w:tcPr>
            <w:tcW w:w="1667" w:type="dxa"/>
            <w:noWrap w:val="0"/>
            <w:vAlign w:val="top"/>
          </w:tcPr>
          <w:p w14:paraId="333A1743">
            <w:pPr>
              <w:rPr>
                <w:rFonts w:ascii="宋体" w:hAnsi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</w:rPr>
              <w:t>Varchar(</w:t>
            </w:r>
            <w:r>
              <w:rPr>
                <w:rFonts w:ascii="宋体" w:hAnsi="宋体" w:cs="宋体"/>
                <w:color w:val="auto"/>
              </w:rPr>
              <w:t>5</w:t>
            </w:r>
            <w:r>
              <w:rPr>
                <w:rFonts w:hint="eastAsia" w:ascii="宋体" w:hAnsi="宋体" w:cs="宋体"/>
                <w:color w:val="auto"/>
              </w:rPr>
              <w:t>0)</w:t>
            </w:r>
          </w:p>
        </w:tc>
        <w:tc>
          <w:tcPr>
            <w:tcW w:w="650" w:type="dxa"/>
            <w:noWrap w:val="0"/>
            <w:vAlign w:val="top"/>
          </w:tcPr>
          <w:p w14:paraId="22857A98">
            <w:pPr>
              <w:jc w:val="center"/>
              <w:rPr>
                <w:rFonts w:ascii="宋体" w:hAnsi="宋体" w:cs="宋体"/>
                <w:color w:val="auto"/>
                <w:u w:val="none"/>
              </w:rPr>
            </w:pPr>
            <w:r>
              <w:rPr>
                <w:rFonts w:hint="eastAsia" w:ascii="宋体" w:hAnsi="宋体" w:cs="宋体"/>
                <w:color w:val="auto"/>
                <w:u w:val="none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61CDF2D8">
            <w:pPr>
              <w:rPr>
                <w:rFonts w:ascii="宋体" w:hAnsi="宋体" w:cs="宋体"/>
                <w:color w:val="auto"/>
              </w:rPr>
            </w:pPr>
          </w:p>
        </w:tc>
      </w:tr>
      <w:tr w14:paraId="6EA12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vMerge w:val="continue"/>
            <w:noWrap w:val="0"/>
            <w:vAlign w:val="top"/>
          </w:tcPr>
          <w:p w14:paraId="4792B916">
            <w:pPr>
              <w:rPr>
                <w:rFonts w:ascii="宋体" w:hAnsi="宋体" w:cs="宋体"/>
              </w:rPr>
            </w:pPr>
          </w:p>
        </w:tc>
        <w:tc>
          <w:tcPr>
            <w:tcW w:w="1600" w:type="dxa"/>
            <w:noWrap w:val="0"/>
            <w:vAlign w:val="top"/>
          </w:tcPr>
          <w:p w14:paraId="18C09F88">
            <w:pPr>
              <w:rPr>
                <w:rFonts w:ascii="宋体" w:hAnsi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  <w:lang w:val="en-US" w:eastAsia="zh-CN"/>
              </w:rPr>
              <w:t>s</w:t>
            </w:r>
            <w:r>
              <w:rPr>
                <w:rFonts w:hint="eastAsia" w:ascii="宋体" w:hAnsi="宋体" w:cs="宋体"/>
                <w:color w:val="auto"/>
              </w:rPr>
              <w:t>ubjectCode</w:t>
            </w:r>
          </w:p>
        </w:tc>
        <w:tc>
          <w:tcPr>
            <w:tcW w:w="1666" w:type="dxa"/>
            <w:noWrap w:val="0"/>
            <w:vAlign w:val="top"/>
          </w:tcPr>
          <w:p w14:paraId="40B165AE">
            <w:pPr>
              <w:rPr>
                <w:rFonts w:ascii="宋体" w:hAnsi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</w:rPr>
              <w:t>咨询医(药、护</w:t>
            </w:r>
            <w:r>
              <w:rPr>
                <w:rFonts w:ascii="宋体" w:hAnsi="宋体" w:cs="宋体"/>
                <w:color w:val="auto"/>
              </w:rPr>
              <w:t>)</w:t>
            </w:r>
            <w:r>
              <w:rPr>
                <w:rFonts w:hint="eastAsia" w:ascii="宋体" w:hAnsi="宋体" w:cs="宋体"/>
                <w:color w:val="auto"/>
              </w:rPr>
              <w:t>师所属专业代码（诊疗科目代码）</w:t>
            </w:r>
          </w:p>
        </w:tc>
        <w:tc>
          <w:tcPr>
            <w:tcW w:w="1667" w:type="dxa"/>
            <w:noWrap w:val="0"/>
            <w:vAlign w:val="top"/>
          </w:tcPr>
          <w:p w14:paraId="4F22242B">
            <w:pPr>
              <w:rPr>
                <w:rFonts w:ascii="宋体" w:hAnsi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</w:rPr>
              <w:t>Varchar(10)</w:t>
            </w:r>
          </w:p>
        </w:tc>
        <w:tc>
          <w:tcPr>
            <w:tcW w:w="650" w:type="dxa"/>
            <w:noWrap w:val="0"/>
            <w:vAlign w:val="top"/>
          </w:tcPr>
          <w:p w14:paraId="7D47D3C6">
            <w:pPr>
              <w:jc w:val="center"/>
              <w:rPr>
                <w:rFonts w:ascii="宋体" w:hAnsi="宋体" w:cs="宋体"/>
                <w:color w:val="auto"/>
                <w:u w:val="none"/>
              </w:rPr>
            </w:pPr>
            <w:r>
              <w:rPr>
                <w:rFonts w:hint="eastAsia" w:ascii="宋体" w:hAnsi="宋体" w:cs="宋体"/>
                <w:color w:val="auto"/>
                <w:u w:val="none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4C22B7B3">
            <w:pPr>
              <w:rPr>
                <w:rFonts w:hint="eastAsia" w:ascii="宋体" w:hAnsi="宋体" w:cs="宋体" w:eastAsiaTheme="minor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见字典，</w:t>
            </w:r>
            <w:ins w:id="0" w:author="周芳" w:date="2024-11-14T11:44:01Z">
              <w:r>
                <w:rPr>
                  <w:color w:val="auto"/>
                </w:rPr>
                <w:fldChar w:fldCharType="begin"/>
              </w:r>
            </w:ins>
            <w:ins w:id="1" w:author="周芳" w:date="2024-11-14T11:44:01Z">
              <w:r>
                <w:rPr>
                  <w:color w:val="auto"/>
                </w:rPr>
                <w:instrText xml:space="preserve"> HYPERLINK \l "_国家诊疗科目字典（专科字典）" </w:instrText>
              </w:r>
            </w:ins>
            <w:ins w:id="2" w:author="周芳" w:date="2024-11-14T11:44:01Z">
              <w:r>
                <w:rPr>
                  <w:color w:val="auto"/>
                </w:rPr>
                <w:fldChar w:fldCharType="separate"/>
              </w:r>
            </w:ins>
            <w:ins w:id="3" w:author="周芳" w:date="2024-11-14T11:44:01Z">
              <w:r>
                <w:rPr>
                  <w:rStyle w:val="19"/>
                  <w:rFonts w:hint="eastAsia" w:ascii="宋体" w:hAnsi="宋体" w:cs="宋体"/>
                  <w:color w:val="auto"/>
                </w:rPr>
                <w:t>国家诊疗科目编码</w:t>
              </w:r>
            </w:ins>
            <w:ins w:id="4" w:author="周芳" w:date="2024-11-14T11:44:01Z">
              <w:r>
                <w:rPr>
                  <w:rStyle w:val="19"/>
                  <w:rFonts w:hint="eastAsia" w:ascii="宋体" w:hAnsi="宋体" w:cs="宋体"/>
                  <w:color w:val="auto"/>
                </w:rPr>
                <w:fldChar w:fldCharType="end"/>
              </w:r>
            </w:ins>
          </w:p>
        </w:tc>
      </w:tr>
      <w:tr w14:paraId="215B4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vMerge w:val="continue"/>
            <w:noWrap w:val="0"/>
            <w:vAlign w:val="top"/>
          </w:tcPr>
          <w:p w14:paraId="3961F27C">
            <w:pPr>
              <w:rPr>
                <w:rFonts w:ascii="宋体" w:hAnsi="宋体" w:cs="宋体"/>
              </w:rPr>
            </w:pPr>
          </w:p>
        </w:tc>
        <w:tc>
          <w:tcPr>
            <w:tcW w:w="1600" w:type="dxa"/>
            <w:noWrap w:val="0"/>
            <w:vAlign w:val="top"/>
          </w:tcPr>
          <w:p w14:paraId="1110C8F5">
            <w:pPr>
              <w:rPr>
                <w:rFonts w:ascii="宋体" w:hAnsi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  <w:lang w:val="en-US" w:eastAsia="zh-CN"/>
              </w:rPr>
              <w:t>s</w:t>
            </w:r>
            <w:r>
              <w:rPr>
                <w:rFonts w:hint="eastAsia" w:ascii="宋体" w:hAnsi="宋体" w:cs="宋体"/>
                <w:color w:val="auto"/>
              </w:rPr>
              <w:t>ubjectName</w:t>
            </w:r>
          </w:p>
        </w:tc>
        <w:tc>
          <w:tcPr>
            <w:tcW w:w="1666" w:type="dxa"/>
            <w:noWrap w:val="0"/>
            <w:vAlign w:val="top"/>
          </w:tcPr>
          <w:p w14:paraId="5E41AF3B">
            <w:pPr>
              <w:rPr>
                <w:rFonts w:ascii="宋体" w:hAnsi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</w:rPr>
              <w:t>咨询医(药、护</w:t>
            </w:r>
            <w:r>
              <w:rPr>
                <w:rFonts w:ascii="宋体" w:hAnsi="宋体" w:cs="宋体"/>
                <w:color w:val="auto"/>
              </w:rPr>
              <w:t>)</w:t>
            </w:r>
            <w:r>
              <w:rPr>
                <w:rFonts w:hint="eastAsia" w:ascii="宋体" w:hAnsi="宋体" w:cs="宋体"/>
                <w:color w:val="auto"/>
              </w:rPr>
              <w:t>师所属专业名称（诊疗科目名称）</w:t>
            </w:r>
          </w:p>
        </w:tc>
        <w:tc>
          <w:tcPr>
            <w:tcW w:w="1667" w:type="dxa"/>
            <w:noWrap w:val="0"/>
            <w:vAlign w:val="top"/>
          </w:tcPr>
          <w:p w14:paraId="61B31472">
            <w:pPr>
              <w:rPr>
                <w:rFonts w:ascii="宋体" w:hAnsi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</w:rPr>
              <w:t>Varchar(30)</w:t>
            </w:r>
          </w:p>
        </w:tc>
        <w:tc>
          <w:tcPr>
            <w:tcW w:w="650" w:type="dxa"/>
            <w:noWrap w:val="0"/>
            <w:vAlign w:val="top"/>
          </w:tcPr>
          <w:p w14:paraId="2B28A212">
            <w:pPr>
              <w:jc w:val="center"/>
              <w:rPr>
                <w:rFonts w:ascii="宋体" w:hAnsi="宋体" w:cs="宋体"/>
                <w:color w:val="auto"/>
                <w:u w:val="none"/>
              </w:rPr>
            </w:pPr>
            <w:r>
              <w:rPr>
                <w:rFonts w:hint="eastAsia" w:ascii="宋体" w:hAnsi="宋体" w:cs="宋体"/>
                <w:color w:val="auto"/>
                <w:u w:val="none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5D76F3DC">
            <w:pPr>
              <w:rPr>
                <w:rFonts w:ascii="宋体" w:hAnsi="宋体" w:cs="宋体"/>
                <w:color w:val="auto"/>
              </w:rPr>
            </w:pPr>
          </w:p>
        </w:tc>
      </w:tr>
      <w:tr w14:paraId="59BB8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vMerge w:val="continue"/>
            <w:noWrap w:val="0"/>
            <w:vAlign w:val="top"/>
          </w:tcPr>
          <w:p w14:paraId="6C2C1E69">
            <w:pPr>
              <w:rPr>
                <w:rFonts w:ascii="宋体" w:hAnsi="宋体" w:cs="宋体"/>
              </w:rPr>
            </w:pPr>
          </w:p>
        </w:tc>
        <w:tc>
          <w:tcPr>
            <w:tcW w:w="1600" w:type="dxa"/>
            <w:noWrap w:val="0"/>
            <w:vAlign w:val="top"/>
          </w:tcPr>
          <w:p w14:paraId="1C755A2E">
            <w:pPr>
              <w:rPr>
                <w:rFonts w:hint="eastAsia" w:ascii="宋体" w:hAnsi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</w:rPr>
              <w:t>deptID</w:t>
            </w:r>
          </w:p>
        </w:tc>
        <w:tc>
          <w:tcPr>
            <w:tcW w:w="1666" w:type="dxa"/>
            <w:noWrap w:val="0"/>
            <w:vAlign w:val="top"/>
          </w:tcPr>
          <w:p w14:paraId="7DEB8D5F">
            <w:pPr>
              <w:rPr>
                <w:rFonts w:hint="default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lang w:val="en-US" w:eastAsia="zh-CN"/>
              </w:rPr>
              <w:t>科室分类编码</w:t>
            </w:r>
          </w:p>
        </w:tc>
        <w:tc>
          <w:tcPr>
            <w:tcW w:w="1667" w:type="dxa"/>
            <w:noWrap w:val="0"/>
            <w:vAlign w:val="top"/>
          </w:tcPr>
          <w:p w14:paraId="18814305">
            <w:pPr>
              <w:rPr>
                <w:rFonts w:hint="eastAsia" w:ascii="宋体" w:hAnsi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</w:rPr>
              <w:t>Varchar(</w:t>
            </w:r>
            <w:r>
              <w:rPr>
                <w:rFonts w:hint="eastAsia" w:ascii="宋体" w:hAnsi="宋体" w:cs="宋体"/>
                <w:color w:val="auto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color w:val="auto"/>
              </w:rPr>
              <w:t>0)</w:t>
            </w:r>
          </w:p>
        </w:tc>
        <w:tc>
          <w:tcPr>
            <w:tcW w:w="650" w:type="dxa"/>
            <w:noWrap w:val="0"/>
            <w:vAlign w:val="top"/>
          </w:tcPr>
          <w:p w14:paraId="7CCE2D07">
            <w:pPr>
              <w:jc w:val="center"/>
              <w:rPr>
                <w:rFonts w:hint="eastAsia" w:ascii="宋体" w:hAnsi="宋体" w:eastAsia="宋体" w:cs="宋体"/>
                <w:color w:val="auto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u w:val="none"/>
                <w:lang w:val="en-US" w:eastAsia="zh-CN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4024773F">
            <w:pPr>
              <w:rPr>
                <w:rFonts w:hint="default" w:ascii="宋体" w:hAnsi="宋体" w:cs="宋体" w:eastAsiaTheme="minorEastAsia"/>
                <w:color w:val="auto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lang w:val="en-US" w:eastAsia="zh-CN"/>
              </w:rPr>
              <w:t>见字典，</w:t>
            </w:r>
            <w:r>
              <w:rPr>
                <w:rFonts w:hint="eastAsia" w:ascii="宋体" w:hAnsi="宋体" w:cs="宋体"/>
                <w:color w:val="auto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color w:val="auto"/>
                <w:lang w:val="en-US" w:eastAsia="zh-CN"/>
              </w:rPr>
              <w:instrText xml:space="preserve"> HYPERLINK \l "_科室类别字典" </w:instrText>
            </w:r>
            <w:r>
              <w:rPr>
                <w:rFonts w:hint="eastAsia" w:ascii="宋体" w:hAnsi="宋体" w:cs="宋体"/>
                <w:color w:val="auto"/>
                <w:lang w:val="en-US" w:eastAsia="zh-CN"/>
              </w:rPr>
              <w:fldChar w:fldCharType="separate"/>
            </w:r>
            <w:r>
              <w:rPr>
                <w:rStyle w:val="20"/>
                <w:rFonts w:hint="eastAsia" w:ascii="宋体" w:hAnsi="宋体" w:cs="宋体"/>
                <w:color w:val="auto"/>
                <w:lang w:val="en-US" w:eastAsia="zh-CN"/>
              </w:rPr>
              <w:t>科室类别字典</w:t>
            </w:r>
            <w:r>
              <w:rPr>
                <w:rFonts w:hint="eastAsia" w:ascii="宋体" w:hAnsi="宋体" w:cs="宋体"/>
                <w:color w:val="auto"/>
                <w:lang w:val="en-US" w:eastAsia="zh-CN"/>
              </w:rPr>
              <w:fldChar w:fldCharType="end"/>
            </w:r>
          </w:p>
        </w:tc>
      </w:tr>
      <w:tr w14:paraId="35E84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vMerge w:val="continue"/>
            <w:noWrap w:val="0"/>
            <w:vAlign w:val="top"/>
          </w:tcPr>
          <w:p w14:paraId="5075D04D">
            <w:pPr>
              <w:rPr>
                <w:rFonts w:ascii="宋体" w:hAnsi="宋体" w:cs="宋体"/>
              </w:rPr>
            </w:pPr>
          </w:p>
        </w:tc>
        <w:tc>
          <w:tcPr>
            <w:tcW w:w="1600" w:type="dxa"/>
            <w:noWrap w:val="0"/>
            <w:vAlign w:val="top"/>
          </w:tcPr>
          <w:p w14:paraId="2255CC84">
            <w:pPr>
              <w:rPr>
                <w:rFonts w:hint="eastAsia" w:ascii="宋体" w:hAnsi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</w:rPr>
              <w:t>deptName</w:t>
            </w:r>
          </w:p>
        </w:tc>
        <w:tc>
          <w:tcPr>
            <w:tcW w:w="1666" w:type="dxa"/>
            <w:noWrap w:val="0"/>
            <w:vAlign w:val="top"/>
          </w:tcPr>
          <w:p w14:paraId="3A142674">
            <w:pPr>
              <w:rPr>
                <w:rFonts w:hint="default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lang w:val="en-US" w:eastAsia="zh-CN"/>
              </w:rPr>
              <w:t>具体科室名称</w:t>
            </w:r>
          </w:p>
        </w:tc>
        <w:tc>
          <w:tcPr>
            <w:tcW w:w="1667" w:type="dxa"/>
            <w:noWrap w:val="0"/>
            <w:vAlign w:val="top"/>
          </w:tcPr>
          <w:p w14:paraId="1EA74ABF">
            <w:pPr>
              <w:rPr>
                <w:rFonts w:hint="eastAsia" w:ascii="宋体" w:hAnsi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</w:rPr>
              <w:t>Varchar(30)</w:t>
            </w:r>
          </w:p>
        </w:tc>
        <w:tc>
          <w:tcPr>
            <w:tcW w:w="650" w:type="dxa"/>
            <w:noWrap w:val="0"/>
            <w:vAlign w:val="top"/>
          </w:tcPr>
          <w:p w14:paraId="22AD1319">
            <w:pPr>
              <w:jc w:val="center"/>
              <w:rPr>
                <w:rFonts w:hint="eastAsia" w:ascii="宋体" w:hAnsi="宋体" w:eastAsia="宋体" w:cs="宋体"/>
                <w:color w:val="auto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u w:val="none"/>
                <w:lang w:val="en-US" w:eastAsia="zh-CN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477749C8">
            <w:pPr>
              <w:rPr>
                <w:rFonts w:hint="default" w:ascii="宋体" w:hAnsi="宋体" w:cs="宋体" w:eastAsiaTheme="minorEastAsia"/>
                <w:color w:val="auto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具体科室名称，如三级医院内科可能有内科一内科二等以实际名称填写</w:t>
            </w:r>
          </w:p>
        </w:tc>
      </w:tr>
      <w:tr w14:paraId="0B63A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vMerge w:val="continue"/>
            <w:noWrap w:val="0"/>
            <w:vAlign w:val="top"/>
          </w:tcPr>
          <w:p w14:paraId="149B17A3">
            <w:pPr>
              <w:rPr>
                <w:rFonts w:ascii="宋体" w:hAnsi="宋体" w:cs="宋体"/>
              </w:rPr>
            </w:pPr>
          </w:p>
        </w:tc>
        <w:tc>
          <w:tcPr>
            <w:tcW w:w="1600" w:type="dxa"/>
            <w:noWrap w:val="0"/>
            <w:vAlign w:val="top"/>
          </w:tcPr>
          <w:p w14:paraId="1641E628">
            <w:pPr>
              <w:rPr>
                <w:rFonts w:ascii="宋体" w:hAnsi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</w:rPr>
              <w:t>doctorId</w:t>
            </w:r>
          </w:p>
        </w:tc>
        <w:tc>
          <w:tcPr>
            <w:tcW w:w="1666" w:type="dxa"/>
            <w:noWrap w:val="0"/>
            <w:vAlign w:val="top"/>
          </w:tcPr>
          <w:p w14:paraId="0616C8D2">
            <w:pPr>
              <w:rPr>
                <w:rFonts w:ascii="宋体" w:hAnsi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</w:rPr>
              <w:t>医(药、护</w:t>
            </w:r>
            <w:r>
              <w:rPr>
                <w:rFonts w:ascii="宋体" w:hAnsi="宋体" w:cs="宋体"/>
                <w:color w:val="auto"/>
              </w:rPr>
              <w:t>)</w:t>
            </w:r>
            <w:r>
              <w:rPr>
                <w:rFonts w:hint="eastAsia" w:ascii="宋体" w:hAnsi="宋体" w:cs="宋体"/>
                <w:color w:val="auto"/>
              </w:rPr>
              <w:t>师ID</w:t>
            </w:r>
          </w:p>
        </w:tc>
        <w:tc>
          <w:tcPr>
            <w:tcW w:w="1667" w:type="dxa"/>
            <w:noWrap w:val="0"/>
            <w:vAlign w:val="top"/>
          </w:tcPr>
          <w:p w14:paraId="4E4F19CA">
            <w:pPr>
              <w:rPr>
                <w:rFonts w:ascii="宋体" w:hAnsi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</w:rPr>
              <w:t>Varchar(</w:t>
            </w:r>
            <w:r>
              <w:rPr>
                <w:rFonts w:ascii="宋体" w:hAnsi="宋体" w:cs="宋体"/>
                <w:color w:val="auto"/>
              </w:rPr>
              <w:t>5</w:t>
            </w:r>
            <w:r>
              <w:rPr>
                <w:rFonts w:hint="eastAsia" w:ascii="宋体" w:hAnsi="宋体" w:cs="宋体"/>
                <w:color w:val="auto"/>
              </w:rPr>
              <w:t>0)</w:t>
            </w:r>
          </w:p>
        </w:tc>
        <w:tc>
          <w:tcPr>
            <w:tcW w:w="650" w:type="dxa"/>
            <w:noWrap w:val="0"/>
            <w:vAlign w:val="top"/>
          </w:tcPr>
          <w:p w14:paraId="61DB9B21">
            <w:pPr>
              <w:jc w:val="center"/>
              <w:rPr>
                <w:rFonts w:ascii="宋体" w:hAnsi="宋体" w:cs="宋体"/>
                <w:color w:val="auto"/>
                <w:u w:val="none"/>
              </w:rPr>
            </w:pPr>
            <w:r>
              <w:rPr>
                <w:rFonts w:hint="eastAsia" w:ascii="宋体" w:hAnsi="宋体" w:cs="宋体"/>
                <w:color w:val="auto"/>
                <w:u w:val="none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4E82EDBE">
            <w:pPr>
              <w:rPr>
                <w:rFonts w:ascii="宋体" w:hAnsi="宋体" w:cs="宋体"/>
                <w:color w:val="auto"/>
              </w:rPr>
            </w:pPr>
          </w:p>
        </w:tc>
      </w:tr>
      <w:tr w14:paraId="5FF67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vMerge w:val="continue"/>
            <w:noWrap w:val="0"/>
            <w:vAlign w:val="top"/>
          </w:tcPr>
          <w:p w14:paraId="52D303B8">
            <w:pPr>
              <w:rPr>
                <w:rFonts w:ascii="宋体" w:hAnsi="宋体" w:cs="宋体"/>
              </w:rPr>
            </w:pPr>
          </w:p>
        </w:tc>
        <w:tc>
          <w:tcPr>
            <w:tcW w:w="1600" w:type="dxa"/>
            <w:noWrap w:val="0"/>
            <w:vAlign w:val="top"/>
          </w:tcPr>
          <w:p w14:paraId="56B69F3F">
            <w:pPr>
              <w:rPr>
                <w:rFonts w:ascii="宋体" w:hAnsi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</w:rPr>
              <w:t>doctorCertID</w:t>
            </w:r>
          </w:p>
        </w:tc>
        <w:tc>
          <w:tcPr>
            <w:tcW w:w="1666" w:type="dxa"/>
            <w:noWrap w:val="0"/>
            <w:vAlign w:val="top"/>
          </w:tcPr>
          <w:p w14:paraId="37D9D266">
            <w:pPr>
              <w:rPr>
                <w:rFonts w:ascii="宋体" w:hAnsi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</w:rPr>
              <w:t>医(药、护</w:t>
            </w:r>
            <w:r>
              <w:rPr>
                <w:rFonts w:ascii="宋体" w:hAnsi="宋体" w:cs="宋体"/>
                <w:color w:val="auto"/>
              </w:rPr>
              <w:t>)</w:t>
            </w:r>
            <w:r>
              <w:rPr>
                <w:rFonts w:hint="eastAsia" w:ascii="宋体" w:hAnsi="宋体" w:cs="宋体"/>
                <w:color w:val="auto"/>
              </w:rPr>
              <w:t>师身份证号</w:t>
            </w:r>
          </w:p>
        </w:tc>
        <w:tc>
          <w:tcPr>
            <w:tcW w:w="1667" w:type="dxa"/>
            <w:noWrap w:val="0"/>
            <w:vAlign w:val="top"/>
          </w:tcPr>
          <w:p w14:paraId="1B7A1B34">
            <w:pPr>
              <w:rPr>
                <w:rFonts w:ascii="宋体" w:hAnsi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</w:rPr>
              <w:t>Varchar(18)</w:t>
            </w:r>
          </w:p>
        </w:tc>
        <w:tc>
          <w:tcPr>
            <w:tcW w:w="650" w:type="dxa"/>
            <w:noWrap w:val="0"/>
            <w:vAlign w:val="top"/>
          </w:tcPr>
          <w:p w14:paraId="0914C87D">
            <w:pPr>
              <w:jc w:val="center"/>
              <w:rPr>
                <w:rFonts w:ascii="宋体" w:hAnsi="宋体" w:cs="宋体"/>
                <w:color w:val="auto"/>
                <w:u w:val="none"/>
              </w:rPr>
            </w:pPr>
            <w:r>
              <w:rPr>
                <w:rFonts w:hint="eastAsia" w:ascii="宋体" w:hAnsi="宋体" w:cs="宋体"/>
                <w:color w:val="auto"/>
                <w:u w:val="none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3312B959">
            <w:pPr>
              <w:rPr>
                <w:rFonts w:ascii="宋体" w:hAnsi="宋体" w:cs="宋体"/>
                <w:color w:val="auto"/>
              </w:rPr>
            </w:pPr>
          </w:p>
        </w:tc>
      </w:tr>
      <w:tr w14:paraId="275AC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vMerge w:val="continue"/>
            <w:noWrap w:val="0"/>
            <w:vAlign w:val="top"/>
          </w:tcPr>
          <w:p w14:paraId="4B4B5230">
            <w:pPr>
              <w:rPr>
                <w:rFonts w:ascii="宋体" w:hAnsi="宋体" w:cs="宋体"/>
              </w:rPr>
            </w:pPr>
          </w:p>
        </w:tc>
        <w:tc>
          <w:tcPr>
            <w:tcW w:w="1600" w:type="dxa"/>
            <w:noWrap w:val="0"/>
            <w:vAlign w:val="top"/>
          </w:tcPr>
          <w:p w14:paraId="7D7F91F0">
            <w:pPr>
              <w:rPr>
                <w:rFonts w:ascii="宋体" w:hAnsi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</w:rPr>
              <w:t>doctorName</w:t>
            </w:r>
          </w:p>
        </w:tc>
        <w:tc>
          <w:tcPr>
            <w:tcW w:w="1666" w:type="dxa"/>
            <w:noWrap w:val="0"/>
            <w:vAlign w:val="top"/>
          </w:tcPr>
          <w:p w14:paraId="11AFF703">
            <w:pPr>
              <w:rPr>
                <w:rFonts w:ascii="宋体" w:hAnsi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</w:rPr>
              <w:t>医(药、护</w:t>
            </w:r>
            <w:r>
              <w:rPr>
                <w:rFonts w:ascii="宋体" w:hAnsi="宋体" w:cs="宋体"/>
                <w:color w:val="auto"/>
              </w:rPr>
              <w:t>)</w:t>
            </w:r>
            <w:r>
              <w:rPr>
                <w:rFonts w:hint="eastAsia" w:ascii="宋体" w:hAnsi="宋体" w:cs="宋体"/>
                <w:color w:val="auto"/>
              </w:rPr>
              <w:t>师姓名</w:t>
            </w:r>
          </w:p>
        </w:tc>
        <w:tc>
          <w:tcPr>
            <w:tcW w:w="1667" w:type="dxa"/>
            <w:noWrap w:val="0"/>
            <w:vAlign w:val="top"/>
          </w:tcPr>
          <w:p w14:paraId="55C05066">
            <w:pPr>
              <w:rPr>
                <w:rFonts w:ascii="宋体" w:hAnsi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68359F62">
            <w:pPr>
              <w:jc w:val="center"/>
              <w:rPr>
                <w:rFonts w:ascii="宋体" w:hAnsi="宋体" w:cs="宋体"/>
                <w:color w:val="auto"/>
                <w:u w:val="none"/>
              </w:rPr>
            </w:pPr>
            <w:r>
              <w:rPr>
                <w:rFonts w:hint="eastAsia" w:ascii="宋体" w:hAnsi="宋体" w:cs="宋体"/>
                <w:color w:val="auto"/>
                <w:u w:val="none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4437B729">
            <w:pPr>
              <w:rPr>
                <w:rFonts w:ascii="宋体" w:hAnsi="宋体" w:cs="宋体"/>
                <w:color w:val="auto"/>
              </w:rPr>
            </w:pPr>
          </w:p>
        </w:tc>
      </w:tr>
      <w:tr w14:paraId="37DE2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vMerge w:val="continue"/>
            <w:noWrap w:val="0"/>
            <w:vAlign w:val="top"/>
          </w:tcPr>
          <w:p w14:paraId="419E3A5B">
            <w:pPr>
              <w:rPr>
                <w:rFonts w:ascii="宋体" w:hAnsi="宋体" w:cs="宋体"/>
              </w:rPr>
            </w:pPr>
          </w:p>
        </w:tc>
        <w:tc>
          <w:tcPr>
            <w:tcW w:w="1600" w:type="dxa"/>
            <w:noWrap w:val="0"/>
            <w:vAlign w:val="top"/>
          </w:tcPr>
          <w:p w14:paraId="7B6A4C81">
            <w:pPr>
              <w:rPr>
                <w:rFonts w:ascii="宋体" w:hAnsi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</w:rPr>
              <w:t>patientCertType</w:t>
            </w:r>
          </w:p>
        </w:tc>
        <w:tc>
          <w:tcPr>
            <w:tcW w:w="1666" w:type="dxa"/>
            <w:noWrap w:val="0"/>
            <w:vAlign w:val="top"/>
          </w:tcPr>
          <w:p w14:paraId="45FA3275">
            <w:pPr>
              <w:rPr>
                <w:rFonts w:hint="eastAsia" w:ascii="宋体" w:hAnsi="宋体" w:cs="宋体" w:eastAsiaTheme="minorEastAsia"/>
                <w:color w:val="auto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</w:rPr>
              <w:t>患者证件</w:t>
            </w:r>
            <w:r>
              <w:rPr>
                <w:rFonts w:hint="eastAsia" w:ascii="宋体" w:hAnsi="宋体" w:cs="宋体"/>
                <w:color w:val="auto"/>
                <w:lang w:val="en-US" w:eastAsia="zh-CN"/>
              </w:rPr>
              <w:t>类</w:t>
            </w:r>
          </w:p>
        </w:tc>
        <w:tc>
          <w:tcPr>
            <w:tcW w:w="1667" w:type="dxa"/>
            <w:noWrap w:val="0"/>
            <w:vAlign w:val="top"/>
          </w:tcPr>
          <w:p w14:paraId="59BEC37A">
            <w:pPr>
              <w:rPr>
                <w:rFonts w:ascii="宋体" w:hAnsi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</w:rPr>
              <w:t>Varchar(10)</w:t>
            </w:r>
          </w:p>
        </w:tc>
        <w:tc>
          <w:tcPr>
            <w:tcW w:w="650" w:type="dxa"/>
            <w:noWrap w:val="0"/>
            <w:vAlign w:val="top"/>
          </w:tcPr>
          <w:p w14:paraId="74F44EB8">
            <w:pPr>
              <w:jc w:val="center"/>
              <w:rPr>
                <w:rFonts w:hint="eastAsia" w:ascii="宋体" w:hAnsi="宋体" w:cs="宋体" w:eastAsiaTheme="minorEastAsia"/>
                <w:color w:val="auto"/>
                <w:u w:val="none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u w:val="none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36E71B56">
            <w:pPr>
              <w:rPr>
                <w:rFonts w:ascii="宋体" w:hAnsi="宋体" w:cs="宋体"/>
                <w:color w:val="auto"/>
              </w:rPr>
            </w:pPr>
            <w:r>
              <w:rPr>
                <w:color w:val="auto"/>
              </w:rPr>
              <w:fldChar w:fldCharType="begin"/>
            </w:r>
            <w:r>
              <w:rPr>
                <w:color w:val="auto"/>
              </w:rPr>
              <w:instrText xml:space="preserve"> HYPERLINK \l "_证件类型" </w:instrText>
            </w:r>
            <w:r>
              <w:rPr>
                <w:color w:val="auto"/>
              </w:rPr>
              <w:fldChar w:fldCharType="separate"/>
            </w:r>
            <w:r>
              <w:rPr>
                <w:rStyle w:val="19"/>
                <w:rFonts w:hint="eastAsia" w:ascii="宋体" w:hAnsi="宋体" w:cs="宋体"/>
                <w:color w:val="auto"/>
              </w:rPr>
              <w:t>证件类型字典</w:t>
            </w:r>
            <w:r>
              <w:rPr>
                <w:rStyle w:val="20"/>
                <w:rFonts w:hint="eastAsia" w:ascii="宋体" w:hAnsi="宋体" w:cs="宋体"/>
                <w:color w:val="auto"/>
              </w:rPr>
              <w:fldChar w:fldCharType="end"/>
            </w:r>
          </w:p>
        </w:tc>
      </w:tr>
      <w:tr w14:paraId="4F07B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vMerge w:val="continue"/>
            <w:noWrap w:val="0"/>
            <w:vAlign w:val="top"/>
          </w:tcPr>
          <w:p w14:paraId="30B1DB19">
            <w:pPr>
              <w:rPr>
                <w:rFonts w:ascii="宋体" w:hAnsi="宋体" w:cs="宋体"/>
              </w:rPr>
            </w:pPr>
          </w:p>
        </w:tc>
        <w:tc>
          <w:tcPr>
            <w:tcW w:w="1600" w:type="dxa"/>
            <w:noWrap w:val="0"/>
            <w:vAlign w:val="top"/>
          </w:tcPr>
          <w:p w14:paraId="3C19C38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patientCertID</w:t>
            </w:r>
          </w:p>
        </w:tc>
        <w:tc>
          <w:tcPr>
            <w:tcW w:w="1666" w:type="dxa"/>
            <w:noWrap w:val="0"/>
            <w:vAlign w:val="top"/>
          </w:tcPr>
          <w:p w14:paraId="18D98B8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患者证件号</w:t>
            </w:r>
          </w:p>
        </w:tc>
        <w:tc>
          <w:tcPr>
            <w:tcW w:w="1667" w:type="dxa"/>
            <w:noWrap w:val="0"/>
            <w:vAlign w:val="top"/>
          </w:tcPr>
          <w:p w14:paraId="09549BE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Varchar(18)</w:t>
            </w:r>
          </w:p>
        </w:tc>
        <w:tc>
          <w:tcPr>
            <w:tcW w:w="650" w:type="dxa"/>
            <w:noWrap w:val="0"/>
            <w:vAlign w:val="top"/>
          </w:tcPr>
          <w:p w14:paraId="143100FF">
            <w:pPr>
              <w:jc w:val="center"/>
              <w:rPr>
                <w:rFonts w:hint="eastAsia" w:ascii="宋体" w:hAnsi="宋体" w:cs="宋体" w:eastAsiaTheme="minorEastAsia"/>
                <w:color w:val="auto"/>
                <w:u w:val="none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u w:val="none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44B7319D">
            <w:pPr>
              <w:rPr>
                <w:rFonts w:ascii="宋体" w:hAnsi="宋体" w:cs="宋体"/>
              </w:rPr>
            </w:pPr>
          </w:p>
        </w:tc>
      </w:tr>
      <w:tr w14:paraId="6904D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vMerge w:val="continue"/>
            <w:noWrap w:val="0"/>
            <w:vAlign w:val="top"/>
          </w:tcPr>
          <w:p w14:paraId="4B834E57">
            <w:pPr>
              <w:rPr>
                <w:rFonts w:ascii="宋体" w:hAnsi="宋体" w:cs="宋体"/>
              </w:rPr>
            </w:pPr>
          </w:p>
        </w:tc>
        <w:tc>
          <w:tcPr>
            <w:tcW w:w="1600" w:type="dxa"/>
            <w:noWrap w:val="0"/>
            <w:vAlign w:val="top"/>
          </w:tcPr>
          <w:p w14:paraId="2F94D47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patientName</w:t>
            </w:r>
          </w:p>
        </w:tc>
        <w:tc>
          <w:tcPr>
            <w:tcW w:w="1666" w:type="dxa"/>
            <w:noWrap w:val="0"/>
            <w:vAlign w:val="top"/>
          </w:tcPr>
          <w:p w14:paraId="42279D1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患者姓名</w:t>
            </w:r>
          </w:p>
        </w:tc>
        <w:tc>
          <w:tcPr>
            <w:tcW w:w="1667" w:type="dxa"/>
            <w:noWrap w:val="0"/>
            <w:vAlign w:val="top"/>
          </w:tcPr>
          <w:p w14:paraId="212E151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Varchar(18)</w:t>
            </w:r>
          </w:p>
        </w:tc>
        <w:tc>
          <w:tcPr>
            <w:tcW w:w="650" w:type="dxa"/>
            <w:noWrap w:val="0"/>
            <w:vAlign w:val="top"/>
          </w:tcPr>
          <w:p w14:paraId="69ADBA92">
            <w:pPr>
              <w:jc w:val="center"/>
              <w:rPr>
                <w:rFonts w:ascii="宋体" w:hAnsi="宋体" w:cs="宋体"/>
                <w:color w:val="auto"/>
                <w:u w:val="none"/>
              </w:rPr>
            </w:pPr>
            <w:r>
              <w:rPr>
                <w:rFonts w:hint="eastAsia" w:ascii="宋体" w:hAnsi="宋体" w:cs="宋体"/>
                <w:color w:val="auto"/>
                <w:u w:val="none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54576100">
            <w:pPr>
              <w:rPr>
                <w:rFonts w:ascii="宋体" w:hAnsi="宋体" w:cs="宋体"/>
              </w:rPr>
            </w:pPr>
          </w:p>
        </w:tc>
      </w:tr>
      <w:tr w14:paraId="1B013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vMerge w:val="continue"/>
            <w:noWrap w:val="0"/>
            <w:vAlign w:val="top"/>
          </w:tcPr>
          <w:p w14:paraId="0A815650">
            <w:pPr>
              <w:rPr>
                <w:rFonts w:ascii="宋体" w:hAnsi="宋体" w:cs="宋体"/>
              </w:rPr>
            </w:pPr>
          </w:p>
        </w:tc>
        <w:tc>
          <w:tcPr>
            <w:tcW w:w="1600" w:type="dxa"/>
            <w:noWrap w:val="0"/>
            <w:vAlign w:val="top"/>
          </w:tcPr>
          <w:p w14:paraId="01604A0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age</w:t>
            </w:r>
          </w:p>
        </w:tc>
        <w:tc>
          <w:tcPr>
            <w:tcW w:w="1666" w:type="dxa"/>
            <w:noWrap w:val="0"/>
            <w:vAlign w:val="top"/>
          </w:tcPr>
          <w:p w14:paraId="69F478A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患者年龄</w:t>
            </w:r>
          </w:p>
        </w:tc>
        <w:tc>
          <w:tcPr>
            <w:tcW w:w="1667" w:type="dxa"/>
            <w:noWrap w:val="0"/>
            <w:vAlign w:val="top"/>
          </w:tcPr>
          <w:p w14:paraId="72EF816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int</w:t>
            </w:r>
          </w:p>
        </w:tc>
        <w:tc>
          <w:tcPr>
            <w:tcW w:w="650" w:type="dxa"/>
            <w:noWrap w:val="0"/>
            <w:vAlign w:val="top"/>
          </w:tcPr>
          <w:p w14:paraId="0CBFFC64">
            <w:pPr>
              <w:jc w:val="center"/>
              <w:rPr>
                <w:rFonts w:ascii="宋体" w:hAnsi="宋体" w:cs="宋体"/>
                <w:color w:val="auto"/>
                <w:u w:val="none"/>
              </w:rPr>
            </w:pPr>
            <w:r>
              <w:rPr>
                <w:rFonts w:hint="eastAsia" w:ascii="宋体" w:hAnsi="宋体" w:cs="宋体"/>
                <w:color w:val="auto"/>
                <w:u w:val="none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64186357">
            <w:pPr>
              <w:rPr>
                <w:rFonts w:ascii="宋体" w:hAnsi="宋体" w:cs="宋体"/>
              </w:rPr>
            </w:pPr>
          </w:p>
        </w:tc>
      </w:tr>
      <w:tr w14:paraId="57308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78" w:type="dxa"/>
            <w:vMerge w:val="continue"/>
            <w:noWrap w:val="0"/>
            <w:vAlign w:val="top"/>
          </w:tcPr>
          <w:p w14:paraId="2E1C3EEB">
            <w:pPr>
              <w:rPr>
                <w:rFonts w:ascii="宋体" w:hAnsi="宋体" w:cs="宋体"/>
              </w:rPr>
            </w:pPr>
          </w:p>
        </w:tc>
        <w:tc>
          <w:tcPr>
            <w:tcW w:w="1600" w:type="dxa"/>
            <w:noWrap w:val="0"/>
            <w:vAlign w:val="top"/>
          </w:tcPr>
          <w:p w14:paraId="04F0290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sex</w:t>
            </w:r>
          </w:p>
        </w:tc>
        <w:tc>
          <w:tcPr>
            <w:tcW w:w="1666" w:type="dxa"/>
            <w:noWrap w:val="0"/>
            <w:vAlign w:val="top"/>
          </w:tcPr>
          <w:p w14:paraId="1BA6B4A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患者性别</w:t>
            </w:r>
          </w:p>
        </w:tc>
        <w:tc>
          <w:tcPr>
            <w:tcW w:w="1667" w:type="dxa"/>
            <w:noWrap w:val="0"/>
            <w:vAlign w:val="top"/>
          </w:tcPr>
          <w:p w14:paraId="6B4E37F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Varchar(6)</w:t>
            </w:r>
          </w:p>
        </w:tc>
        <w:tc>
          <w:tcPr>
            <w:tcW w:w="650" w:type="dxa"/>
            <w:noWrap w:val="0"/>
            <w:vAlign w:val="top"/>
          </w:tcPr>
          <w:p w14:paraId="68D9B0E0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1C3E1FC3">
            <w:pPr>
              <w:rPr>
                <w:rFonts w:hint="default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见字典，</w:t>
            </w:r>
            <w:r>
              <w:rPr>
                <w:rFonts w:hint="eastAsia" w:ascii="宋体" w:hAnsi="宋体" w:cs="宋体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lang w:val="en-US" w:eastAsia="zh-CN"/>
              </w:rPr>
              <w:instrText xml:space="preserve"> HYPERLINK \l "_性别类型" </w:instrText>
            </w:r>
            <w:r>
              <w:rPr>
                <w:rFonts w:hint="eastAsia" w:ascii="宋体" w:hAnsi="宋体" w:cs="宋体"/>
                <w:lang w:val="en-US" w:eastAsia="zh-CN"/>
              </w:rPr>
              <w:fldChar w:fldCharType="separate"/>
            </w:r>
            <w:r>
              <w:rPr>
                <w:rStyle w:val="20"/>
                <w:rFonts w:hint="eastAsia" w:ascii="宋体" w:hAnsi="宋体" w:cs="宋体"/>
                <w:lang w:val="en-US" w:eastAsia="zh-CN"/>
              </w:rPr>
              <w:t>性别类型</w:t>
            </w:r>
            <w:r>
              <w:rPr>
                <w:rFonts w:hint="eastAsia" w:ascii="宋体" w:hAnsi="宋体" w:cs="宋体"/>
                <w:lang w:val="en-US" w:eastAsia="zh-CN"/>
              </w:rPr>
              <w:fldChar w:fldCharType="end"/>
            </w:r>
          </w:p>
        </w:tc>
      </w:tr>
      <w:tr w14:paraId="0580D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vMerge w:val="continue"/>
            <w:noWrap w:val="0"/>
            <w:vAlign w:val="top"/>
          </w:tcPr>
          <w:p w14:paraId="5C9D46DC">
            <w:pPr>
              <w:rPr>
                <w:rFonts w:ascii="宋体" w:hAnsi="宋体" w:cs="宋体"/>
              </w:rPr>
            </w:pPr>
          </w:p>
        </w:tc>
        <w:tc>
          <w:tcPr>
            <w:tcW w:w="1600" w:type="dxa"/>
            <w:noWrap w:val="0"/>
            <w:vAlign w:val="top"/>
          </w:tcPr>
          <w:p w14:paraId="5D9B680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mobile</w:t>
            </w:r>
          </w:p>
        </w:tc>
        <w:tc>
          <w:tcPr>
            <w:tcW w:w="1666" w:type="dxa"/>
            <w:noWrap w:val="0"/>
            <w:vAlign w:val="top"/>
          </w:tcPr>
          <w:p w14:paraId="3C17943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患者联系电话</w:t>
            </w:r>
          </w:p>
        </w:tc>
        <w:tc>
          <w:tcPr>
            <w:tcW w:w="1667" w:type="dxa"/>
            <w:noWrap w:val="0"/>
            <w:vAlign w:val="top"/>
          </w:tcPr>
          <w:p w14:paraId="755E073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Varchar(15)</w:t>
            </w:r>
          </w:p>
        </w:tc>
        <w:tc>
          <w:tcPr>
            <w:tcW w:w="650" w:type="dxa"/>
            <w:noWrap w:val="0"/>
            <w:vAlign w:val="top"/>
          </w:tcPr>
          <w:p w14:paraId="6C2AF3E0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26EB3E06">
            <w:pPr>
              <w:rPr>
                <w:rFonts w:ascii="宋体" w:hAnsi="宋体" w:cs="宋体"/>
              </w:rPr>
            </w:pPr>
          </w:p>
        </w:tc>
      </w:tr>
      <w:tr w14:paraId="07A75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vMerge w:val="continue"/>
            <w:noWrap w:val="0"/>
            <w:vAlign w:val="top"/>
          </w:tcPr>
          <w:p w14:paraId="69A417C2">
            <w:pPr>
              <w:rPr>
                <w:rFonts w:ascii="宋体" w:hAnsi="宋体" w:cs="宋体"/>
              </w:rPr>
            </w:pPr>
          </w:p>
        </w:tc>
        <w:tc>
          <w:tcPr>
            <w:tcW w:w="1600" w:type="dxa"/>
            <w:noWrap w:val="0"/>
            <w:vAlign w:val="top"/>
          </w:tcPr>
          <w:p w14:paraId="2DC0FD4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consultationType</w:t>
            </w:r>
          </w:p>
        </w:tc>
        <w:tc>
          <w:tcPr>
            <w:tcW w:w="1666" w:type="dxa"/>
            <w:noWrap w:val="0"/>
            <w:vAlign w:val="top"/>
          </w:tcPr>
          <w:p w14:paraId="50D301D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咨询类别</w:t>
            </w:r>
          </w:p>
        </w:tc>
        <w:tc>
          <w:tcPr>
            <w:tcW w:w="1667" w:type="dxa"/>
            <w:noWrap w:val="0"/>
            <w:vAlign w:val="top"/>
          </w:tcPr>
          <w:p w14:paraId="054A8CA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Varchar(6)</w:t>
            </w:r>
          </w:p>
        </w:tc>
        <w:tc>
          <w:tcPr>
            <w:tcW w:w="650" w:type="dxa"/>
            <w:noWrap w:val="0"/>
            <w:vAlign w:val="top"/>
          </w:tcPr>
          <w:p w14:paraId="10A0C83F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258345C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1图文咨询 2电话咨询 3视频咨询  9其他</w:t>
            </w:r>
          </w:p>
        </w:tc>
      </w:tr>
      <w:tr w14:paraId="53D63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vMerge w:val="continue"/>
            <w:noWrap w:val="0"/>
            <w:vAlign w:val="top"/>
          </w:tcPr>
          <w:p w14:paraId="3B10BAB8">
            <w:pPr>
              <w:rPr>
                <w:rFonts w:ascii="宋体" w:hAnsi="宋体" w:cs="宋体"/>
              </w:rPr>
            </w:pPr>
          </w:p>
        </w:tc>
        <w:tc>
          <w:tcPr>
            <w:tcW w:w="1600" w:type="dxa"/>
            <w:noWrap w:val="0"/>
            <w:vAlign w:val="top"/>
          </w:tcPr>
          <w:p w14:paraId="41CC4F6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 xml:space="preserve">onsultationAttribute </w:t>
            </w:r>
          </w:p>
        </w:tc>
        <w:tc>
          <w:tcPr>
            <w:tcW w:w="1666" w:type="dxa"/>
            <w:noWrap w:val="0"/>
            <w:vAlign w:val="top"/>
          </w:tcPr>
          <w:p w14:paraId="283D1E5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咨询属性</w:t>
            </w:r>
          </w:p>
        </w:tc>
        <w:tc>
          <w:tcPr>
            <w:tcW w:w="1667" w:type="dxa"/>
            <w:noWrap w:val="0"/>
            <w:vAlign w:val="top"/>
          </w:tcPr>
          <w:p w14:paraId="0AA0A33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Varchar(6)</w:t>
            </w:r>
          </w:p>
        </w:tc>
        <w:tc>
          <w:tcPr>
            <w:tcW w:w="650" w:type="dxa"/>
            <w:noWrap w:val="0"/>
            <w:vAlign w:val="top"/>
          </w:tcPr>
          <w:p w14:paraId="529294A5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691BDB9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1诊疗咨询 2报告解读 3药事咨询 4医护咨询 9其他</w:t>
            </w:r>
          </w:p>
        </w:tc>
      </w:tr>
      <w:tr w14:paraId="2898F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vMerge w:val="continue"/>
            <w:noWrap w:val="0"/>
            <w:vAlign w:val="top"/>
          </w:tcPr>
          <w:p w14:paraId="15A15963">
            <w:pPr>
              <w:rPr>
                <w:rFonts w:ascii="宋体" w:hAnsi="宋体" w:cs="宋体"/>
              </w:rPr>
            </w:pPr>
          </w:p>
        </w:tc>
        <w:tc>
          <w:tcPr>
            <w:tcW w:w="1600" w:type="dxa"/>
            <w:noWrap w:val="0"/>
            <w:vAlign w:val="top"/>
          </w:tcPr>
          <w:p w14:paraId="0099D09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consultationC</w:t>
            </w:r>
            <w:r>
              <w:rPr>
                <w:rFonts w:ascii="宋体" w:hAnsi="宋体" w:cs="宋体"/>
              </w:rPr>
              <w:t>lassify</w:t>
            </w:r>
          </w:p>
        </w:tc>
        <w:tc>
          <w:tcPr>
            <w:tcW w:w="1666" w:type="dxa"/>
            <w:noWrap w:val="0"/>
            <w:vAlign w:val="top"/>
          </w:tcPr>
          <w:p w14:paraId="53BFAA9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咨询业务分类（护理）</w:t>
            </w:r>
          </w:p>
        </w:tc>
        <w:tc>
          <w:tcPr>
            <w:tcW w:w="1667" w:type="dxa"/>
            <w:noWrap w:val="0"/>
            <w:vAlign w:val="top"/>
          </w:tcPr>
          <w:p w14:paraId="62C8995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Varchar(6)</w:t>
            </w:r>
          </w:p>
        </w:tc>
        <w:tc>
          <w:tcPr>
            <w:tcW w:w="650" w:type="dxa"/>
            <w:noWrap w:val="0"/>
            <w:vAlign w:val="top"/>
          </w:tcPr>
          <w:p w14:paraId="7516F2E6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3504E6A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onsultationAttribute=</w:t>
            </w:r>
            <w:r>
              <w:rPr>
                <w:rFonts w:ascii="宋体" w:hAnsi="宋体" w:cs="宋体"/>
              </w:rPr>
              <w:t xml:space="preserve">4 </w:t>
            </w:r>
            <w:r>
              <w:rPr>
                <w:rFonts w:hint="eastAsia" w:ascii="宋体" w:hAnsi="宋体" w:cs="宋体"/>
              </w:rPr>
              <w:t>时必填</w:t>
            </w:r>
            <w:r>
              <w:rPr>
                <w:rFonts w:hint="eastAsia" w:ascii="宋体" w:hAnsi="宋体" w:cs="宋体"/>
                <w:color w:val="auto"/>
              </w:rPr>
              <w:t xml:space="preserve"> </w:t>
            </w:r>
            <w:r>
              <w:rPr>
                <w:rFonts w:hint="eastAsia" w:ascii="宋体" w:hAnsi="宋体" w:cs="宋体"/>
                <w:lang w:val="en-US" w:eastAsia="zh-CN"/>
              </w:rPr>
              <w:t>见护理服务字典，</w:t>
            </w:r>
            <w:r>
              <w:rPr>
                <w:rFonts w:hint="eastAsia" w:ascii="宋体" w:hAnsi="宋体" w:cs="宋体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lang w:val="en-US" w:eastAsia="zh-CN"/>
              </w:rPr>
              <w:instrText xml:space="preserve"> HYPERLINK \l "_互联网护理服务项目字典" </w:instrText>
            </w:r>
            <w:r>
              <w:rPr>
                <w:rFonts w:hint="eastAsia" w:ascii="宋体" w:hAnsi="宋体" w:cs="宋体"/>
                <w:lang w:val="en-US" w:eastAsia="zh-CN"/>
              </w:rPr>
              <w:fldChar w:fldCharType="separate"/>
            </w:r>
            <w:r>
              <w:rPr>
                <w:rStyle w:val="20"/>
                <w:rFonts w:hint="eastAsia" w:ascii="宋体" w:hAnsi="宋体" w:cs="宋体"/>
                <w:lang w:val="en-US" w:eastAsia="zh-CN"/>
              </w:rPr>
              <w:t>互联网护理服务项目字典</w:t>
            </w:r>
            <w:r>
              <w:rPr>
                <w:rFonts w:hint="eastAsia" w:ascii="宋体" w:hAnsi="宋体" w:cs="宋体"/>
                <w:lang w:val="en-US" w:eastAsia="zh-CN"/>
              </w:rPr>
              <w:fldChar w:fldCharType="end"/>
            </w:r>
          </w:p>
        </w:tc>
      </w:tr>
      <w:tr w14:paraId="0243D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vMerge w:val="continue"/>
            <w:noWrap w:val="0"/>
            <w:vAlign w:val="top"/>
          </w:tcPr>
          <w:p w14:paraId="32A334F9">
            <w:pPr>
              <w:rPr>
                <w:rFonts w:ascii="宋体" w:hAnsi="宋体" w:cs="宋体"/>
              </w:rPr>
            </w:pPr>
          </w:p>
        </w:tc>
        <w:tc>
          <w:tcPr>
            <w:tcW w:w="1600" w:type="dxa"/>
            <w:noWrap w:val="0"/>
            <w:vAlign w:val="top"/>
          </w:tcPr>
          <w:p w14:paraId="01D0ECD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applyDate</w:t>
            </w:r>
          </w:p>
        </w:tc>
        <w:tc>
          <w:tcPr>
            <w:tcW w:w="1666" w:type="dxa"/>
            <w:noWrap w:val="0"/>
            <w:vAlign w:val="top"/>
          </w:tcPr>
          <w:p w14:paraId="3A6D284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咨询申请时间</w:t>
            </w:r>
          </w:p>
        </w:tc>
        <w:tc>
          <w:tcPr>
            <w:tcW w:w="1667" w:type="dxa"/>
            <w:noWrap w:val="0"/>
            <w:vAlign w:val="top"/>
          </w:tcPr>
          <w:p w14:paraId="777945B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datetime</w:t>
            </w:r>
          </w:p>
        </w:tc>
        <w:tc>
          <w:tcPr>
            <w:tcW w:w="650" w:type="dxa"/>
            <w:noWrap w:val="0"/>
            <w:vAlign w:val="top"/>
          </w:tcPr>
          <w:p w14:paraId="5762EBBE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75B0D88F">
            <w:pPr>
              <w:rPr>
                <w:rFonts w:ascii="宋体" w:hAnsi="宋体" w:cs="宋体"/>
              </w:rPr>
            </w:pPr>
          </w:p>
        </w:tc>
      </w:tr>
      <w:tr w14:paraId="21619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vMerge w:val="continue"/>
            <w:noWrap w:val="0"/>
            <w:vAlign w:val="top"/>
          </w:tcPr>
          <w:p w14:paraId="562BB140">
            <w:pPr>
              <w:rPr>
                <w:rFonts w:ascii="宋体" w:hAnsi="宋体" w:cs="宋体"/>
              </w:rPr>
            </w:pPr>
          </w:p>
        </w:tc>
        <w:tc>
          <w:tcPr>
            <w:tcW w:w="1600" w:type="dxa"/>
            <w:noWrap w:val="0"/>
            <w:vAlign w:val="top"/>
          </w:tcPr>
          <w:p w14:paraId="516F986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startDate</w:t>
            </w:r>
          </w:p>
        </w:tc>
        <w:tc>
          <w:tcPr>
            <w:tcW w:w="1666" w:type="dxa"/>
            <w:noWrap w:val="0"/>
            <w:vAlign w:val="top"/>
          </w:tcPr>
          <w:p w14:paraId="1280349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咨询开始时间</w:t>
            </w:r>
          </w:p>
        </w:tc>
        <w:tc>
          <w:tcPr>
            <w:tcW w:w="1667" w:type="dxa"/>
            <w:noWrap w:val="0"/>
            <w:vAlign w:val="top"/>
          </w:tcPr>
          <w:p w14:paraId="1C8FFF0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datetime</w:t>
            </w:r>
          </w:p>
        </w:tc>
        <w:tc>
          <w:tcPr>
            <w:tcW w:w="650" w:type="dxa"/>
            <w:noWrap w:val="0"/>
            <w:vAlign w:val="top"/>
          </w:tcPr>
          <w:p w14:paraId="09466FB5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797D56DF">
            <w:pPr>
              <w:rPr>
                <w:rFonts w:ascii="宋体" w:hAnsi="宋体" w:cs="宋体"/>
              </w:rPr>
            </w:pPr>
          </w:p>
        </w:tc>
      </w:tr>
      <w:tr w14:paraId="16F5C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vMerge w:val="continue"/>
            <w:noWrap w:val="0"/>
            <w:vAlign w:val="top"/>
          </w:tcPr>
          <w:p w14:paraId="28BD8E03">
            <w:pPr>
              <w:rPr>
                <w:rFonts w:ascii="宋体" w:hAnsi="宋体" w:cs="宋体"/>
              </w:rPr>
            </w:pPr>
          </w:p>
        </w:tc>
        <w:tc>
          <w:tcPr>
            <w:tcW w:w="1600" w:type="dxa"/>
            <w:noWrap w:val="0"/>
            <w:vAlign w:val="top"/>
          </w:tcPr>
          <w:p w14:paraId="41F65A9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endDate</w:t>
            </w:r>
          </w:p>
        </w:tc>
        <w:tc>
          <w:tcPr>
            <w:tcW w:w="1666" w:type="dxa"/>
            <w:noWrap w:val="0"/>
            <w:vAlign w:val="top"/>
          </w:tcPr>
          <w:p w14:paraId="64F4E6E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咨询结束时间</w:t>
            </w:r>
          </w:p>
        </w:tc>
        <w:tc>
          <w:tcPr>
            <w:tcW w:w="1667" w:type="dxa"/>
            <w:noWrap w:val="0"/>
            <w:vAlign w:val="top"/>
          </w:tcPr>
          <w:p w14:paraId="1565FDF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datetime</w:t>
            </w:r>
          </w:p>
        </w:tc>
        <w:tc>
          <w:tcPr>
            <w:tcW w:w="650" w:type="dxa"/>
            <w:noWrap w:val="0"/>
            <w:vAlign w:val="top"/>
          </w:tcPr>
          <w:p w14:paraId="56004C97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69F33A21">
            <w:pPr>
              <w:rPr>
                <w:rFonts w:ascii="宋体" w:hAnsi="宋体" w:cs="宋体"/>
              </w:rPr>
            </w:pPr>
          </w:p>
        </w:tc>
      </w:tr>
      <w:tr w14:paraId="21B71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vMerge w:val="continue"/>
            <w:noWrap w:val="0"/>
            <w:vAlign w:val="top"/>
          </w:tcPr>
          <w:p w14:paraId="723B0673">
            <w:pPr>
              <w:rPr>
                <w:rFonts w:ascii="宋体" w:hAnsi="宋体" w:cs="宋体"/>
              </w:rPr>
            </w:pPr>
          </w:p>
        </w:tc>
        <w:tc>
          <w:tcPr>
            <w:tcW w:w="1600" w:type="dxa"/>
            <w:noWrap w:val="0"/>
            <w:vAlign w:val="top"/>
          </w:tcPr>
          <w:p w14:paraId="776DF45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 xml:space="preserve">paymentChannel </w:t>
            </w:r>
          </w:p>
        </w:tc>
        <w:tc>
          <w:tcPr>
            <w:tcW w:w="1666" w:type="dxa"/>
            <w:noWrap w:val="0"/>
            <w:vAlign w:val="top"/>
          </w:tcPr>
          <w:p w14:paraId="2F1562E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支付渠道</w:t>
            </w:r>
          </w:p>
        </w:tc>
        <w:tc>
          <w:tcPr>
            <w:tcW w:w="1667" w:type="dxa"/>
            <w:noWrap w:val="0"/>
            <w:vAlign w:val="top"/>
          </w:tcPr>
          <w:p w14:paraId="7E90248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Varchar(10)</w:t>
            </w:r>
          </w:p>
        </w:tc>
        <w:tc>
          <w:tcPr>
            <w:tcW w:w="650" w:type="dxa"/>
            <w:noWrap w:val="0"/>
            <w:vAlign w:val="top"/>
          </w:tcPr>
          <w:p w14:paraId="3884269F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04009C8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1支付宝 2微信 3银联 9其他</w:t>
            </w:r>
          </w:p>
        </w:tc>
      </w:tr>
      <w:tr w14:paraId="5C02E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vMerge w:val="continue"/>
            <w:noWrap w:val="0"/>
            <w:vAlign w:val="top"/>
          </w:tcPr>
          <w:p w14:paraId="2D566599">
            <w:pPr>
              <w:rPr>
                <w:rFonts w:ascii="宋体" w:hAnsi="宋体" w:cs="宋体"/>
              </w:rPr>
            </w:pPr>
          </w:p>
        </w:tc>
        <w:tc>
          <w:tcPr>
            <w:tcW w:w="1600" w:type="dxa"/>
            <w:noWrap w:val="0"/>
            <w:vAlign w:val="top"/>
          </w:tcPr>
          <w:p w14:paraId="286B435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c</w:t>
            </w:r>
            <w:r>
              <w:rPr>
                <w:rFonts w:hint="eastAsia" w:ascii="宋体" w:hAnsi="宋体" w:cs="宋体"/>
              </w:rPr>
              <w:t>onsultationPrice</w:t>
            </w:r>
          </w:p>
        </w:tc>
        <w:tc>
          <w:tcPr>
            <w:tcW w:w="1666" w:type="dxa"/>
            <w:noWrap w:val="0"/>
            <w:vAlign w:val="top"/>
          </w:tcPr>
          <w:p w14:paraId="2C73ECB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咨询价格</w:t>
            </w:r>
          </w:p>
        </w:tc>
        <w:tc>
          <w:tcPr>
            <w:tcW w:w="1667" w:type="dxa"/>
            <w:noWrap w:val="0"/>
            <w:vAlign w:val="top"/>
          </w:tcPr>
          <w:p w14:paraId="3ED074F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Decimal(8,2)</w:t>
            </w:r>
          </w:p>
        </w:tc>
        <w:tc>
          <w:tcPr>
            <w:tcW w:w="650" w:type="dxa"/>
            <w:noWrap w:val="0"/>
            <w:vAlign w:val="top"/>
          </w:tcPr>
          <w:p w14:paraId="6A9BA533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73C55970">
            <w:pPr>
              <w:rPr>
                <w:rFonts w:ascii="宋体" w:hAnsi="宋体" w:cs="宋体"/>
              </w:rPr>
            </w:pPr>
          </w:p>
        </w:tc>
      </w:tr>
      <w:tr w14:paraId="50345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vMerge w:val="continue"/>
            <w:noWrap w:val="0"/>
            <w:vAlign w:val="top"/>
          </w:tcPr>
          <w:p w14:paraId="4623680B">
            <w:pPr>
              <w:rPr>
                <w:rFonts w:ascii="宋体" w:hAnsi="宋体" w:cs="宋体"/>
              </w:rPr>
            </w:pPr>
          </w:p>
        </w:tc>
        <w:tc>
          <w:tcPr>
            <w:tcW w:w="1600" w:type="dxa"/>
            <w:noWrap w:val="0"/>
            <w:vAlign w:val="top"/>
          </w:tcPr>
          <w:p w14:paraId="3BB3FA4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content</w:t>
            </w:r>
          </w:p>
        </w:tc>
        <w:tc>
          <w:tcPr>
            <w:tcW w:w="1666" w:type="dxa"/>
            <w:noWrap w:val="0"/>
            <w:vAlign w:val="top"/>
          </w:tcPr>
          <w:p w14:paraId="013499E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用户咨询内容</w:t>
            </w:r>
          </w:p>
        </w:tc>
        <w:tc>
          <w:tcPr>
            <w:tcW w:w="1667" w:type="dxa"/>
            <w:noWrap w:val="0"/>
            <w:vAlign w:val="top"/>
          </w:tcPr>
          <w:p w14:paraId="62EA812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Varchar(500)</w:t>
            </w:r>
          </w:p>
        </w:tc>
        <w:tc>
          <w:tcPr>
            <w:tcW w:w="650" w:type="dxa"/>
            <w:noWrap w:val="0"/>
            <w:vAlign w:val="top"/>
          </w:tcPr>
          <w:p w14:paraId="66A88D4E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33C202F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问题描述</w:t>
            </w:r>
          </w:p>
        </w:tc>
      </w:tr>
      <w:tr w14:paraId="2C502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vMerge w:val="continue"/>
            <w:noWrap w:val="0"/>
            <w:vAlign w:val="top"/>
          </w:tcPr>
          <w:p w14:paraId="280B471D">
            <w:pPr>
              <w:rPr>
                <w:rFonts w:ascii="宋体" w:hAnsi="宋体" w:cs="宋体"/>
              </w:rPr>
            </w:pPr>
          </w:p>
        </w:tc>
        <w:tc>
          <w:tcPr>
            <w:tcW w:w="1600" w:type="dxa"/>
            <w:noWrap w:val="0"/>
            <w:vAlign w:val="top"/>
          </w:tcPr>
          <w:p w14:paraId="50560DD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answerFlag</w:t>
            </w:r>
          </w:p>
        </w:tc>
        <w:tc>
          <w:tcPr>
            <w:tcW w:w="1666" w:type="dxa"/>
            <w:noWrap w:val="0"/>
            <w:vAlign w:val="top"/>
          </w:tcPr>
          <w:p w14:paraId="2DADA67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咨询是否回复</w:t>
            </w:r>
          </w:p>
        </w:tc>
        <w:tc>
          <w:tcPr>
            <w:tcW w:w="1667" w:type="dxa"/>
            <w:noWrap w:val="0"/>
            <w:vAlign w:val="top"/>
          </w:tcPr>
          <w:p w14:paraId="5630142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Varchar(6)</w:t>
            </w:r>
          </w:p>
        </w:tc>
        <w:tc>
          <w:tcPr>
            <w:tcW w:w="650" w:type="dxa"/>
            <w:noWrap w:val="0"/>
            <w:vAlign w:val="top"/>
          </w:tcPr>
          <w:p w14:paraId="72D350F0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4FA5FF6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0未回复 1已回复</w:t>
            </w:r>
          </w:p>
        </w:tc>
      </w:tr>
      <w:tr w14:paraId="217E1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vMerge w:val="continue"/>
            <w:noWrap w:val="0"/>
            <w:vAlign w:val="top"/>
          </w:tcPr>
          <w:p w14:paraId="4C879CF2">
            <w:pPr>
              <w:rPr>
                <w:rFonts w:ascii="宋体" w:hAnsi="宋体" w:cs="宋体"/>
              </w:rPr>
            </w:pPr>
          </w:p>
        </w:tc>
        <w:tc>
          <w:tcPr>
            <w:tcW w:w="1600" w:type="dxa"/>
            <w:noWrap w:val="0"/>
            <w:vAlign w:val="top"/>
          </w:tcPr>
          <w:p w14:paraId="422BD45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refuseTime</w:t>
            </w:r>
          </w:p>
        </w:tc>
        <w:tc>
          <w:tcPr>
            <w:tcW w:w="1666" w:type="dxa"/>
            <w:noWrap w:val="0"/>
            <w:vAlign w:val="top"/>
          </w:tcPr>
          <w:p w14:paraId="33F42E0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咨询拒绝/取消时间</w:t>
            </w:r>
          </w:p>
        </w:tc>
        <w:tc>
          <w:tcPr>
            <w:tcW w:w="1667" w:type="dxa"/>
            <w:noWrap w:val="0"/>
            <w:vAlign w:val="top"/>
          </w:tcPr>
          <w:p w14:paraId="10A3839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datetime</w:t>
            </w:r>
          </w:p>
        </w:tc>
        <w:tc>
          <w:tcPr>
            <w:tcW w:w="650" w:type="dxa"/>
            <w:noWrap w:val="0"/>
            <w:vAlign w:val="top"/>
          </w:tcPr>
          <w:p w14:paraId="16A84B99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7D6F4922">
            <w:pPr>
              <w:rPr>
                <w:rFonts w:ascii="宋体" w:hAnsi="宋体" w:cs="宋体"/>
              </w:rPr>
            </w:pPr>
          </w:p>
        </w:tc>
      </w:tr>
      <w:tr w14:paraId="624B2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vMerge w:val="continue"/>
            <w:noWrap w:val="0"/>
            <w:vAlign w:val="top"/>
          </w:tcPr>
          <w:p w14:paraId="49F23558">
            <w:pPr>
              <w:rPr>
                <w:rFonts w:ascii="宋体" w:hAnsi="宋体" w:cs="宋体"/>
              </w:rPr>
            </w:pPr>
          </w:p>
        </w:tc>
        <w:tc>
          <w:tcPr>
            <w:tcW w:w="1600" w:type="dxa"/>
            <w:noWrap w:val="0"/>
            <w:vAlign w:val="top"/>
          </w:tcPr>
          <w:p w14:paraId="48D1D57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refuseReason</w:t>
            </w:r>
          </w:p>
        </w:tc>
        <w:tc>
          <w:tcPr>
            <w:tcW w:w="1666" w:type="dxa"/>
            <w:noWrap w:val="0"/>
            <w:vAlign w:val="top"/>
          </w:tcPr>
          <w:p w14:paraId="59CDBB7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咨询拒绝/取消原因</w:t>
            </w:r>
          </w:p>
        </w:tc>
        <w:tc>
          <w:tcPr>
            <w:tcW w:w="1667" w:type="dxa"/>
            <w:noWrap w:val="0"/>
            <w:vAlign w:val="top"/>
          </w:tcPr>
          <w:p w14:paraId="79254AD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Varchar(200)</w:t>
            </w:r>
          </w:p>
        </w:tc>
        <w:tc>
          <w:tcPr>
            <w:tcW w:w="650" w:type="dxa"/>
            <w:noWrap w:val="0"/>
            <w:vAlign w:val="top"/>
          </w:tcPr>
          <w:p w14:paraId="648654BD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0398BC5B">
            <w:pPr>
              <w:rPr>
                <w:rFonts w:ascii="宋体" w:hAnsi="宋体" w:cs="宋体"/>
              </w:rPr>
            </w:pPr>
          </w:p>
        </w:tc>
      </w:tr>
      <w:tr w14:paraId="74591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vMerge w:val="continue"/>
            <w:noWrap w:val="0"/>
            <w:vAlign w:val="top"/>
          </w:tcPr>
          <w:p w14:paraId="474B26B2">
            <w:pPr>
              <w:rPr>
                <w:rFonts w:ascii="宋体" w:hAnsi="宋体" w:cs="宋体"/>
              </w:rPr>
            </w:pPr>
          </w:p>
        </w:tc>
        <w:tc>
          <w:tcPr>
            <w:tcW w:w="1600" w:type="dxa"/>
            <w:noWrap w:val="0"/>
            <w:vAlign w:val="top"/>
          </w:tcPr>
          <w:p w14:paraId="12FFC38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refuseType</w:t>
            </w:r>
          </w:p>
        </w:tc>
        <w:tc>
          <w:tcPr>
            <w:tcW w:w="1666" w:type="dxa"/>
            <w:noWrap w:val="0"/>
            <w:vAlign w:val="top"/>
          </w:tcPr>
          <w:p w14:paraId="79245C8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咨询拒绝类别</w:t>
            </w:r>
          </w:p>
        </w:tc>
        <w:tc>
          <w:tcPr>
            <w:tcW w:w="1667" w:type="dxa"/>
            <w:noWrap w:val="0"/>
            <w:vAlign w:val="top"/>
          </w:tcPr>
          <w:p w14:paraId="0B27FB7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Varchar(6)</w:t>
            </w:r>
          </w:p>
        </w:tc>
        <w:tc>
          <w:tcPr>
            <w:tcW w:w="650" w:type="dxa"/>
            <w:noWrap w:val="0"/>
            <w:vAlign w:val="top"/>
          </w:tcPr>
          <w:p w14:paraId="532AD86E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53F3EB7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1医生主动拒绝 2超时未回复系统自动拒绝</w:t>
            </w:r>
          </w:p>
        </w:tc>
      </w:tr>
      <w:tr w14:paraId="79BF4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vMerge w:val="continue"/>
            <w:noWrap w:val="0"/>
            <w:vAlign w:val="top"/>
          </w:tcPr>
          <w:p w14:paraId="6856FE29">
            <w:pPr>
              <w:rPr>
                <w:rFonts w:ascii="宋体" w:hAnsi="宋体" w:cs="宋体"/>
              </w:rPr>
            </w:pPr>
          </w:p>
        </w:tc>
        <w:tc>
          <w:tcPr>
            <w:tcW w:w="1600" w:type="dxa"/>
            <w:noWrap w:val="0"/>
            <w:vAlign w:val="top"/>
          </w:tcPr>
          <w:p w14:paraId="383A16B9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processDataURL</w:t>
            </w:r>
          </w:p>
        </w:tc>
        <w:tc>
          <w:tcPr>
            <w:tcW w:w="1666" w:type="dxa"/>
            <w:noWrap w:val="0"/>
            <w:vAlign w:val="top"/>
          </w:tcPr>
          <w:p w14:paraId="219C734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咨询过程数据查询地址</w:t>
            </w:r>
          </w:p>
        </w:tc>
        <w:tc>
          <w:tcPr>
            <w:tcW w:w="1667" w:type="dxa"/>
            <w:noWrap w:val="0"/>
            <w:vAlign w:val="top"/>
          </w:tcPr>
          <w:p w14:paraId="141B0EF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Varchar(500)</w:t>
            </w:r>
          </w:p>
        </w:tc>
        <w:tc>
          <w:tcPr>
            <w:tcW w:w="650" w:type="dxa"/>
            <w:noWrap w:val="0"/>
            <w:vAlign w:val="top"/>
          </w:tcPr>
          <w:p w14:paraId="30DD680F">
            <w:pPr>
              <w:jc w:val="center"/>
              <w:rPr>
                <w:rFonts w:hint="eastAsia" w:ascii="宋体" w:hAnsi="宋体" w:cs="宋体" w:eastAsiaTheme="minorEastAsia"/>
                <w:lang w:eastAsia="zh-CN"/>
              </w:rPr>
            </w:pPr>
            <w:r>
              <w:rPr>
                <w:rFonts w:hint="default" w:ascii="宋体" w:hAnsi="宋体" w:cs="宋体"/>
                <w:lang w:val="en-US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7B9B513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根据标识可以查对应沟通记录，</w:t>
            </w:r>
            <w:r>
              <w:rPr>
                <w:rFonts w:hint="eastAsia" w:ascii="宋体" w:hAnsi="宋体" w:cs="宋体"/>
              </w:rPr>
              <w:t>包括文字、语音、视频查询播放地址</w:t>
            </w:r>
          </w:p>
        </w:tc>
      </w:tr>
      <w:tr w14:paraId="7EA02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vMerge w:val="continue"/>
            <w:noWrap w:val="0"/>
            <w:vAlign w:val="top"/>
          </w:tcPr>
          <w:p w14:paraId="6D7B9062">
            <w:pPr>
              <w:rPr>
                <w:rFonts w:ascii="宋体" w:hAnsi="宋体" w:cs="宋体"/>
              </w:rPr>
            </w:pPr>
          </w:p>
        </w:tc>
        <w:tc>
          <w:tcPr>
            <w:tcW w:w="1600" w:type="dxa"/>
            <w:noWrap w:val="0"/>
            <w:vAlign w:val="top"/>
          </w:tcPr>
          <w:p w14:paraId="4B458881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updateTime</w:t>
            </w:r>
          </w:p>
        </w:tc>
        <w:tc>
          <w:tcPr>
            <w:tcW w:w="1666" w:type="dxa"/>
            <w:noWrap w:val="0"/>
            <w:vAlign w:val="top"/>
          </w:tcPr>
          <w:p w14:paraId="2020EBE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上传时间</w:t>
            </w:r>
          </w:p>
        </w:tc>
        <w:tc>
          <w:tcPr>
            <w:tcW w:w="1667" w:type="dxa"/>
            <w:noWrap w:val="0"/>
            <w:vAlign w:val="top"/>
          </w:tcPr>
          <w:p w14:paraId="02B3027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datetime</w:t>
            </w:r>
          </w:p>
        </w:tc>
        <w:tc>
          <w:tcPr>
            <w:tcW w:w="650" w:type="dxa"/>
            <w:noWrap w:val="0"/>
            <w:vAlign w:val="top"/>
          </w:tcPr>
          <w:p w14:paraId="39895324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7B64B568">
            <w:pPr>
              <w:rPr>
                <w:rFonts w:ascii="宋体" w:hAnsi="宋体" w:cs="宋体"/>
              </w:rPr>
            </w:pPr>
          </w:p>
        </w:tc>
      </w:tr>
      <w:tr w14:paraId="35F73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1" w:type="dxa"/>
            <w:gridSpan w:val="6"/>
            <w:shd w:val="clear" w:color="auto" w:fill="5B9BD5"/>
            <w:noWrap w:val="0"/>
            <w:vAlign w:val="top"/>
          </w:tcPr>
          <w:p w14:paraId="2DFDCE7A">
            <w:pPr>
              <w:rPr>
                <w:rFonts w:ascii="宋体" w:hAnsi="宋体" w:cs="宋体"/>
                <w:color w:val="5B9BD5"/>
              </w:rPr>
            </w:pPr>
          </w:p>
        </w:tc>
      </w:tr>
      <w:tr w14:paraId="08360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78" w:type="dxa"/>
            <w:vMerge w:val="restart"/>
            <w:shd w:val="clear" w:color="auto" w:fill="auto"/>
            <w:noWrap w:val="0"/>
            <w:vAlign w:val="top"/>
          </w:tcPr>
          <w:p w14:paraId="5268FAC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600" w:type="dxa"/>
            <w:shd w:val="clear" w:color="auto" w:fill="auto"/>
            <w:noWrap w:val="0"/>
            <w:vAlign w:val="top"/>
          </w:tcPr>
          <w:p w14:paraId="13058FA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code</w:t>
            </w:r>
          </w:p>
        </w:tc>
        <w:tc>
          <w:tcPr>
            <w:tcW w:w="1666" w:type="dxa"/>
            <w:shd w:val="clear" w:color="auto" w:fill="FFFFFF"/>
            <w:noWrap w:val="0"/>
            <w:vAlign w:val="center"/>
          </w:tcPr>
          <w:p w14:paraId="4EE4740A">
            <w:pPr>
              <w:widowControl/>
              <w:jc w:val="left"/>
              <w:textAlignment w:val="center"/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返回代码</w:t>
            </w:r>
          </w:p>
        </w:tc>
        <w:tc>
          <w:tcPr>
            <w:tcW w:w="1667" w:type="dxa"/>
            <w:shd w:val="clear" w:color="auto" w:fill="FFFFFF"/>
            <w:noWrap w:val="0"/>
            <w:vAlign w:val="center"/>
          </w:tcPr>
          <w:p w14:paraId="02F13DA8">
            <w:pPr>
              <w:widowControl/>
              <w:jc w:val="left"/>
              <w:textAlignment w:val="center"/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Int</w:t>
            </w:r>
          </w:p>
        </w:tc>
        <w:tc>
          <w:tcPr>
            <w:tcW w:w="650" w:type="dxa"/>
            <w:noWrap w:val="0"/>
            <w:vAlign w:val="top"/>
          </w:tcPr>
          <w:p w14:paraId="4BFFBB3B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0C0E8FA5">
            <w:pPr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200成功， 非200 失败</w:t>
            </w:r>
          </w:p>
        </w:tc>
      </w:tr>
      <w:tr w14:paraId="0AB91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78" w:type="dxa"/>
            <w:vMerge w:val="continue"/>
            <w:shd w:val="clear" w:color="auto" w:fill="auto"/>
            <w:noWrap w:val="0"/>
            <w:vAlign w:val="top"/>
          </w:tcPr>
          <w:p w14:paraId="0A99E9AF">
            <w:pPr>
              <w:rPr>
                <w:rFonts w:ascii="宋体" w:hAnsi="宋体" w:cs="宋体"/>
              </w:rPr>
            </w:pPr>
          </w:p>
        </w:tc>
        <w:tc>
          <w:tcPr>
            <w:tcW w:w="1600" w:type="dxa"/>
            <w:shd w:val="clear" w:color="auto" w:fill="auto"/>
            <w:noWrap w:val="0"/>
            <w:vAlign w:val="top"/>
          </w:tcPr>
          <w:p w14:paraId="06A030A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msg</w:t>
            </w:r>
          </w:p>
        </w:tc>
        <w:tc>
          <w:tcPr>
            <w:tcW w:w="1666" w:type="dxa"/>
            <w:shd w:val="clear" w:color="auto" w:fill="FFFFFF"/>
            <w:noWrap w:val="0"/>
            <w:vAlign w:val="center"/>
          </w:tcPr>
          <w:p w14:paraId="34EF548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szCs w:val="18"/>
              </w:rPr>
              <w:t>错误信息</w:t>
            </w:r>
          </w:p>
        </w:tc>
        <w:tc>
          <w:tcPr>
            <w:tcW w:w="1667" w:type="dxa"/>
            <w:shd w:val="clear" w:color="auto" w:fill="FFFFFF"/>
            <w:noWrap w:val="0"/>
            <w:vAlign w:val="center"/>
          </w:tcPr>
          <w:p w14:paraId="51B81582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</w:rPr>
              <w:t>Varchar(200)</w:t>
            </w:r>
          </w:p>
        </w:tc>
        <w:tc>
          <w:tcPr>
            <w:tcW w:w="650" w:type="dxa"/>
            <w:noWrap w:val="0"/>
            <w:vAlign w:val="top"/>
          </w:tcPr>
          <w:p w14:paraId="34A6D01D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455077D4">
            <w:pPr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失败描述</w:t>
            </w:r>
          </w:p>
        </w:tc>
      </w:tr>
    </w:tbl>
    <w:p w14:paraId="67DEE133">
      <w:pPr>
        <w:pStyle w:val="5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接口示例</w:t>
      </w:r>
    </w:p>
    <w:p w14:paraId="6E77A95E">
      <w:pPr>
        <w:ind w:firstLine="420"/>
        <w:rPr>
          <w:rFonts w:hint="default" w:ascii="宋体" w:hAnsi="宋体" w:cs="宋体" w:eastAsiaTheme="minorEastAsia"/>
          <w:lang w:val="en-US" w:eastAsia="zh-CN"/>
        </w:rPr>
      </w:pPr>
      <w:bookmarkStart w:id="34" w:name="_Toc23031_WPSOffice_Level3"/>
      <w:r>
        <w:rPr>
          <w:rFonts w:hint="eastAsia" w:ascii="宋体" w:hAnsi="宋体" w:cs="宋体"/>
          <w:lang w:val="en-US" w:eastAsia="zh-CN"/>
        </w:rPr>
        <w:t xml:space="preserve">见1.7 </w:t>
      </w:r>
      <w:r>
        <w:rPr>
          <w:rFonts w:hint="eastAsia" w:ascii="宋体" w:hAnsi="宋体" w:cs="宋体"/>
          <w:lang w:val="en-US" w:eastAsia="zh-CN"/>
        </w:rPr>
        <w:fldChar w:fldCharType="begin"/>
      </w:r>
      <w:r>
        <w:rPr>
          <w:rFonts w:hint="eastAsia" w:ascii="宋体" w:hAnsi="宋体" w:cs="宋体"/>
          <w:lang w:val="en-US" w:eastAsia="zh-CN"/>
        </w:rPr>
        <w:instrText xml:space="preserve"> HYPERLINK \l "_工具包调用说明" </w:instrText>
      </w:r>
      <w:r>
        <w:rPr>
          <w:rFonts w:hint="eastAsia" w:ascii="宋体" w:hAnsi="宋体" w:cs="宋体"/>
          <w:lang w:val="en-US" w:eastAsia="zh-CN"/>
        </w:rPr>
        <w:fldChar w:fldCharType="separate"/>
      </w:r>
      <w:r>
        <w:rPr>
          <w:rStyle w:val="19"/>
          <w:rFonts w:hint="eastAsia" w:ascii="宋体" w:hAnsi="宋体" w:cs="宋体"/>
          <w:lang w:val="en-US" w:eastAsia="zh-CN"/>
        </w:rPr>
        <w:t>工具包调用说明</w:t>
      </w:r>
      <w:r>
        <w:rPr>
          <w:rFonts w:hint="eastAsia" w:ascii="宋体" w:hAnsi="宋体" w:cs="宋体"/>
          <w:lang w:val="en-US" w:eastAsia="zh-CN"/>
        </w:rPr>
        <w:fldChar w:fldCharType="end"/>
      </w:r>
    </w:p>
    <w:p w14:paraId="06F53FD1">
      <w:pPr>
        <w:pStyle w:val="4"/>
        <w:rPr>
          <w:rFonts w:ascii="宋体" w:hAnsi="宋体" w:eastAsia="宋体" w:cs="宋体"/>
        </w:rPr>
      </w:pPr>
      <w:bookmarkStart w:id="35" w:name="_Toc20123"/>
      <w:r>
        <w:rPr>
          <w:rFonts w:hint="eastAsia" w:ascii="宋体" w:hAnsi="宋体" w:eastAsia="宋体" w:cs="宋体"/>
        </w:rPr>
        <w:t>在线复诊信息</w:t>
      </w:r>
      <w:bookmarkEnd w:id="34"/>
      <w:bookmarkEnd w:id="35"/>
    </w:p>
    <w:p w14:paraId="64ED2D14">
      <w:pPr>
        <w:pStyle w:val="5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数据推送机制</w:t>
      </w:r>
    </w:p>
    <w:p w14:paraId="1B2D393E">
      <w:pPr>
        <w:ind w:firstLine="420"/>
        <w:rPr>
          <w:rFonts w:ascii="宋体" w:hAnsi="宋体" w:cs="宋体"/>
        </w:rPr>
      </w:pPr>
      <w:r>
        <w:rPr>
          <w:rFonts w:hint="eastAsia" w:ascii="宋体" w:hAnsi="宋体" w:cs="宋体"/>
        </w:rPr>
        <w:t>各互联网医院，在每天晚上固定时间点，向平台推送前一天已经结束的的在线复诊数据。</w:t>
      </w:r>
    </w:p>
    <w:p w14:paraId="49966F8C">
      <w:pPr>
        <w:pStyle w:val="5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在线复诊信息推送接口</w:t>
      </w:r>
    </w:p>
    <w:tbl>
      <w:tblPr>
        <w:tblStyle w:val="15"/>
        <w:tblW w:w="863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"/>
        <w:gridCol w:w="1729"/>
        <w:gridCol w:w="1521"/>
        <w:gridCol w:w="1667"/>
        <w:gridCol w:w="650"/>
        <w:gridCol w:w="2370"/>
      </w:tblGrid>
      <w:tr w14:paraId="3F23A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4" w:type="dxa"/>
            <w:tcBorders>
              <w:bottom w:val="single" w:color="auto" w:sz="4" w:space="0"/>
            </w:tcBorders>
            <w:noWrap w:val="0"/>
            <w:vAlign w:val="top"/>
          </w:tcPr>
          <w:p w14:paraId="05FB20EE">
            <w:pPr>
              <w:jc w:val="center"/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操作名称</w:t>
            </w:r>
          </w:p>
        </w:tc>
        <w:tc>
          <w:tcPr>
            <w:tcW w:w="7937" w:type="dxa"/>
            <w:gridSpan w:val="5"/>
            <w:tcBorders>
              <w:bottom w:val="single" w:color="auto" w:sz="4" w:space="0"/>
            </w:tcBorders>
            <w:noWrap w:val="0"/>
            <w:vAlign w:val="top"/>
          </w:tcPr>
          <w:p w14:paraId="184D5F0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X-Service-Id=his.provinceDataUploadService, X-Service-Method=uploadReferralIndicators</w:t>
            </w:r>
          </w:p>
        </w:tc>
      </w:tr>
      <w:tr w14:paraId="4C00E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tcBorders>
              <w:bottom w:val="single" w:color="auto" w:sz="4" w:space="0"/>
            </w:tcBorders>
            <w:noWrap w:val="0"/>
            <w:vAlign w:val="top"/>
          </w:tcPr>
          <w:p w14:paraId="42861E39">
            <w:pPr>
              <w:jc w:val="center"/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说明</w:t>
            </w:r>
          </w:p>
        </w:tc>
        <w:tc>
          <w:tcPr>
            <w:tcW w:w="7937" w:type="dxa"/>
            <w:gridSpan w:val="5"/>
            <w:tcBorders>
              <w:bottom w:val="single" w:color="auto" w:sz="4" w:space="0"/>
            </w:tcBorders>
            <w:noWrap w:val="0"/>
            <w:vAlign w:val="top"/>
          </w:tcPr>
          <w:p w14:paraId="33A01AE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向互联网医院监管平台推送在线复诊详细信息</w:t>
            </w:r>
          </w:p>
        </w:tc>
      </w:tr>
      <w:tr w14:paraId="4EA7C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694" w:type="dxa"/>
            <w:shd w:val="clear" w:color="auto" w:fill="8DB3E2"/>
            <w:noWrap w:val="0"/>
            <w:vAlign w:val="top"/>
          </w:tcPr>
          <w:p w14:paraId="23EC1576">
            <w:pPr>
              <w:jc w:val="center"/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类型</w:t>
            </w:r>
          </w:p>
        </w:tc>
        <w:tc>
          <w:tcPr>
            <w:tcW w:w="1729" w:type="dxa"/>
            <w:shd w:val="clear" w:color="auto" w:fill="8DB3E2"/>
            <w:noWrap w:val="0"/>
            <w:vAlign w:val="top"/>
          </w:tcPr>
          <w:p w14:paraId="335D7E2B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参数</w:t>
            </w:r>
          </w:p>
        </w:tc>
        <w:tc>
          <w:tcPr>
            <w:tcW w:w="1521" w:type="dxa"/>
            <w:shd w:val="clear" w:color="auto" w:fill="8DB3E2"/>
            <w:noWrap w:val="0"/>
            <w:vAlign w:val="top"/>
          </w:tcPr>
          <w:p w14:paraId="4FC3D85E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参数名称</w:t>
            </w:r>
          </w:p>
        </w:tc>
        <w:tc>
          <w:tcPr>
            <w:tcW w:w="1667" w:type="dxa"/>
            <w:shd w:val="clear" w:color="auto" w:fill="8DB3E2"/>
            <w:noWrap w:val="0"/>
            <w:vAlign w:val="top"/>
          </w:tcPr>
          <w:p w14:paraId="6DC47A1B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字段类型</w:t>
            </w:r>
          </w:p>
        </w:tc>
        <w:tc>
          <w:tcPr>
            <w:tcW w:w="650" w:type="dxa"/>
            <w:shd w:val="clear" w:color="auto" w:fill="8DB3E2"/>
            <w:noWrap w:val="0"/>
            <w:vAlign w:val="top"/>
          </w:tcPr>
          <w:p w14:paraId="78981A1B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必输</w:t>
            </w:r>
          </w:p>
        </w:tc>
        <w:tc>
          <w:tcPr>
            <w:tcW w:w="2370" w:type="dxa"/>
            <w:shd w:val="clear" w:color="auto" w:fill="8DB3E2"/>
            <w:noWrap w:val="0"/>
            <w:vAlign w:val="top"/>
          </w:tcPr>
          <w:p w14:paraId="206B6A37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说明</w:t>
            </w:r>
          </w:p>
        </w:tc>
      </w:tr>
      <w:tr w14:paraId="694CD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restart"/>
            <w:noWrap w:val="0"/>
            <w:vAlign w:val="top"/>
          </w:tcPr>
          <w:p w14:paraId="63FF1C83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输入List</w:t>
            </w:r>
          </w:p>
        </w:tc>
        <w:tc>
          <w:tcPr>
            <w:tcW w:w="1729" w:type="dxa"/>
            <w:noWrap w:val="0"/>
            <w:vAlign w:val="top"/>
          </w:tcPr>
          <w:p w14:paraId="06922571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organID</w:t>
            </w:r>
          </w:p>
        </w:tc>
        <w:tc>
          <w:tcPr>
            <w:tcW w:w="1521" w:type="dxa"/>
            <w:noWrap w:val="0"/>
            <w:vAlign w:val="top"/>
          </w:tcPr>
          <w:p w14:paraId="1FE7766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机构唯一号</w:t>
            </w:r>
          </w:p>
        </w:tc>
        <w:tc>
          <w:tcPr>
            <w:tcW w:w="1667" w:type="dxa"/>
            <w:noWrap w:val="0"/>
            <w:vAlign w:val="top"/>
          </w:tcPr>
          <w:p w14:paraId="0BBE897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Varchar(20)</w:t>
            </w:r>
          </w:p>
        </w:tc>
        <w:tc>
          <w:tcPr>
            <w:tcW w:w="650" w:type="dxa"/>
            <w:noWrap w:val="0"/>
            <w:vAlign w:val="top"/>
          </w:tcPr>
          <w:p w14:paraId="4AFC3FE2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3EA7ABC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全国统一的组织机构代码</w:t>
            </w:r>
          </w:p>
        </w:tc>
      </w:tr>
      <w:tr w14:paraId="5B3D9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7D330F23">
            <w:pPr>
              <w:rPr>
                <w:rFonts w:hint="eastAsia" w:ascii="宋体" w:hAnsi="宋体" w:cs="宋体"/>
              </w:rPr>
            </w:pPr>
          </w:p>
        </w:tc>
        <w:tc>
          <w:tcPr>
            <w:tcW w:w="1729" w:type="dxa"/>
            <w:noWrap w:val="0"/>
            <w:vAlign w:val="top"/>
          </w:tcPr>
          <w:p w14:paraId="7AA9644C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unitID</w:t>
            </w:r>
          </w:p>
        </w:tc>
        <w:tc>
          <w:tcPr>
            <w:tcW w:w="1521" w:type="dxa"/>
            <w:noWrap w:val="0"/>
            <w:vAlign w:val="top"/>
          </w:tcPr>
          <w:p w14:paraId="0DD02AA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监管平台机构ID</w:t>
            </w:r>
          </w:p>
        </w:tc>
        <w:tc>
          <w:tcPr>
            <w:tcW w:w="1667" w:type="dxa"/>
            <w:noWrap w:val="0"/>
            <w:vAlign w:val="top"/>
          </w:tcPr>
          <w:p w14:paraId="329BD1E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2E567448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4C3E5D86">
            <w:pPr>
              <w:rPr>
                <w:rFonts w:hint="eastAsia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平台分配，登录系统“秘钥生成及管理”处可查</w:t>
            </w:r>
          </w:p>
        </w:tc>
      </w:tr>
      <w:tr w14:paraId="5E02B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3083FCF8">
            <w:pPr>
              <w:rPr>
                <w:rFonts w:hint="eastAsia" w:ascii="宋体" w:hAnsi="宋体" w:cs="宋体"/>
              </w:rPr>
            </w:pPr>
          </w:p>
        </w:tc>
        <w:tc>
          <w:tcPr>
            <w:tcW w:w="1729" w:type="dxa"/>
            <w:noWrap w:val="0"/>
            <w:vAlign w:val="top"/>
          </w:tcPr>
          <w:p w14:paraId="3B9E78C9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organName</w:t>
            </w:r>
          </w:p>
        </w:tc>
        <w:tc>
          <w:tcPr>
            <w:tcW w:w="1521" w:type="dxa"/>
            <w:noWrap w:val="0"/>
            <w:vAlign w:val="top"/>
          </w:tcPr>
          <w:p w14:paraId="10540F6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机构名称</w:t>
            </w:r>
          </w:p>
        </w:tc>
        <w:tc>
          <w:tcPr>
            <w:tcW w:w="1667" w:type="dxa"/>
            <w:noWrap w:val="0"/>
            <w:vAlign w:val="top"/>
          </w:tcPr>
          <w:p w14:paraId="052B71E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2F428A86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61039EF6">
            <w:pPr>
              <w:rPr>
                <w:rFonts w:ascii="宋体" w:hAnsi="宋体" w:cs="宋体"/>
              </w:rPr>
            </w:pPr>
          </w:p>
        </w:tc>
      </w:tr>
      <w:tr w14:paraId="2EAF0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3688C9B8">
            <w:pPr>
              <w:rPr>
                <w:rFonts w:hint="eastAsia" w:ascii="宋体" w:hAnsi="宋体" w:cs="宋体"/>
              </w:rPr>
            </w:pPr>
          </w:p>
        </w:tc>
        <w:tc>
          <w:tcPr>
            <w:tcW w:w="1729" w:type="dxa"/>
            <w:noWrap w:val="0"/>
            <w:vAlign w:val="top"/>
          </w:tcPr>
          <w:p w14:paraId="41121475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bussID</w:t>
            </w:r>
          </w:p>
        </w:tc>
        <w:tc>
          <w:tcPr>
            <w:tcW w:w="1521" w:type="dxa"/>
            <w:noWrap w:val="0"/>
            <w:vAlign w:val="top"/>
          </w:tcPr>
          <w:p w14:paraId="0C75ABC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互联网医院复诊记录Id</w:t>
            </w:r>
          </w:p>
        </w:tc>
        <w:tc>
          <w:tcPr>
            <w:tcW w:w="1667" w:type="dxa"/>
            <w:noWrap w:val="0"/>
            <w:vAlign w:val="top"/>
          </w:tcPr>
          <w:p w14:paraId="5393806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5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650" w:type="dxa"/>
            <w:noWrap w:val="0"/>
            <w:vAlign w:val="top"/>
          </w:tcPr>
          <w:p w14:paraId="5EE0203C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5D297FB6">
            <w:pPr>
              <w:rPr>
                <w:rFonts w:ascii="宋体" w:hAnsi="宋体" w:cs="宋体"/>
              </w:rPr>
            </w:pPr>
          </w:p>
        </w:tc>
      </w:tr>
      <w:tr w14:paraId="19E23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3217CD9D">
            <w:pPr>
              <w:rPr>
                <w:rFonts w:hint="eastAsia" w:ascii="宋体" w:hAnsi="宋体" w:cs="宋体"/>
              </w:rPr>
            </w:pPr>
          </w:p>
        </w:tc>
        <w:tc>
          <w:tcPr>
            <w:tcW w:w="1729" w:type="dxa"/>
            <w:noWrap w:val="0"/>
            <w:vAlign w:val="top"/>
          </w:tcPr>
          <w:p w14:paraId="268FAB2B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s</w:t>
            </w:r>
            <w:r>
              <w:rPr>
                <w:rFonts w:hint="eastAsia" w:ascii="宋体" w:hAnsi="宋体" w:cs="宋体"/>
              </w:rPr>
              <w:t>ubjectCode</w:t>
            </w:r>
          </w:p>
        </w:tc>
        <w:tc>
          <w:tcPr>
            <w:tcW w:w="1521" w:type="dxa"/>
            <w:noWrap w:val="0"/>
            <w:vAlign w:val="top"/>
          </w:tcPr>
          <w:p w14:paraId="05A59EB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复诊医师所属专业代码（诊疗科目代码）</w:t>
            </w:r>
          </w:p>
        </w:tc>
        <w:tc>
          <w:tcPr>
            <w:tcW w:w="1667" w:type="dxa"/>
            <w:noWrap w:val="0"/>
            <w:vAlign w:val="top"/>
          </w:tcPr>
          <w:p w14:paraId="77D8210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Varchar(10)</w:t>
            </w:r>
          </w:p>
        </w:tc>
        <w:tc>
          <w:tcPr>
            <w:tcW w:w="650" w:type="dxa"/>
            <w:noWrap w:val="0"/>
            <w:vAlign w:val="top"/>
          </w:tcPr>
          <w:p w14:paraId="14EB0621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24D5E557">
            <w:pPr>
              <w:rPr>
                <w:rFonts w:ascii="宋体" w:hAnsi="宋体" w:cs="宋体"/>
              </w:rPr>
            </w:pPr>
            <w:r>
              <w:fldChar w:fldCharType="begin"/>
            </w:r>
            <w:r>
              <w:instrText xml:space="preserve"> HYPERLINK \l "_国家诊疗科目字典（专科字典）" </w:instrText>
            </w:r>
            <w:r>
              <w:fldChar w:fldCharType="separate"/>
            </w:r>
            <w:r>
              <w:rPr>
                <w:rStyle w:val="19"/>
                <w:rFonts w:hint="eastAsia" w:ascii="宋体" w:hAnsi="宋体" w:cs="宋体"/>
              </w:rPr>
              <w:t>国家诊疗科目编码</w:t>
            </w:r>
            <w:r>
              <w:rPr>
                <w:rStyle w:val="19"/>
                <w:rFonts w:hint="eastAsia" w:ascii="宋体" w:hAnsi="宋体" w:cs="宋体"/>
              </w:rPr>
              <w:fldChar w:fldCharType="end"/>
            </w:r>
          </w:p>
        </w:tc>
      </w:tr>
      <w:tr w14:paraId="6F3F3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0A018DFC">
            <w:pPr>
              <w:rPr>
                <w:rFonts w:hint="eastAsia" w:ascii="宋体" w:hAnsi="宋体" w:cs="宋体"/>
              </w:rPr>
            </w:pPr>
          </w:p>
        </w:tc>
        <w:tc>
          <w:tcPr>
            <w:tcW w:w="1729" w:type="dxa"/>
            <w:noWrap w:val="0"/>
            <w:vAlign w:val="top"/>
          </w:tcPr>
          <w:p w14:paraId="113849F9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s</w:t>
            </w:r>
            <w:r>
              <w:rPr>
                <w:rFonts w:hint="eastAsia" w:ascii="宋体" w:hAnsi="宋体" w:cs="宋体"/>
              </w:rPr>
              <w:t>ubjectName</w:t>
            </w:r>
          </w:p>
        </w:tc>
        <w:tc>
          <w:tcPr>
            <w:tcW w:w="1521" w:type="dxa"/>
            <w:noWrap w:val="0"/>
            <w:vAlign w:val="top"/>
          </w:tcPr>
          <w:p w14:paraId="14400F4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复诊医师所属专业名称（诊疗科目名称）</w:t>
            </w:r>
          </w:p>
        </w:tc>
        <w:tc>
          <w:tcPr>
            <w:tcW w:w="1667" w:type="dxa"/>
            <w:noWrap w:val="0"/>
            <w:vAlign w:val="top"/>
          </w:tcPr>
          <w:p w14:paraId="6898A36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Varchar(30)</w:t>
            </w:r>
          </w:p>
        </w:tc>
        <w:tc>
          <w:tcPr>
            <w:tcW w:w="650" w:type="dxa"/>
            <w:noWrap w:val="0"/>
            <w:vAlign w:val="top"/>
          </w:tcPr>
          <w:p w14:paraId="145C90E5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7727293B">
            <w:pPr>
              <w:rPr>
                <w:rFonts w:ascii="宋体" w:hAnsi="宋体" w:cs="宋体"/>
              </w:rPr>
            </w:pPr>
          </w:p>
        </w:tc>
      </w:tr>
      <w:tr w14:paraId="67914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4ADA341D">
            <w:pPr>
              <w:rPr>
                <w:rFonts w:hint="eastAsia" w:ascii="宋体" w:hAnsi="宋体" w:cs="宋体"/>
              </w:rPr>
            </w:pPr>
          </w:p>
        </w:tc>
        <w:tc>
          <w:tcPr>
            <w:tcW w:w="1729" w:type="dxa"/>
            <w:noWrap w:val="0"/>
            <w:vAlign w:val="top"/>
          </w:tcPr>
          <w:p w14:paraId="059D6CBA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deptID</w:t>
            </w:r>
          </w:p>
        </w:tc>
        <w:tc>
          <w:tcPr>
            <w:tcW w:w="1521" w:type="dxa"/>
            <w:noWrap w:val="0"/>
            <w:vAlign w:val="top"/>
          </w:tcPr>
          <w:p w14:paraId="0C24C19D">
            <w:pPr>
              <w:rPr>
                <w:rFonts w:hint="eastAsia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/>
              </w:rPr>
              <w:t>医师所属科室</w:t>
            </w:r>
            <w:r>
              <w:rPr>
                <w:rFonts w:hint="eastAsia" w:ascii="宋体" w:hAnsi="宋体" w:cs="宋体"/>
                <w:lang w:val="en-US" w:eastAsia="zh-CN"/>
              </w:rPr>
              <w:t>分类</w:t>
            </w:r>
          </w:p>
        </w:tc>
        <w:tc>
          <w:tcPr>
            <w:tcW w:w="1667" w:type="dxa"/>
            <w:noWrap w:val="0"/>
            <w:vAlign w:val="top"/>
          </w:tcPr>
          <w:p w14:paraId="2725898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Varchar(10)</w:t>
            </w:r>
          </w:p>
        </w:tc>
        <w:tc>
          <w:tcPr>
            <w:tcW w:w="650" w:type="dxa"/>
            <w:noWrap w:val="0"/>
            <w:vAlign w:val="top"/>
          </w:tcPr>
          <w:p w14:paraId="2BB68444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623257B9">
            <w:pPr>
              <w:rPr>
                <w:rFonts w:hint="default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见科室码表，</w:t>
            </w:r>
            <w:r>
              <w:rPr>
                <w:rFonts w:hint="eastAsia" w:ascii="宋体" w:hAnsi="宋体" w:cs="宋体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lang w:val="en-US" w:eastAsia="zh-CN"/>
              </w:rPr>
              <w:instrText xml:space="preserve"> HYPERLINK \l "_科室类别字典" </w:instrText>
            </w:r>
            <w:r>
              <w:rPr>
                <w:rFonts w:hint="eastAsia" w:ascii="宋体" w:hAnsi="宋体" w:cs="宋体"/>
                <w:lang w:val="en-US" w:eastAsia="zh-CN"/>
              </w:rPr>
              <w:fldChar w:fldCharType="separate"/>
            </w:r>
            <w:r>
              <w:rPr>
                <w:rStyle w:val="20"/>
                <w:rFonts w:hint="eastAsia" w:ascii="宋体" w:hAnsi="宋体" w:cs="宋体"/>
                <w:lang w:val="en-US" w:eastAsia="zh-CN"/>
              </w:rPr>
              <w:t>科室类别字典</w:t>
            </w:r>
            <w:r>
              <w:rPr>
                <w:rFonts w:hint="eastAsia" w:ascii="宋体" w:hAnsi="宋体" w:cs="宋体"/>
                <w:lang w:val="en-US" w:eastAsia="zh-CN"/>
              </w:rPr>
              <w:fldChar w:fldCharType="end"/>
            </w:r>
          </w:p>
        </w:tc>
      </w:tr>
      <w:tr w14:paraId="0AC2C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673453A8">
            <w:pPr>
              <w:rPr>
                <w:rFonts w:hint="eastAsia" w:ascii="宋体" w:hAnsi="宋体" w:cs="宋体"/>
              </w:rPr>
            </w:pPr>
          </w:p>
        </w:tc>
        <w:tc>
          <w:tcPr>
            <w:tcW w:w="1729" w:type="dxa"/>
            <w:noWrap w:val="0"/>
            <w:vAlign w:val="top"/>
          </w:tcPr>
          <w:p w14:paraId="5FF732A2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deptName</w:t>
            </w:r>
          </w:p>
        </w:tc>
        <w:tc>
          <w:tcPr>
            <w:tcW w:w="1521" w:type="dxa"/>
            <w:noWrap w:val="0"/>
            <w:vAlign w:val="top"/>
          </w:tcPr>
          <w:p w14:paraId="5051D1B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医师所属</w:t>
            </w:r>
            <w:r>
              <w:rPr>
                <w:rFonts w:hint="eastAsia" w:ascii="宋体" w:hAnsi="宋体" w:cs="宋体"/>
                <w:lang w:val="en-US" w:eastAsia="zh-CN"/>
              </w:rPr>
              <w:t>具体</w:t>
            </w:r>
            <w:r>
              <w:rPr>
                <w:rFonts w:hint="eastAsia" w:ascii="宋体" w:hAnsi="宋体" w:cs="宋体"/>
              </w:rPr>
              <w:t>科室名称</w:t>
            </w:r>
          </w:p>
        </w:tc>
        <w:tc>
          <w:tcPr>
            <w:tcW w:w="1667" w:type="dxa"/>
            <w:noWrap w:val="0"/>
            <w:vAlign w:val="top"/>
          </w:tcPr>
          <w:p w14:paraId="204324E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Varchar(30)</w:t>
            </w:r>
          </w:p>
        </w:tc>
        <w:tc>
          <w:tcPr>
            <w:tcW w:w="650" w:type="dxa"/>
            <w:noWrap w:val="0"/>
            <w:vAlign w:val="top"/>
          </w:tcPr>
          <w:p w14:paraId="6EE70B38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66CD0579">
            <w:pPr>
              <w:rPr>
                <w:rFonts w:hint="default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具体科室名称，如三级医院内科可能有内科一内科二等以实际名称填写</w:t>
            </w:r>
          </w:p>
        </w:tc>
      </w:tr>
      <w:tr w14:paraId="4E5FB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520A6FC5">
            <w:pPr>
              <w:rPr>
                <w:rFonts w:hint="eastAsia" w:ascii="宋体" w:hAnsi="宋体" w:cs="宋体"/>
              </w:rPr>
            </w:pPr>
          </w:p>
        </w:tc>
        <w:tc>
          <w:tcPr>
            <w:tcW w:w="1729" w:type="dxa"/>
            <w:noWrap w:val="0"/>
            <w:vAlign w:val="top"/>
          </w:tcPr>
          <w:p w14:paraId="33F5E234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doctorId</w:t>
            </w:r>
          </w:p>
        </w:tc>
        <w:tc>
          <w:tcPr>
            <w:tcW w:w="1521" w:type="dxa"/>
            <w:noWrap w:val="0"/>
            <w:vAlign w:val="top"/>
          </w:tcPr>
          <w:p w14:paraId="08269B2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医生ID</w:t>
            </w:r>
          </w:p>
        </w:tc>
        <w:tc>
          <w:tcPr>
            <w:tcW w:w="1667" w:type="dxa"/>
            <w:noWrap w:val="0"/>
            <w:vAlign w:val="top"/>
          </w:tcPr>
          <w:p w14:paraId="48D06B6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5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650" w:type="dxa"/>
            <w:noWrap w:val="0"/>
            <w:vAlign w:val="top"/>
          </w:tcPr>
          <w:p w14:paraId="1A91AC83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7FDB7609">
            <w:pPr>
              <w:rPr>
                <w:rFonts w:ascii="宋体" w:hAnsi="宋体" w:cs="宋体"/>
              </w:rPr>
            </w:pPr>
          </w:p>
        </w:tc>
      </w:tr>
      <w:tr w14:paraId="410F7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5F9E7E85">
            <w:pPr>
              <w:rPr>
                <w:rFonts w:hint="eastAsia" w:ascii="宋体" w:hAnsi="宋体" w:cs="宋体"/>
              </w:rPr>
            </w:pPr>
          </w:p>
        </w:tc>
        <w:tc>
          <w:tcPr>
            <w:tcW w:w="1729" w:type="dxa"/>
            <w:noWrap w:val="0"/>
            <w:vAlign w:val="top"/>
          </w:tcPr>
          <w:p w14:paraId="415A0FD7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doctorCertID</w:t>
            </w:r>
          </w:p>
        </w:tc>
        <w:tc>
          <w:tcPr>
            <w:tcW w:w="1521" w:type="dxa"/>
            <w:noWrap w:val="0"/>
            <w:vAlign w:val="top"/>
          </w:tcPr>
          <w:p w14:paraId="09DC253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医师身份证号</w:t>
            </w:r>
          </w:p>
        </w:tc>
        <w:tc>
          <w:tcPr>
            <w:tcW w:w="1667" w:type="dxa"/>
            <w:noWrap w:val="0"/>
            <w:vAlign w:val="top"/>
          </w:tcPr>
          <w:p w14:paraId="0A2FC44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Varchar(18)</w:t>
            </w:r>
          </w:p>
        </w:tc>
        <w:tc>
          <w:tcPr>
            <w:tcW w:w="650" w:type="dxa"/>
            <w:noWrap w:val="0"/>
            <w:vAlign w:val="top"/>
          </w:tcPr>
          <w:p w14:paraId="6C7343E1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00907EB7">
            <w:pPr>
              <w:rPr>
                <w:rFonts w:ascii="宋体" w:hAnsi="宋体" w:cs="宋体"/>
              </w:rPr>
            </w:pPr>
          </w:p>
        </w:tc>
      </w:tr>
      <w:tr w14:paraId="5DFB1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393E74BE">
            <w:pPr>
              <w:rPr>
                <w:rFonts w:hint="eastAsia" w:ascii="宋体" w:hAnsi="宋体" w:cs="宋体"/>
              </w:rPr>
            </w:pPr>
          </w:p>
        </w:tc>
        <w:tc>
          <w:tcPr>
            <w:tcW w:w="1729" w:type="dxa"/>
            <w:noWrap w:val="0"/>
            <w:vAlign w:val="top"/>
          </w:tcPr>
          <w:p w14:paraId="0DCF4EBE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doctorName</w:t>
            </w:r>
          </w:p>
        </w:tc>
        <w:tc>
          <w:tcPr>
            <w:tcW w:w="1521" w:type="dxa"/>
            <w:noWrap w:val="0"/>
            <w:vAlign w:val="top"/>
          </w:tcPr>
          <w:p w14:paraId="3EBDDD6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医生姓名</w:t>
            </w:r>
          </w:p>
        </w:tc>
        <w:tc>
          <w:tcPr>
            <w:tcW w:w="1667" w:type="dxa"/>
            <w:noWrap w:val="0"/>
            <w:vAlign w:val="top"/>
          </w:tcPr>
          <w:p w14:paraId="6F1E1E3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148C22B5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0A9554FD">
            <w:pPr>
              <w:rPr>
                <w:rFonts w:ascii="宋体" w:hAnsi="宋体" w:cs="宋体"/>
              </w:rPr>
            </w:pPr>
          </w:p>
        </w:tc>
      </w:tr>
      <w:tr w14:paraId="3D61D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75A69FB7">
            <w:pPr>
              <w:rPr>
                <w:rFonts w:hint="eastAsia" w:ascii="宋体" w:hAnsi="宋体" w:cs="宋体"/>
              </w:rPr>
            </w:pPr>
          </w:p>
        </w:tc>
        <w:tc>
          <w:tcPr>
            <w:tcW w:w="1729" w:type="dxa"/>
            <w:noWrap w:val="0"/>
            <w:vAlign w:val="top"/>
          </w:tcPr>
          <w:p w14:paraId="6CF617AD">
            <w:pPr>
              <w:rPr>
                <w:rFonts w:hint="eastAsia" w:ascii="宋体" w:hAnsi="宋体" w:cs="宋体"/>
              </w:rPr>
            </w:pPr>
            <w:r>
              <w:rPr>
                <w:rFonts w:hint="default" w:ascii="宋体" w:hAnsi="宋体" w:cs="宋体"/>
              </w:rPr>
              <w:t>firstDiagnosis</w:t>
            </w:r>
          </w:p>
        </w:tc>
        <w:tc>
          <w:tcPr>
            <w:tcW w:w="1521" w:type="dxa"/>
            <w:noWrap w:val="0"/>
            <w:vAlign w:val="top"/>
          </w:tcPr>
          <w:p w14:paraId="451E8B64">
            <w:pPr>
              <w:rPr>
                <w:rFonts w:hint="default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首诊附件id</w:t>
            </w:r>
          </w:p>
        </w:tc>
        <w:tc>
          <w:tcPr>
            <w:tcW w:w="1667" w:type="dxa"/>
            <w:noWrap w:val="0"/>
            <w:vAlign w:val="top"/>
          </w:tcPr>
          <w:p w14:paraId="2D79D157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hint="eastAsia" w:ascii="宋体" w:hAnsi="宋体" w:cs="宋体"/>
                <w:lang w:val="en-US" w:eastAsia="zh-CN"/>
              </w:rPr>
              <w:t>300</w:t>
            </w:r>
            <w:r>
              <w:rPr>
                <w:rFonts w:hint="eastAsia" w:ascii="宋体" w:hAnsi="宋体" w:cs="宋体"/>
              </w:rPr>
              <w:t>)</w:t>
            </w:r>
          </w:p>
        </w:tc>
        <w:tc>
          <w:tcPr>
            <w:tcW w:w="650" w:type="dxa"/>
            <w:noWrap w:val="0"/>
            <w:vAlign w:val="top"/>
          </w:tcPr>
          <w:p w14:paraId="6BAAF968">
            <w:pPr>
              <w:jc w:val="center"/>
              <w:rPr>
                <w:rFonts w:hint="eastAsia" w:ascii="宋体" w:hAnsi="宋体" w:cs="宋体"/>
              </w:rPr>
            </w:pPr>
          </w:p>
        </w:tc>
        <w:tc>
          <w:tcPr>
            <w:tcW w:w="2370" w:type="dxa"/>
            <w:noWrap w:val="0"/>
            <w:vAlign w:val="top"/>
          </w:tcPr>
          <w:p w14:paraId="248B887E">
            <w:pPr>
              <w:rPr>
                <w:rFonts w:hint="default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多个附件id使用,分割</w:t>
            </w:r>
          </w:p>
        </w:tc>
      </w:tr>
      <w:tr w14:paraId="56E54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4364E125">
            <w:pPr>
              <w:rPr>
                <w:rFonts w:ascii="宋体" w:hAnsi="宋体" w:cs="宋体"/>
              </w:rPr>
            </w:pPr>
          </w:p>
        </w:tc>
        <w:tc>
          <w:tcPr>
            <w:tcW w:w="1729" w:type="dxa"/>
            <w:noWrap w:val="0"/>
            <w:vAlign w:val="top"/>
          </w:tcPr>
          <w:p w14:paraId="27D3D69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patientCertType</w:t>
            </w:r>
          </w:p>
        </w:tc>
        <w:tc>
          <w:tcPr>
            <w:tcW w:w="1521" w:type="dxa"/>
            <w:noWrap w:val="0"/>
            <w:vAlign w:val="top"/>
          </w:tcPr>
          <w:p w14:paraId="41BC15D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患者证件</w:t>
            </w:r>
          </w:p>
        </w:tc>
        <w:tc>
          <w:tcPr>
            <w:tcW w:w="1667" w:type="dxa"/>
            <w:noWrap w:val="0"/>
            <w:vAlign w:val="top"/>
          </w:tcPr>
          <w:p w14:paraId="7353B95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Varchar(10)</w:t>
            </w:r>
          </w:p>
        </w:tc>
        <w:tc>
          <w:tcPr>
            <w:tcW w:w="650" w:type="dxa"/>
            <w:noWrap w:val="0"/>
            <w:vAlign w:val="top"/>
          </w:tcPr>
          <w:p w14:paraId="12141E93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6A745C0F">
            <w:pPr>
              <w:rPr>
                <w:rFonts w:ascii="宋体" w:hAnsi="宋体" w:cs="宋体"/>
              </w:rPr>
            </w:pPr>
            <w:r>
              <w:fldChar w:fldCharType="begin"/>
            </w:r>
            <w:r>
              <w:instrText xml:space="preserve"> HYPERLINK \l "_证件类型" </w:instrText>
            </w:r>
            <w:r>
              <w:fldChar w:fldCharType="separate"/>
            </w:r>
            <w:r>
              <w:rPr>
                <w:rStyle w:val="20"/>
                <w:rFonts w:hint="eastAsia" w:ascii="宋体" w:hAnsi="宋体" w:cs="宋体"/>
              </w:rPr>
              <w:t>证件类型字典</w:t>
            </w:r>
            <w:r>
              <w:rPr>
                <w:rStyle w:val="20"/>
                <w:rFonts w:hint="eastAsia" w:ascii="宋体" w:hAnsi="宋体" w:cs="宋体"/>
              </w:rPr>
              <w:fldChar w:fldCharType="end"/>
            </w:r>
          </w:p>
        </w:tc>
      </w:tr>
      <w:tr w14:paraId="7D4C9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4978AFFC">
            <w:pPr>
              <w:rPr>
                <w:rFonts w:ascii="宋体" w:hAnsi="宋体" w:cs="宋体"/>
              </w:rPr>
            </w:pPr>
          </w:p>
        </w:tc>
        <w:tc>
          <w:tcPr>
            <w:tcW w:w="1729" w:type="dxa"/>
            <w:noWrap w:val="0"/>
            <w:vAlign w:val="top"/>
          </w:tcPr>
          <w:p w14:paraId="65008A0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patientCertID</w:t>
            </w:r>
          </w:p>
        </w:tc>
        <w:tc>
          <w:tcPr>
            <w:tcW w:w="1521" w:type="dxa"/>
            <w:noWrap w:val="0"/>
            <w:vAlign w:val="top"/>
          </w:tcPr>
          <w:p w14:paraId="79C47DE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患者证件号</w:t>
            </w:r>
          </w:p>
        </w:tc>
        <w:tc>
          <w:tcPr>
            <w:tcW w:w="1667" w:type="dxa"/>
            <w:noWrap w:val="0"/>
            <w:vAlign w:val="top"/>
          </w:tcPr>
          <w:p w14:paraId="5AF5BFB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Varchar(18)</w:t>
            </w:r>
          </w:p>
        </w:tc>
        <w:tc>
          <w:tcPr>
            <w:tcW w:w="650" w:type="dxa"/>
            <w:noWrap w:val="0"/>
            <w:vAlign w:val="top"/>
          </w:tcPr>
          <w:p w14:paraId="744B069A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44DD62D1">
            <w:pPr>
              <w:rPr>
                <w:rFonts w:ascii="宋体" w:hAnsi="宋体" w:cs="宋体"/>
              </w:rPr>
            </w:pPr>
          </w:p>
        </w:tc>
      </w:tr>
      <w:tr w14:paraId="6851E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383D6C26">
            <w:pPr>
              <w:rPr>
                <w:rFonts w:ascii="宋体" w:hAnsi="宋体" w:cs="宋体"/>
              </w:rPr>
            </w:pPr>
          </w:p>
        </w:tc>
        <w:tc>
          <w:tcPr>
            <w:tcW w:w="1729" w:type="dxa"/>
            <w:noWrap w:val="0"/>
            <w:vAlign w:val="top"/>
          </w:tcPr>
          <w:p w14:paraId="2905B0F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patientName</w:t>
            </w:r>
          </w:p>
        </w:tc>
        <w:tc>
          <w:tcPr>
            <w:tcW w:w="1521" w:type="dxa"/>
            <w:noWrap w:val="0"/>
            <w:vAlign w:val="top"/>
          </w:tcPr>
          <w:p w14:paraId="2A7A790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患者姓名</w:t>
            </w:r>
          </w:p>
        </w:tc>
        <w:tc>
          <w:tcPr>
            <w:tcW w:w="1667" w:type="dxa"/>
            <w:noWrap w:val="0"/>
            <w:vAlign w:val="top"/>
          </w:tcPr>
          <w:p w14:paraId="0487E3F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0FB6C25F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2980CA36">
            <w:pPr>
              <w:rPr>
                <w:rFonts w:ascii="宋体" w:hAnsi="宋体" w:cs="宋体"/>
              </w:rPr>
            </w:pPr>
          </w:p>
        </w:tc>
      </w:tr>
      <w:tr w14:paraId="375E4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79AC3D41">
            <w:pPr>
              <w:rPr>
                <w:rFonts w:ascii="宋体" w:hAnsi="宋体" w:cs="宋体"/>
              </w:rPr>
            </w:pPr>
          </w:p>
        </w:tc>
        <w:tc>
          <w:tcPr>
            <w:tcW w:w="1729" w:type="dxa"/>
            <w:noWrap w:val="0"/>
            <w:vAlign w:val="top"/>
          </w:tcPr>
          <w:p w14:paraId="7E331B2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age</w:t>
            </w:r>
          </w:p>
        </w:tc>
        <w:tc>
          <w:tcPr>
            <w:tcW w:w="1521" w:type="dxa"/>
            <w:noWrap w:val="0"/>
            <w:vAlign w:val="top"/>
          </w:tcPr>
          <w:p w14:paraId="3AE609E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患者年龄</w:t>
            </w:r>
          </w:p>
        </w:tc>
        <w:tc>
          <w:tcPr>
            <w:tcW w:w="1667" w:type="dxa"/>
            <w:noWrap w:val="0"/>
            <w:vAlign w:val="top"/>
          </w:tcPr>
          <w:p w14:paraId="0CF56D7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int</w:t>
            </w:r>
          </w:p>
        </w:tc>
        <w:tc>
          <w:tcPr>
            <w:tcW w:w="650" w:type="dxa"/>
            <w:noWrap w:val="0"/>
            <w:vAlign w:val="top"/>
          </w:tcPr>
          <w:p w14:paraId="73E9BCF5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0601F606">
            <w:pPr>
              <w:rPr>
                <w:rFonts w:ascii="宋体" w:hAnsi="宋体" w:cs="宋体"/>
              </w:rPr>
            </w:pPr>
          </w:p>
        </w:tc>
      </w:tr>
      <w:tr w14:paraId="5B21A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04F5C856">
            <w:pPr>
              <w:rPr>
                <w:rFonts w:ascii="宋体" w:hAnsi="宋体" w:cs="宋体"/>
              </w:rPr>
            </w:pPr>
          </w:p>
        </w:tc>
        <w:tc>
          <w:tcPr>
            <w:tcW w:w="1729" w:type="dxa"/>
            <w:noWrap w:val="0"/>
            <w:vAlign w:val="top"/>
          </w:tcPr>
          <w:p w14:paraId="0226560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guardianCertID</w:t>
            </w:r>
          </w:p>
        </w:tc>
        <w:tc>
          <w:tcPr>
            <w:tcW w:w="1521" w:type="dxa"/>
            <w:noWrap w:val="0"/>
            <w:vAlign w:val="top"/>
          </w:tcPr>
          <w:p w14:paraId="66CEEFC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监护人身份证</w:t>
            </w:r>
          </w:p>
        </w:tc>
        <w:tc>
          <w:tcPr>
            <w:tcW w:w="1667" w:type="dxa"/>
            <w:noWrap w:val="0"/>
            <w:vAlign w:val="top"/>
          </w:tcPr>
          <w:p w14:paraId="3E149F2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Varchar(18)</w:t>
            </w:r>
          </w:p>
        </w:tc>
        <w:tc>
          <w:tcPr>
            <w:tcW w:w="650" w:type="dxa"/>
            <w:noWrap w:val="0"/>
            <w:vAlign w:val="top"/>
          </w:tcPr>
          <w:p w14:paraId="05EA21C0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178BD33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复诊患者&lt;6岁需要必填</w:t>
            </w:r>
          </w:p>
        </w:tc>
      </w:tr>
      <w:tr w14:paraId="61BE5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2CA41EAB">
            <w:pPr>
              <w:rPr>
                <w:rFonts w:ascii="宋体" w:hAnsi="宋体" w:cs="宋体"/>
              </w:rPr>
            </w:pPr>
          </w:p>
        </w:tc>
        <w:tc>
          <w:tcPr>
            <w:tcW w:w="1729" w:type="dxa"/>
            <w:noWrap w:val="0"/>
            <w:vAlign w:val="top"/>
          </w:tcPr>
          <w:p w14:paraId="2BEF45F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guardianName</w:t>
            </w:r>
          </w:p>
        </w:tc>
        <w:tc>
          <w:tcPr>
            <w:tcW w:w="1521" w:type="dxa"/>
            <w:noWrap w:val="0"/>
            <w:vAlign w:val="top"/>
          </w:tcPr>
          <w:p w14:paraId="7108062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监护人姓名</w:t>
            </w:r>
          </w:p>
        </w:tc>
        <w:tc>
          <w:tcPr>
            <w:tcW w:w="1667" w:type="dxa"/>
            <w:noWrap w:val="0"/>
            <w:vAlign w:val="top"/>
          </w:tcPr>
          <w:p w14:paraId="687D115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24B147EE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43C7CC2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复诊患者&lt;6岁需要必填</w:t>
            </w:r>
          </w:p>
        </w:tc>
      </w:tr>
      <w:tr w14:paraId="4956C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6B8E75AC">
            <w:pPr>
              <w:rPr>
                <w:rFonts w:ascii="宋体" w:hAnsi="宋体" w:cs="宋体"/>
              </w:rPr>
            </w:pPr>
          </w:p>
        </w:tc>
        <w:tc>
          <w:tcPr>
            <w:tcW w:w="1729" w:type="dxa"/>
            <w:noWrap w:val="0"/>
            <w:vAlign w:val="top"/>
          </w:tcPr>
          <w:p w14:paraId="231A22C7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</w:rPr>
              <w:t>guardian</w:t>
            </w:r>
            <w:r>
              <w:rPr>
                <w:rFonts w:hint="eastAsia" w:ascii="宋体" w:hAnsi="宋体" w:cs="宋体"/>
                <w:lang w:val="en-US" w:eastAsia="zh-CN"/>
              </w:rPr>
              <w:t>Mobile</w:t>
            </w:r>
          </w:p>
        </w:tc>
        <w:tc>
          <w:tcPr>
            <w:tcW w:w="1521" w:type="dxa"/>
            <w:noWrap w:val="0"/>
            <w:vAlign w:val="top"/>
          </w:tcPr>
          <w:p w14:paraId="3998812E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监护人手机</w:t>
            </w:r>
          </w:p>
        </w:tc>
        <w:tc>
          <w:tcPr>
            <w:tcW w:w="1667" w:type="dxa"/>
            <w:noWrap w:val="0"/>
            <w:vAlign w:val="top"/>
          </w:tcPr>
          <w:p w14:paraId="3570FF4E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hint="eastAsia" w:ascii="宋体" w:hAnsi="宋体" w:cs="宋体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</w:rPr>
              <w:t>)</w:t>
            </w:r>
          </w:p>
        </w:tc>
        <w:tc>
          <w:tcPr>
            <w:tcW w:w="650" w:type="dxa"/>
            <w:noWrap w:val="0"/>
            <w:vAlign w:val="top"/>
          </w:tcPr>
          <w:p w14:paraId="2D5508F2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3CCFE2DA">
            <w:pPr>
              <w:rPr>
                <w:rFonts w:hint="eastAsia" w:ascii="宋体" w:hAnsi="宋体" w:cs="宋体"/>
              </w:rPr>
            </w:pPr>
          </w:p>
        </w:tc>
      </w:tr>
      <w:tr w14:paraId="32CB6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5C3D0C8F">
            <w:pPr>
              <w:rPr>
                <w:rFonts w:ascii="宋体" w:hAnsi="宋体" w:cs="宋体"/>
              </w:rPr>
            </w:pPr>
          </w:p>
        </w:tc>
        <w:tc>
          <w:tcPr>
            <w:tcW w:w="1729" w:type="dxa"/>
            <w:noWrap w:val="0"/>
            <w:vAlign w:val="top"/>
          </w:tcPr>
          <w:p w14:paraId="6A9112E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sex</w:t>
            </w:r>
          </w:p>
        </w:tc>
        <w:tc>
          <w:tcPr>
            <w:tcW w:w="1521" w:type="dxa"/>
            <w:noWrap w:val="0"/>
            <w:vAlign w:val="top"/>
          </w:tcPr>
          <w:p w14:paraId="70E853A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患者性别</w:t>
            </w:r>
          </w:p>
        </w:tc>
        <w:tc>
          <w:tcPr>
            <w:tcW w:w="1667" w:type="dxa"/>
            <w:noWrap w:val="0"/>
            <w:vAlign w:val="top"/>
          </w:tcPr>
          <w:p w14:paraId="2E8A9FC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Varchar(6)</w:t>
            </w:r>
          </w:p>
        </w:tc>
        <w:tc>
          <w:tcPr>
            <w:tcW w:w="650" w:type="dxa"/>
            <w:noWrap w:val="0"/>
            <w:vAlign w:val="top"/>
          </w:tcPr>
          <w:p w14:paraId="3173161B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6AB401D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见字典，</w:t>
            </w:r>
            <w:r>
              <w:rPr>
                <w:rFonts w:hint="eastAsia" w:ascii="宋体" w:hAnsi="宋体" w:cs="宋体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lang w:val="en-US" w:eastAsia="zh-CN"/>
              </w:rPr>
              <w:instrText xml:space="preserve"> HYPERLINK \l "_性别类型" </w:instrText>
            </w:r>
            <w:r>
              <w:rPr>
                <w:rFonts w:hint="eastAsia" w:ascii="宋体" w:hAnsi="宋体" w:cs="宋体"/>
                <w:lang w:val="en-US" w:eastAsia="zh-CN"/>
              </w:rPr>
              <w:fldChar w:fldCharType="separate"/>
            </w:r>
            <w:r>
              <w:rPr>
                <w:rStyle w:val="20"/>
                <w:rFonts w:hint="eastAsia" w:ascii="宋体" w:hAnsi="宋体" w:cs="宋体"/>
                <w:lang w:val="en-US" w:eastAsia="zh-CN"/>
              </w:rPr>
              <w:t>性别类型</w:t>
            </w:r>
            <w:r>
              <w:rPr>
                <w:rFonts w:hint="eastAsia" w:ascii="宋体" w:hAnsi="宋体" w:cs="宋体"/>
                <w:lang w:val="en-US" w:eastAsia="zh-CN"/>
              </w:rPr>
              <w:fldChar w:fldCharType="end"/>
            </w:r>
          </w:p>
        </w:tc>
      </w:tr>
      <w:tr w14:paraId="460A1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25423F65">
            <w:pPr>
              <w:rPr>
                <w:rFonts w:ascii="宋体" w:hAnsi="宋体" w:cs="宋体"/>
              </w:rPr>
            </w:pPr>
          </w:p>
        </w:tc>
        <w:tc>
          <w:tcPr>
            <w:tcW w:w="1729" w:type="dxa"/>
            <w:noWrap w:val="0"/>
            <w:vAlign w:val="top"/>
          </w:tcPr>
          <w:p w14:paraId="45A65D8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mobile</w:t>
            </w:r>
          </w:p>
        </w:tc>
        <w:tc>
          <w:tcPr>
            <w:tcW w:w="1521" w:type="dxa"/>
            <w:noWrap w:val="0"/>
            <w:vAlign w:val="top"/>
          </w:tcPr>
          <w:p w14:paraId="67E9CDF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患者联系电话</w:t>
            </w:r>
          </w:p>
        </w:tc>
        <w:tc>
          <w:tcPr>
            <w:tcW w:w="1667" w:type="dxa"/>
            <w:noWrap w:val="0"/>
            <w:vAlign w:val="top"/>
          </w:tcPr>
          <w:p w14:paraId="11D8002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Varchar(15)</w:t>
            </w:r>
          </w:p>
        </w:tc>
        <w:tc>
          <w:tcPr>
            <w:tcW w:w="650" w:type="dxa"/>
            <w:noWrap w:val="0"/>
            <w:vAlign w:val="top"/>
          </w:tcPr>
          <w:p w14:paraId="0572276A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51A29938">
            <w:pPr>
              <w:rPr>
                <w:rFonts w:ascii="宋体" w:hAnsi="宋体" w:cs="宋体"/>
              </w:rPr>
            </w:pPr>
          </w:p>
        </w:tc>
      </w:tr>
      <w:tr w14:paraId="62B30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2074FC8B">
            <w:pPr>
              <w:rPr>
                <w:rFonts w:ascii="宋体" w:hAnsi="宋体" w:cs="宋体"/>
              </w:rPr>
            </w:pPr>
          </w:p>
        </w:tc>
        <w:tc>
          <w:tcPr>
            <w:tcW w:w="1729" w:type="dxa"/>
            <w:noWrap w:val="0"/>
            <w:vAlign w:val="top"/>
          </w:tcPr>
          <w:p w14:paraId="62D0B21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returnVisitType</w:t>
            </w:r>
          </w:p>
        </w:tc>
        <w:tc>
          <w:tcPr>
            <w:tcW w:w="1521" w:type="dxa"/>
            <w:noWrap w:val="0"/>
            <w:vAlign w:val="top"/>
          </w:tcPr>
          <w:p w14:paraId="47E4C68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复诊类别</w:t>
            </w:r>
          </w:p>
        </w:tc>
        <w:tc>
          <w:tcPr>
            <w:tcW w:w="1667" w:type="dxa"/>
            <w:noWrap w:val="0"/>
            <w:vAlign w:val="top"/>
          </w:tcPr>
          <w:p w14:paraId="52F72DB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Varchar(6)</w:t>
            </w:r>
          </w:p>
        </w:tc>
        <w:tc>
          <w:tcPr>
            <w:tcW w:w="650" w:type="dxa"/>
            <w:noWrap w:val="0"/>
            <w:vAlign w:val="top"/>
          </w:tcPr>
          <w:p w14:paraId="60578D3B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0EA994C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1图文交流 2电话交流 3视频交流  9其他</w:t>
            </w:r>
          </w:p>
        </w:tc>
      </w:tr>
      <w:tr w14:paraId="7F09E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79D6D289">
            <w:pPr>
              <w:rPr>
                <w:rFonts w:ascii="宋体" w:hAnsi="宋体" w:cs="宋体"/>
              </w:rPr>
            </w:pPr>
          </w:p>
        </w:tc>
        <w:tc>
          <w:tcPr>
            <w:tcW w:w="1729" w:type="dxa"/>
            <w:noWrap w:val="0"/>
            <w:vAlign w:val="top"/>
          </w:tcPr>
          <w:p w14:paraId="39F34F2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cardType</w:t>
            </w:r>
          </w:p>
        </w:tc>
        <w:tc>
          <w:tcPr>
            <w:tcW w:w="1521" w:type="dxa"/>
            <w:noWrap w:val="0"/>
            <w:vAlign w:val="top"/>
          </w:tcPr>
          <w:p w14:paraId="028C870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卡类型</w:t>
            </w:r>
          </w:p>
        </w:tc>
        <w:tc>
          <w:tcPr>
            <w:tcW w:w="1667" w:type="dxa"/>
            <w:noWrap w:val="0"/>
            <w:vAlign w:val="top"/>
          </w:tcPr>
          <w:p w14:paraId="64F2C1A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Varchar(6)</w:t>
            </w:r>
          </w:p>
        </w:tc>
        <w:tc>
          <w:tcPr>
            <w:tcW w:w="650" w:type="dxa"/>
            <w:noWrap w:val="0"/>
            <w:vAlign w:val="top"/>
          </w:tcPr>
          <w:p w14:paraId="3291EC15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356C317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卡类型：1医院就诊卡2医保卡3医院病历号（门诊号）4电子健康卡</w:t>
            </w:r>
          </w:p>
        </w:tc>
      </w:tr>
      <w:tr w14:paraId="0CEF2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7568F504">
            <w:pPr>
              <w:rPr>
                <w:rFonts w:ascii="宋体" w:hAnsi="宋体" w:cs="宋体"/>
              </w:rPr>
            </w:pPr>
          </w:p>
        </w:tc>
        <w:tc>
          <w:tcPr>
            <w:tcW w:w="1729" w:type="dxa"/>
            <w:noWrap w:val="0"/>
            <w:vAlign w:val="top"/>
          </w:tcPr>
          <w:p w14:paraId="30F2D8B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cardNo</w:t>
            </w:r>
          </w:p>
        </w:tc>
        <w:tc>
          <w:tcPr>
            <w:tcW w:w="1521" w:type="dxa"/>
            <w:noWrap w:val="0"/>
            <w:vAlign w:val="top"/>
          </w:tcPr>
          <w:p w14:paraId="299043F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卡号</w:t>
            </w:r>
          </w:p>
        </w:tc>
        <w:tc>
          <w:tcPr>
            <w:tcW w:w="1667" w:type="dxa"/>
            <w:noWrap w:val="0"/>
            <w:vAlign w:val="top"/>
          </w:tcPr>
          <w:p w14:paraId="09C7D30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Varchar(30)</w:t>
            </w:r>
          </w:p>
        </w:tc>
        <w:tc>
          <w:tcPr>
            <w:tcW w:w="650" w:type="dxa"/>
            <w:noWrap w:val="0"/>
            <w:vAlign w:val="top"/>
          </w:tcPr>
          <w:p w14:paraId="23AF0E90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2FC7614B">
            <w:pPr>
              <w:rPr>
                <w:rFonts w:ascii="宋体" w:hAnsi="宋体" w:cs="宋体"/>
              </w:rPr>
            </w:pPr>
          </w:p>
        </w:tc>
      </w:tr>
      <w:tr w14:paraId="5BA09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7FCA7445">
            <w:pPr>
              <w:rPr>
                <w:rFonts w:ascii="宋体" w:hAnsi="宋体" w:cs="宋体"/>
              </w:rPr>
            </w:pPr>
          </w:p>
        </w:tc>
        <w:tc>
          <w:tcPr>
            <w:tcW w:w="1729" w:type="dxa"/>
            <w:noWrap w:val="0"/>
            <w:vAlign w:val="top"/>
          </w:tcPr>
          <w:p w14:paraId="5D92A2C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diseasesHistory</w:t>
            </w:r>
          </w:p>
        </w:tc>
        <w:tc>
          <w:tcPr>
            <w:tcW w:w="1521" w:type="dxa"/>
            <w:noWrap w:val="0"/>
            <w:vAlign w:val="top"/>
          </w:tcPr>
          <w:p w14:paraId="1B20DCF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患者简要病史描述</w:t>
            </w:r>
          </w:p>
        </w:tc>
        <w:tc>
          <w:tcPr>
            <w:tcW w:w="1667" w:type="dxa"/>
            <w:noWrap w:val="0"/>
            <w:vAlign w:val="top"/>
          </w:tcPr>
          <w:p w14:paraId="236264E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Varchar(500)</w:t>
            </w:r>
          </w:p>
        </w:tc>
        <w:tc>
          <w:tcPr>
            <w:tcW w:w="650" w:type="dxa"/>
            <w:noWrap w:val="0"/>
            <w:vAlign w:val="top"/>
          </w:tcPr>
          <w:p w14:paraId="73267043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1564CA9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病史摘要</w:t>
            </w:r>
          </w:p>
        </w:tc>
      </w:tr>
      <w:tr w14:paraId="1B8CC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01D2587B">
            <w:pPr>
              <w:rPr>
                <w:rFonts w:ascii="宋体" w:hAnsi="宋体" w:cs="宋体"/>
              </w:rPr>
            </w:pPr>
          </w:p>
        </w:tc>
        <w:tc>
          <w:tcPr>
            <w:tcW w:w="1729" w:type="dxa"/>
            <w:noWrap w:val="0"/>
            <w:vAlign w:val="top"/>
          </w:tcPr>
          <w:p w14:paraId="4AC48D4B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mainDiagnoseCode</w:t>
            </w:r>
          </w:p>
        </w:tc>
        <w:tc>
          <w:tcPr>
            <w:tcW w:w="1521" w:type="dxa"/>
            <w:noWrap w:val="0"/>
            <w:vAlign w:val="top"/>
          </w:tcPr>
          <w:p w14:paraId="603A4F0A">
            <w:pPr>
              <w:rPr>
                <w:rFonts w:hint="eastAsia" w:ascii="仿宋_GB2312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本次复诊主诊断编码</w:t>
            </w:r>
          </w:p>
        </w:tc>
        <w:tc>
          <w:tcPr>
            <w:tcW w:w="1667" w:type="dxa"/>
            <w:noWrap w:val="0"/>
            <w:vAlign w:val="top"/>
          </w:tcPr>
          <w:p w14:paraId="60393728">
            <w:pPr>
              <w:jc w:val="center"/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宋体" w:hAnsi="宋体" w:cs="宋体"/>
              </w:rPr>
              <w:t>Varchar(30)</w:t>
            </w:r>
          </w:p>
        </w:tc>
        <w:tc>
          <w:tcPr>
            <w:tcW w:w="650" w:type="dxa"/>
            <w:noWrap w:val="0"/>
            <w:vAlign w:val="top"/>
          </w:tcPr>
          <w:p w14:paraId="1C9C7D2B">
            <w:pPr>
              <w:jc w:val="center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0DF4BF9B">
            <w:pPr>
              <w:jc w:val="left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本次复诊唯一主诊断编码</w:t>
            </w:r>
            <w:r>
              <w:rPr>
                <w:rFonts w:hint="eastAsia" w:ascii="宋体" w:hAnsi="宋体" w:cs="宋体"/>
                <w:szCs w:val="21"/>
              </w:rPr>
              <w:t>（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详见《国家临床版2.0疾病诊断编码（ICD-10》文档）</w:t>
            </w:r>
          </w:p>
        </w:tc>
      </w:tr>
      <w:tr w14:paraId="30BA4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6E7EF2C3">
            <w:pPr>
              <w:rPr>
                <w:rFonts w:ascii="宋体" w:hAnsi="宋体" w:cs="宋体"/>
              </w:rPr>
            </w:pPr>
          </w:p>
        </w:tc>
        <w:tc>
          <w:tcPr>
            <w:tcW w:w="1729" w:type="dxa"/>
            <w:shd w:val="clear" w:color="auto" w:fill="auto"/>
            <w:noWrap w:val="0"/>
            <w:vAlign w:val="top"/>
          </w:tcPr>
          <w:p w14:paraId="76A109C3">
            <w:pPr>
              <w:rPr>
                <w:rFonts w:hint="eastAsia" w:ascii="宋体" w:hAnsi="宋体" w:cs="宋体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thisDiagnosis</w:t>
            </w:r>
          </w:p>
        </w:tc>
        <w:tc>
          <w:tcPr>
            <w:tcW w:w="1521" w:type="dxa"/>
            <w:shd w:val="clear" w:color="auto" w:fill="auto"/>
            <w:noWrap w:val="0"/>
            <w:vAlign w:val="top"/>
          </w:tcPr>
          <w:p w14:paraId="3E781FA0">
            <w:pPr>
              <w:rPr>
                <w:rFonts w:hint="eastAsia" w:ascii="宋体" w:hAnsi="宋体" w:cs="宋体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本次复诊诊断</w:t>
            </w:r>
            <w:r>
              <w:rPr>
                <w:rFonts w:hint="eastAsia" w:ascii="宋体" w:hAnsi="宋体" w:cs="宋体"/>
                <w:lang w:val="en-US" w:eastAsia="zh-CN"/>
              </w:rPr>
              <w:t>名称</w:t>
            </w:r>
          </w:p>
        </w:tc>
        <w:tc>
          <w:tcPr>
            <w:tcW w:w="1667" w:type="dxa"/>
            <w:shd w:val="clear" w:color="auto" w:fill="auto"/>
            <w:noWrap w:val="0"/>
            <w:vAlign w:val="top"/>
          </w:tcPr>
          <w:p w14:paraId="5450706C">
            <w:pPr>
              <w:rPr>
                <w:rFonts w:hint="eastAsia" w:ascii="宋体" w:hAnsi="宋体" w:cs="宋体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Varchar(100)</w:t>
            </w:r>
          </w:p>
        </w:tc>
        <w:tc>
          <w:tcPr>
            <w:tcW w:w="650" w:type="dxa"/>
            <w:shd w:val="clear" w:color="auto" w:fill="auto"/>
            <w:noWrap w:val="0"/>
            <w:vAlign w:val="top"/>
          </w:tcPr>
          <w:p w14:paraId="254781FA">
            <w:pPr>
              <w:jc w:val="center"/>
              <w:rPr>
                <w:rFonts w:hint="eastAsia" w:ascii="宋体" w:hAnsi="宋体" w:cs="宋体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cs="宋体"/>
              </w:rPr>
              <w:t>Y</w:t>
            </w:r>
          </w:p>
        </w:tc>
        <w:tc>
          <w:tcPr>
            <w:tcW w:w="2370" w:type="dxa"/>
            <w:shd w:val="clear" w:color="auto" w:fill="auto"/>
            <w:noWrap w:val="0"/>
            <w:vAlign w:val="top"/>
          </w:tcPr>
          <w:p w14:paraId="04727007">
            <w:pPr>
              <w:jc w:val="left"/>
              <w:rPr>
                <w:rFonts w:hint="eastAsia" w:ascii="宋体" w:hAnsi="宋体" w:eastAsia="宋体" w:cs="宋体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Cs w:val="21"/>
              </w:rPr>
              <w:t>本次互联网问诊的诊断名称，如有多条，使用“|”进行分隔，未回复</w:t>
            </w:r>
            <w:r>
              <w:rPr>
                <w:rFonts w:hint="eastAsia" w:ascii="宋体" w:hAnsi="宋体" w:cs="宋体"/>
                <w:szCs w:val="21"/>
                <w:lang w:eastAsia="zh-CN"/>
              </w:rPr>
              <w:t>，</w:t>
            </w:r>
          </w:p>
          <w:p w14:paraId="2467AEF8">
            <w:pPr>
              <w:jc w:val="left"/>
              <w:rPr>
                <w:rFonts w:hint="eastAsia" w:ascii="宋体" w:hAnsi="宋体" w:cs="宋体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无回复或者拒绝的记录填“无”</w:t>
            </w:r>
          </w:p>
        </w:tc>
      </w:tr>
      <w:tr w14:paraId="305D1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7EE6F553">
            <w:pPr>
              <w:rPr>
                <w:rFonts w:ascii="宋体" w:hAnsi="宋体" w:cs="宋体"/>
              </w:rPr>
            </w:pPr>
          </w:p>
        </w:tc>
        <w:tc>
          <w:tcPr>
            <w:tcW w:w="1729" w:type="dxa"/>
            <w:noWrap w:val="0"/>
            <w:vAlign w:val="top"/>
          </w:tcPr>
          <w:p w14:paraId="51BCB61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originalDiagnosis</w:t>
            </w:r>
          </w:p>
        </w:tc>
        <w:tc>
          <w:tcPr>
            <w:tcW w:w="1521" w:type="dxa"/>
            <w:noWrap w:val="0"/>
            <w:vAlign w:val="top"/>
          </w:tcPr>
          <w:p w14:paraId="06071BB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患者原诊断</w:t>
            </w:r>
          </w:p>
        </w:tc>
        <w:tc>
          <w:tcPr>
            <w:tcW w:w="1667" w:type="dxa"/>
            <w:noWrap w:val="0"/>
            <w:vAlign w:val="top"/>
          </w:tcPr>
          <w:p w14:paraId="3476DE0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Varchar(100)</w:t>
            </w:r>
          </w:p>
        </w:tc>
        <w:tc>
          <w:tcPr>
            <w:tcW w:w="650" w:type="dxa"/>
            <w:noWrap w:val="0"/>
            <w:vAlign w:val="top"/>
          </w:tcPr>
          <w:p w14:paraId="4BBF3AD9">
            <w:pPr>
              <w:jc w:val="center"/>
              <w:rPr>
                <w:rFonts w:hint="eastAsia" w:ascii="宋体" w:hAnsi="宋体" w:cs="宋体" w:eastAsiaTheme="minorEastAsia"/>
                <w:lang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3A0F344D">
            <w:pPr>
              <w:jc w:val="left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szCs w:val="21"/>
              </w:rPr>
              <w:t>复诊患者在实体医院的诊断名称，如有多条，使用“|”进行分隔</w:t>
            </w:r>
          </w:p>
        </w:tc>
      </w:tr>
      <w:tr w14:paraId="52061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666A3BF3">
            <w:pPr>
              <w:rPr>
                <w:rFonts w:ascii="宋体" w:hAnsi="宋体" w:cs="宋体"/>
              </w:rPr>
            </w:pPr>
          </w:p>
        </w:tc>
        <w:tc>
          <w:tcPr>
            <w:tcW w:w="1729" w:type="dxa"/>
            <w:noWrap w:val="0"/>
            <w:vAlign w:val="top"/>
          </w:tcPr>
          <w:p w14:paraId="4CAB12EA">
            <w:pPr>
              <w:rPr>
                <w:rFonts w:hint="default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referralFlag</w:t>
            </w:r>
          </w:p>
        </w:tc>
        <w:tc>
          <w:tcPr>
            <w:tcW w:w="1521" w:type="dxa"/>
            <w:noWrap w:val="0"/>
            <w:vAlign w:val="top"/>
          </w:tcPr>
          <w:p w14:paraId="5D97C848">
            <w:pPr>
              <w:rPr>
                <w:rFonts w:hint="default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是否为复诊标识</w:t>
            </w:r>
          </w:p>
        </w:tc>
        <w:tc>
          <w:tcPr>
            <w:tcW w:w="1667" w:type="dxa"/>
            <w:noWrap w:val="0"/>
            <w:vAlign w:val="top"/>
          </w:tcPr>
          <w:p w14:paraId="24EF9E60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Varchar(1)</w:t>
            </w:r>
          </w:p>
        </w:tc>
        <w:tc>
          <w:tcPr>
            <w:tcW w:w="650" w:type="dxa"/>
            <w:noWrap w:val="0"/>
            <w:vAlign w:val="top"/>
          </w:tcPr>
          <w:p w14:paraId="0E82E855">
            <w:pPr>
              <w:jc w:val="center"/>
              <w:rPr>
                <w:rFonts w:hint="eastAsia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777DF4C1">
            <w:pPr>
              <w:jc w:val="left"/>
              <w:rPr>
                <w:rFonts w:hint="default" w:ascii="宋体" w:hAnsi="宋体" w:cs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医师需根据患者提供信息确定本次诊疗是否为复诊：1是 ；0否</w:t>
            </w:r>
          </w:p>
        </w:tc>
      </w:tr>
      <w:tr w14:paraId="79ABD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52D81E0F">
            <w:pPr>
              <w:rPr>
                <w:rFonts w:ascii="宋体" w:hAnsi="宋体" w:cs="宋体"/>
              </w:rPr>
            </w:pPr>
          </w:p>
        </w:tc>
        <w:tc>
          <w:tcPr>
            <w:tcW w:w="1729" w:type="dxa"/>
            <w:noWrap w:val="0"/>
            <w:vAlign w:val="top"/>
          </w:tcPr>
          <w:p w14:paraId="55B6A92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applyDate</w:t>
            </w:r>
          </w:p>
        </w:tc>
        <w:tc>
          <w:tcPr>
            <w:tcW w:w="1521" w:type="dxa"/>
            <w:noWrap w:val="0"/>
            <w:vAlign w:val="top"/>
          </w:tcPr>
          <w:p w14:paraId="17E1408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在线复诊申请时间</w:t>
            </w:r>
          </w:p>
        </w:tc>
        <w:tc>
          <w:tcPr>
            <w:tcW w:w="1667" w:type="dxa"/>
            <w:noWrap w:val="0"/>
            <w:vAlign w:val="top"/>
          </w:tcPr>
          <w:p w14:paraId="45D9AE0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datetime</w:t>
            </w:r>
          </w:p>
        </w:tc>
        <w:tc>
          <w:tcPr>
            <w:tcW w:w="650" w:type="dxa"/>
            <w:noWrap w:val="0"/>
            <w:vAlign w:val="top"/>
          </w:tcPr>
          <w:p w14:paraId="1191DB0D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2B033DB9">
            <w:pPr>
              <w:rPr>
                <w:rFonts w:ascii="宋体" w:hAnsi="宋体" w:cs="宋体"/>
              </w:rPr>
            </w:pPr>
          </w:p>
        </w:tc>
      </w:tr>
      <w:tr w14:paraId="4F896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46603B99">
            <w:pPr>
              <w:rPr>
                <w:rFonts w:ascii="宋体" w:hAnsi="宋体" w:cs="宋体"/>
              </w:rPr>
            </w:pPr>
          </w:p>
        </w:tc>
        <w:tc>
          <w:tcPr>
            <w:tcW w:w="1729" w:type="dxa"/>
            <w:noWrap w:val="0"/>
            <w:vAlign w:val="top"/>
          </w:tcPr>
          <w:p w14:paraId="1783CCB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startDate</w:t>
            </w:r>
          </w:p>
        </w:tc>
        <w:tc>
          <w:tcPr>
            <w:tcW w:w="1521" w:type="dxa"/>
            <w:noWrap w:val="0"/>
            <w:vAlign w:val="top"/>
          </w:tcPr>
          <w:p w14:paraId="19405FD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在线复诊开始时间</w:t>
            </w:r>
          </w:p>
        </w:tc>
        <w:tc>
          <w:tcPr>
            <w:tcW w:w="1667" w:type="dxa"/>
            <w:noWrap w:val="0"/>
            <w:vAlign w:val="top"/>
          </w:tcPr>
          <w:p w14:paraId="2C07EA4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datetime</w:t>
            </w:r>
          </w:p>
        </w:tc>
        <w:tc>
          <w:tcPr>
            <w:tcW w:w="650" w:type="dxa"/>
            <w:noWrap w:val="0"/>
            <w:vAlign w:val="top"/>
          </w:tcPr>
          <w:p w14:paraId="1B5DE639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3F676557">
            <w:pPr>
              <w:rPr>
                <w:rFonts w:ascii="宋体" w:hAnsi="宋体" w:cs="宋体"/>
              </w:rPr>
            </w:pPr>
          </w:p>
        </w:tc>
      </w:tr>
      <w:tr w14:paraId="089BD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21135B43">
            <w:pPr>
              <w:rPr>
                <w:rFonts w:ascii="宋体" w:hAnsi="宋体" w:cs="宋体"/>
              </w:rPr>
            </w:pPr>
          </w:p>
        </w:tc>
        <w:tc>
          <w:tcPr>
            <w:tcW w:w="1729" w:type="dxa"/>
            <w:noWrap w:val="0"/>
            <w:vAlign w:val="top"/>
          </w:tcPr>
          <w:p w14:paraId="7B4E28E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endDate</w:t>
            </w:r>
          </w:p>
        </w:tc>
        <w:tc>
          <w:tcPr>
            <w:tcW w:w="1521" w:type="dxa"/>
            <w:noWrap w:val="0"/>
            <w:vAlign w:val="top"/>
          </w:tcPr>
          <w:p w14:paraId="763C99F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在线复诊结束时间</w:t>
            </w:r>
          </w:p>
        </w:tc>
        <w:tc>
          <w:tcPr>
            <w:tcW w:w="1667" w:type="dxa"/>
            <w:noWrap w:val="0"/>
            <w:vAlign w:val="top"/>
          </w:tcPr>
          <w:p w14:paraId="0E89C98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datetime</w:t>
            </w:r>
          </w:p>
        </w:tc>
        <w:tc>
          <w:tcPr>
            <w:tcW w:w="650" w:type="dxa"/>
            <w:noWrap w:val="0"/>
            <w:vAlign w:val="top"/>
          </w:tcPr>
          <w:p w14:paraId="323C91D6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3A9F3CC0">
            <w:pPr>
              <w:rPr>
                <w:rFonts w:ascii="宋体" w:hAnsi="宋体" w:cs="宋体"/>
              </w:rPr>
            </w:pPr>
          </w:p>
        </w:tc>
      </w:tr>
      <w:tr w14:paraId="2FD33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6A9C4B4B">
            <w:pPr>
              <w:rPr>
                <w:rFonts w:ascii="宋体" w:hAnsi="宋体" w:cs="宋体"/>
              </w:rPr>
            </w:pPr>
          </w:p>
        </w:tc>
        <w:tc>
          <w:tcPr>
            <w:tcW w:w="1729" w:type="dxa"/>
            <w:noWrap w:val="0"/>
            <w:vAlign w:val="top"/>
          </w:tcPr>
          <w:p w14:paraId="01BC463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</w:t>
            </w:r>
            <w:r>
              <w:rPr>
                <w:rFonts w:ascii="宋体" w:hAnsi="宋体" w:cs="宋体"/>
              </w:rPr>
              <w:t>iagNoFillReason</w:t>
            </w:r>
          </w:p>
        </w:tc>
        <w:tc>
          <w:tcPr>
            <w:tcW w:w="1521" w:type="dxa"/>
            <w:noWrap w:val="0"/>
            <w:vAlign w:val="top"/>
          </w:tcPr>
          <w:p w14:paraId="15D2718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本次复诊未确诊原因</w:t>
            </w:r>
          </w:p>
        </w:tc>
        <w:tc>
          <w:tcPr>
            <w:tcW w:w="1667" w:type="dxa"/>
            <w:noWrap w:val="0"/>
            <w:vAlign w:val="top"/>
          </w:tcPr>
          <w:p w14:paraId="66182D3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Varchar(100)</w:t>
            </w:r>
          </w:p>
        </w:tc>
        <w:tc>
          <w:tcPr>
            <w:tcW w:w="650" w:type="dxa"/>
            <w:noWrap w:val="0"/>
            <w:vAlign w:val="top"/>
          </w:tcPr>
          <w:p w14:paraId="23C95128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00A798FE">
            <w:pPr>
              <w:jc w:val="left"/>
              <w:rPr>
                <w:rFonts w:ascii="宋体" w:hAnsi="宋体" w:cs="宋体"/>
                <w:szCs w:val="21"/>
              </w:rPr>
            </w:pPr>
          </w:p>
        </w:tc>
      </w:tr>
      <w:tr w14:paraId="4050A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2C4D37F3">
            <w:pPr>
              <w:rPr>
                <w:rFonts w:ascii="宋体" w:hAnsi="宋体" w:cs="宋体"/>
              </w:rPr>
            </w:pPr>
          </w:p>
        </w:tc>
        <w:tc>
          <w:tcPr>
            <w:tcW w:w="1729" w:type="dxa"/>
            <w:noWrap w:val="0"/>
            <w:vAlign w:val="top"/>
          </w:tcPr>
          <w:p w14:paraId="273AB5E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 xml:space="preserve">paymentChannel </w:t>
            </w:r>
          </w:p>
        </w:tc>
        <w:tc>
          <w:tcPr>
            <w:tcW w:w="1521" w:type="dxa"/>
            <w:noWrap w:val="0"/>
            <w:vAlign w:val="top"/>
          </w:tcPr>
          <w:p w14:paraId="0F39DB7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支付渠道</w:t>
            </w:r>
          </w:p>
        </w:tc>
        <w:tc>
          <w:tcPr>
            <w:tcW w:w="1667" w:type="dxa"/>
            <w:noWrap w:val="0"/>
            <w:vAlign w:val="top"/>
          </w:tcPr>
          <w:p w14:paraId="3835A8A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Varchar(10)</w:t>
            </w:r>
          </w:p>
        </w:tc>
        <w:tc>
          <w:tcPr>
            <w:tcW w:w="650" w:type="dxa"/>
            <w:noWrap w:val="0"/>
            <w:vAlign w:val="top"/>
          </w:tcPr>
          <w:p w14:paraId="3869406A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7675E9A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1支付宝 2微信 3银联 9其他</w:t>
            </w:r>
          </w:p>
        </w:tc>
      </w:tr>
      <w:tr w14:paraId="1CE31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36829A7E">
            <w:pPr>
              <w:rPr>
                <w:rFonts w:ascii="宋体" w:hAnsi="宋体" w:cs="宋体"/>
              </w:rPr>
            </w:pPr>
          </w:p>
        </w:tc>
        <w:tc>
          <w:tcPr>
            <w:tcW w:w="1729" w:type="dxa"/>
            <w:noWrap w:val="0"/>
            <w:vAlign w:val="top"/>
          </w:tcPr>
          <w:p w14:paraId="72E5FC1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returnVisitPrice</w:t>
            </w:r>
          </w:p>
        </w:tc>
        <w:tc>
          <w:tcPr>
            <w:tcW w:w="1521" w:type="dxa"/>
            <w:noWrap w:val="0"/>
            <w:vAlign w:val="top"/>
          </w:tcPr>
          <w:p w14:paraId="738B2A6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复诊金额</w:t>
            </w:r>
          </w:p>
        </w:tc>
        <w:tc>
          <w:tcPr>
            <w:tcW w:w="1667" w:type="dxa"/>
            <w:noWrap w:val="0"/>
            <w:vAlign w:val="top"/>
          </w:tcPr>
          <w:p w14:paraId="2019914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Decimal(8,2)</w:t>
            </w:r>
          </w:p>
        </w:tc>
        <w:tc>
          <w:tcPr>
            <w:tcW w:w="650" w:type="dxa"/>
            <w:noWrap w:val="0"/>
            <w:vAlign w:val="top"/>
          </w:tcPr>
          <w:p w14:paraId="00565E01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52B21780">
            <w:pPr>
              <w:rPr>
                <w:rFonts w:ascii="宋体" w:hAnsi="宋体" w:cs="宋体"/>
              </w:rPr>
            </w:pPr>
          </w:p>
        </w:tc>
      </w:tr>
      <w:tr w14:paraId="5B763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2725CAEC">
            <w:pPr>
              <w:rPr>
                <w:rFonts w:ascii="宋体" w:hAnsi="宋体" w:cs="宋体"/>
              </w:rPr>
            </w:pPr>
          </w:p>
        </w:tc>
        <w:tc>
          <w:tcPr>
            <w:tcW w:w="1729" w:type="dxa"/>
            <w:noWrap w:val="0"/>
            <w:vAlign w:val="top"/>
          </w:tcPr>
          <w:p w14:paraId="3A218DF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answerFlag</w:t>
            </w:r>
          </w:p>
        </w:tc>
        <w:tc>
          <w:tcPr>
            <w:tcW w:w="1521" w:type="dxa"/>
            <w:noWrap w:val="0"/>
            <w:vAlign w:val="top"/>
          </w:tcPr>
          <w:p w14:paraId="6439342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复诊是否回复</w:t>
            </w:r>
          </w:p>
        </w:tc>
        <w:tc>
          <w:tcPr>
            <w:tcW w:w="1667" w:type="dxa"/>
            <w:noWrap w:val="0"/>
            <w:vAlign w:val="top"/>
          </w:tcPr>
          <w:p w14:paraId="3EBB375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Varchar(6)</w:t>
            </w:r>
          </w:p>
        </w:tc>
        <w:tc>
          <w:tcPr>
            <w:tcW w:w="650" w:type="dxa"/>
            <w:noWrap w:val="0"/>
            <w:vAlign w:val="top"/>
          </w:tcPr>
          <w:p w14:paraId="3E50F92C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7FAA998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0未回复 1已回复</w:t>
            </w:r>
          </w:p>
        </w:tc>
      </w:tr>
      <w:tr w14:paraId="53163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0443330E">
            <w:pPr>
              <w:rPr>
                <w:rFonts w:ascii="宋体" w:hAnsi="宋体" w:cs="宋体"/>
              </w:rPr>
            </w:pPr>
          </w:p>
        </w:tc>
        <w:tc>
          <w:tcPr>
            <w:tcW w:w="1729" w:type="dxa"/>
            <w:noWrap w:val="0"/>
            <w:vAlign w:val="top"/>
          </w:tcPr>
          <w:p w14:paraId="4A78E2D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refuseTime</w:t>
            </w:r>
          </w:p>
        </w:tc>
        <w:tc>
          <w:tcPr>
            <w:tcW w:w="1521" w:type="dxa"/>
            <w:noWrap w:val="0"/>
            <w:vAlign w:val="top"/>
          </w:tcPr>
          <w:p w14:paraId="0AA4C0E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复诊拒绝/取消时间</w:t>
            </w:r>
          </w:p>
        </w:tc>
        <w:tc>
          <w:tcPr>
            <w:tcW w:w="1667" w:type="dxa"/>
            <w:noWrap w:val="0"/>
            <w:vAlign w:val="top"/>
          </w:tcPr>
          <w:p w14:paraId="0499E47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datetime</w:t>
            </w:r>
          </w:p>
        </w:tc>
        <w:tc>
          <w:tcPr>
            <w:tcW w:w="650" w:type="dxa"/>
            <w:noWrap w:val="0"/>
            <w:vAlign w:val="top"/>
          </w:tcPr>
          <w:p w14:paraId="78F25D05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382C1959">
            <w:pPr>
              <w:rPr>
                <w:rFonts w:ascii="宋体" w:hAnsi="宋体" w:cs="宋体"/>
              </w:rPr>
            </w:pPr>
          </w:p>
        </w:tc>
      </w:tr>
      <w:tr w14:paraId="5DC51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25C11B74">
            <w:pPr>
              <w:rPr>
                <w:rFonts w:ascii="宋体" w:hAnsi="宋体" w:cs="宋体"/>
              </w:rPr>
            </w:pPr>
          </w:p>
        </w:tc>
        <w:tc>
          <w:tcPr>
            <w:tcW w:w="1729" w:type="dxa"/>
            <w:noWrap w:val="0"/>
            <w:vAlign w:val="top"/>
          </w:tcPr>
          <w:p w14:paraId="6B26D2F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refuseReason</w:t>
            </w:r>
          </w:p>
        </w:tc>
        <w:tc>
          <w:tcPr>
            <w:tcW w:w="1521" w:type="dxa"/>
            <w:noWrap w:val="0"/>
            <w:vAlign w:val="top"/>
          </w:tcPr>
          <w:p w14:paraId="0432E10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复诊拒绝/取消原因</w:t>
            </w:r>
          </w:p>
        </w:tc>
        <w:tc>
          <w:tcPr>
            <w:tcW w:w="1667" w:type="dxa"/>
            <w:noWrap w:val="0"/>
            <w:vAlign w:val="top"/>
          </w:tcPr>
          <w:p w14:paraId="46F12A0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Varchar(200)</w:t>
            </w:r>
          </w:p>
        </w:tc>
        <w:tc>
          <w:tcPr>
            <w:tcW w:w="650" w:type="dxa"/>
            <w:noWrap w:val="0"/>
            <w:vAlign w:val="top"/>
          </w:tcPr>
          <w:p w14:paraId="0CB49F42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2CC24914">
            <w:pPr>
              <w:rPr>
                <w:rFonts w:ascii="宋体" w:hAnsi="宋体" w:cs="宋体"/>
              </w:rPr>
            </w:pPr>
          </w:p>
        </w:tc>
      </w:tr>
      <w:tr w14:paraId="0AE12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262F4CFB">
            <w:pPr>
              <w:rPr>
                <w:rFonts w:ascii="宋体" w:hAnsi="宋体" w:cs="宋体"/>
              </w:rPr>
            </w:pPr>
          </w:p>
        </w:tc>
        <w:tc>
          <w:tcPr>
            <w:tcW w:w="1729" w:type="dxa"/>
            <w:noWrap w:val="0"/>
            <w:vAlign w:val="top"/>
          </w:tcPr>
          <w:p w14:paraId="3214467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refuseType</w:t>
            </w:r>
          </w:p>
        </w:tc>
        <w:tc>
          <w:tcPr>
            <w:tcW w:w="1521" w:type="dxa"/>
            <w:noWrap w:val="0"/>
            <w:vAlign w:val="top"/>
          </w:tcPr>
          <w:p w14:paraId="1AA20C2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复诊拒绝类别</w:t>
            </w:r>
          </w:p>
        </w:tc>
        <w:tc>
          <w:tcPr>
            <w:tcW w:w="1667" w:type="dxa"/>
            <w:noWrap w:val="0"/>
            <w:vAlign w:val="top"/>
          </w:tcPr>
          <w:p w14:paraId="3BFFA73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Varchar(6)</w:t>
            </w:r>
          </w:p>
        </w:tc>
        <w:tc>
          <w:tcPr>
            <w:tcW w:w="650" w:type="dxa"/>
            <w:noWrap w:val="0"/>
            <w:vAlign w:val="top"/>
          </w:tcPr>
          <w:p w14:paraId="76400E62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415C3D7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1医生主动拒绝 2超时未回复系统自动拒绝</w:t>
            </w:r>
          </w:p>
        </w:tc>
      </w:tr>
      <w:tr w14:paraId="2EC49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0A1066EE">
            <w:pPr>
              <w:rPr>
                <w:rFonts w:ascii="宋体" w:hAnsi="宋体" w:cs="宋体"/>
              </w:rPr>
            </w:pPr>
          </w:p>
        </w:tc>
        <w:tc>
          <w:tcPr>
            <w:tcW w:w="1729" w:type="dxa"/>
            <w:noWrap w:val="0"/>
            <w:vAlign w:val="top"/>
          </w:tcPr>
          <w:p w14:paraId="1BC2382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processDataURL</w:t>
            </w:r>
          </w:p>
        </w:tc>
        <w:tc>
          <w:tcPr>
            <w:tcW w:w="1521" w:type="dxa"/>
            <w:noWrap w:val="0"/>
            <w:vAlign w:val="top"/>
          </w:tcPr>
          <w:p w14:paraId="295DE88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复诊过程数据查询地址</w:t>
            </w:r>
          </w:p>
        </w:tc>
        <w:tc>
          <w:tcPr>
            <w:tcW w:w="1667" w:type="dxa"/>
            <w:noWrap w:val="0"/>
            <w:vAlign w:val="top"/>
          </w:tcPr>
          <w:p w14:paraId="4D2E706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Varchar(500)</w:t>
            </w:r>
          </w:p>
        </w:tc>
        <w:tc>
          <w:tcPr>
            <w:tcW w:w="650" w:type="dxa"/>
            <w:noWrap w:val="0"/>
            <w:vAlign w:val="top"/>
          </w:tcPr>
          <w:p w14:paraId="6DA9DA18">
            <w:pPr>
              <w:jc w:val="center"/>
              <w:rPr>
                <w:rFonts w:hint="eastAsia" w:ascii="宋体" w:hAnsi="宋体" w:cs="宋体" w:eastAsiaTheme="minorEastAsia"/>
                <w:lang w:eastAsia="zh-CN"/>
              </w:rPr>
            </w:pPr>
            <w:r>
              <w:rPr>
                <w:rFonts w:hint="default" w:ascii="宋体" w:hAnsi="宋体" w:cs="宋体"/>
                <w:lang w:val="en-US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50F65B4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包括文字、语音、视频查询播放地址</w:t>
            </w:r>
          </w:p>
        </w:tc>
      </w:tr>
      <w:tr w14:paraId="64B93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2509A383">
            <w:pPr>
              <w:rPr>
                <w:rFonts w:ascii="宋体" w:hAnsi="宋体" w:cs="宋体"/>
              </w:rPr>
            </w:pPr>
          </w:p>
        </w:tc>
        <w:tc>
          <w:tcPr>
            <w:tcW w:w="1729" w:type="dxa"/>
            <w:noWrap w:val="0"/>
            <w:vAlign w:val="top"/>
          </w:tcPr>
          <w:p w14:paraId="4D071367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updateTime</w:t>
            </w:r>
          </w:p>
        </w:tc>
        <w:tc>
          <w:tcPr>
            <w:tcW w:w="1521" w:type="dxa"/>
            <w:noWrap w:val="0"/>
            <w:vAlign w:val="top"/>
          </w:tcPr>
          <w:p w14:paraId="115A2E2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上传时间</w:t>
            </w:r>
          </w:p>
        </w:tc>
        <w:tc>
          <w:tcPr>
            <w:tcW w:w="1667" w:type="dxa"/>
            <w:noWrap w:val="0"/>
            <w:vAlign w:val="top"/>
          </w:tcPr>
          <w:p w14:paraId="5D129C9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datetime</w:t>
            </w:r>
          </w:p>
        </w:tc>
        <w:tc>
          <w:tcPr>
            <w:tcW w:w="650" w:type="dxa"/>
            <w:noWrap w:val="0"/>
            <w:vAlign w:val="top"/>
          </w:tcPr>
          <w:p w14:paraId="6A8F2112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55C48AC7">
            <w:pPr>
              <w:rPr>
                <w:rFonts w:ascii="宋体" w:hAnsi="宋体" w:cs="宋体"/>
              </w:rPr>
            </w:pPr>
          </w:p>
        </w:tc>
      </w:tr>
      <w:tr w14:paraId="52CE7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1" w:type="dxa"/>
            <w:gridSpan w:val="6"/>
            <w:shd w:val="clear" w:color="auto" w:fill="5B9BD5"/>
            <w:noWrap w:val="0"/>
            <w:vAlign w:val="top"/>
          </w:tcPr>
          <w:p w14:paraId="269FF811">
            <w:pPr>
              <w:rPr>
                <w:rFonts w:ascii="宋体" w:hAnsi="宋体" w:cs="宋体"/>
                <w:color w:val="5B9BD5"/>
              </w:rPr>
            </w:pPr>
          </w:p>
        </w:tc>
      </w:tr>
      <w:tr w14:paraId="1134D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4" w:type="dxa"/>
            <w:vMerge w:val="restart"/>
            <w:shd w:val="clear" w:color="auto" w:fill="auto"/>
            <w:noWrap w:val="0"/>
            <w:vAlign w:val="top"/>
          </w:tcPr>
          <w:p w14:paraId="0781D0D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729" w:type="dxa"/>
            <w:shd w:val="clear" w:color="auto" w:fill="auto"/>
            <w:noWrap w:val="0"/>
            <w:vAlign w:val="top"/>
          </w:tcPr>
          <w:p w14:paraId="2678719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code</w:t>
            </w:r>
          </w:p>
        </w:tc>
        <w:tc>
          <w:tcPr>
            <w:tcW w:w="1521" w:type="dxa"/>
            <w:shd w:val="clear" w:color="auto" w:fill="FFFFFF"/>
            <w:noWrap w:val="0"/>
            <w:vAlign w:val="center"/>
          </w:tcPr>
          <w:p w14:paraId="6AEDDB90">
            <w:pPr>
              <w:widowControl/>
              <w:jc w:val="left"/>
              <w:textAlignment w:val="center"/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返回代码</w:t>
            </w:r>
          </w:p>
        </w:tc>
        <w:tc>
          <w:tcPr>
            <w:tcW w:w="1667" w:type="dxa"/>
            <w:shd w:val="clear" w:color="auto" w:fill="FFFFFF"/>
            <w:noWrap w:val="0"/>
            <w:vAlign w:val="center"/>
          </w:tcPr>
          <w:p w14:paraId="1E213E91">
            <w:pPr>
              <w:widowControl/>
              <w:jc w:val="left"/>
              <w:textAlignment w:val="center"/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Int</w:t>
            </w:r>
          </w:p>
        </w:tc>
        <w:tc>
          <w:tcPr>
            <w:tcW w:w="650" w:type="dxa"/>
            <w:noWrap w:val="0"/>
            <w:vAlign w:val="top"/>
          </w:tcPr>
          <w:p w14:paraId="66A4FE76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1370A54A">
            <w:pPr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200成功， 非200 失败</w:t>
            </w:r>
          </w:p>
        </w:tc>
      </w:tr>
      <w:tr w14:paraId="51656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4" w:type="dxa"/>
            <w:vMerge w:val="continue"/>
            <w:shd w:val="clear" w:color="auto" w:fill="auto"/>
            <w:noWrap w:val="0"/>
            <w:vAlign w:val="top"/>
          </w:tcPr>
          <w:p w14:paraId="40BABC96">
            <w:pPr>
              <w:rPr>
                <w:rFonts w:ascii="宋体" w:hAnsi="宋体" w:cs="宋体"/>
              </w:rPr>
            </w:pPr>
          </w:p>
        </w:tc>
        <w:tc>
          <w:tcPr>
            <w:tcW w:w="1729" w:type="dxa"/>
            <w:shd w:val="clear" w:color="auto" w:fill="auto"/>
            <w:noWrap w:val="0"/>
            <w:vAlign w:val="top"/>
          </w:tcPr>
          <w:p w14:paraId="467681B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msg</w:t>
            </w:r>
          </w:p>
        </w:tc>
        <w:tc>
          <w:tcPr>
            <w:tcW w:w="1521" w:type="dxa"/>
            <w:shd w:val="clear" w:color="auto" w:fill="FFFFFF"/>
            <w:noWrap w:val="0"/>
            <w:vAlign w:val="center"/>
          </w:tcPr>
          <w:p w14:paraId="7A9C3C72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szCs w:val="18"/>
              </w:rPr>
              <w:t>错误信息</w:t>
            </w:r>
          </w:p>
        </w:tc>
        <w:tc>
          <w:tcPr>
            <w:tcW w:w="1667" w:type="dxa"/>
            <w:shd w:val="clear" w:color="auto" w:fill="FFFFFF"/>
            <w:noWrap w:val="0"/>
            <w:vAlign w:val="center"/>
          </w:tcPr>
          <w:p w14:paraId="1858C6E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</w:rPr>
              <w:t>Varchar(200)</w:t>
            </w:r>
          </w:p>
        </w:tc>
        <w:tc>
          <w:tcPr>
            <w:tcW w:w="650" w:type="dxa"/>
            <w:noWrap w:val="0"/>
            <w:vAlign w:val="top"/>
          </w:tcPr>
          <w:p w14:paraId="0A5F4E2C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36F37647">
            <w:pPr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失败描述</w:t>
            </w:r>
          </w:p>
        </w:tc>
      </w:tr>
    </w:tbl>
    <w:p w14:paraId="7C22A95E">
      <w:pPr>
        <w:pStyle w:val="5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接口示例</w:t>
      </w:r>
    </w:p>
    <w:p w14:paraId="06E401C2">
      <w:pPr>
        <w:ind w:firstLine="420"/>
        <w:rPr>
          <w:rFonts w:hint="default" w:ascii="宋体" w:hAnsi="宋体" w:cs="宋体" w:eastAsiaTheme="minorEastAsia"/>
          <w:lang w:val="en-US" w:eastAsia="zh-CN"/>
        </w:rPr>
      </w:pPr>
      <w:bookmarkStart w:id="36" w:name="_Toc6633_WPSOffice_Level3"/>
      <w:r>
        <w:rPr>
          <w:rFonts w:hint="eastAsia" w:ascii="宋体" w:hAnsi="宋体" w:cs="宋体"/>
          <w:lang w:val="en-US" w:eastAsia="zh-CN"/>
        </w:rPr>
        <w:t xml:space="preserve">见1.7 </w:t>
      </w:r>
      <w:r>
        <w:rPr>
          <w:rFonts w:hint="eastAsia" w:ascii="宋体" w:hAnsi="宋体" w:cs="宋体"/>
          <w:lang w:val="en-US" w:eastAsia="zh-CN"/>
        </w:rPr>
        <w:fldChar w:fldCharType="begin"/>
      </w:r>
      <w:r>
        <w:rPr>
          <w:rFonts w:hint="eastAsia" w:ascii="宋体" w:hAnsi="宋体" w:cs="宋体"/>
          <w:lang w:val="en-US" w:eastAsia="zh-CN"/>
        </w:rPr>
        <w:instrText xml:space="preserve"> HYPERLINK \l "_工具包调用说明" </w:instrText>
      </w:r>
      <w:r>
        <w:rPr>
          <w:rFonts w:hint="eastAsia" w:ascii="宋体" w:hAnsi="宋体" w:cs="宋体"/>
          <w:lang w:val="en-US" w:eastAsia="zh-CN"/>
        </w:rPr>
        <w:fldChar w:fldCharType="separate"/>
      </w:r>
      <w:r>
        <w:rPr>
          <w:rStyle w:val="19"/>
          <w:rFonts w:hint="eastAsia" w:ascii="宋体" w:hAnsi="宋体" w:cs="宋体"/>
          <w:lang w:val="en-US" w:eastAsia="zh-CN"/>
        </w:rPr>
        <w:t>工具包调用说明</w:t>
      </w:r>
      <w:r>
        <w:rPr>
          <w:rFonts w:hint="eastAsia" w:ascii="宋体" w:hAnsi="宋体" w:cs="宋体"/>
          <w:lang w:val="en-US" w:eastAsia="zh-CN"/>
        </w:rPr>
        <w:fldChar w:fldCharType="end"/>
      </w:r>
    </w:p>
    <w:p w14:paraId="70D31103">
      <w:pPr>
        <w:pStyle w:val="4"/>
        <w:rPr>
          <w:rFonts w:ascii="宋体" w:hAnsi="宋体" w:eastAsia="宋体" w:cs="宋体"/>
        </w:rPr>
      </w:pPr>
      <w:bookmarkStart w:id="37" w:name="_Toc14713"/>
      <w:r>
        <w:rPr>
          <w:rFonts w:hint="eastAsia" w:ascii="宋体" w:hAnsi="宋体" w:eastAsia="宋体" w:cs="宋体"/>
        </w:rPr>
        <w:t>在线处方信息</w:t>
      </w:r>
      <w:bookmarkEnd w:id="36"/>
      <w:bookmarkEnd w:id="37"/>
    </w:p>
    <w:p w14:paraId="65BA7DE0">
      <w:pPr>
        <w:pStyle w:val="5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数据推送机制</w:t>
      </w:r>
    </w:p>
    <w:p w14:paraId="1966A3A3">
      <w:pPr>
        <w:ind w:firstLine="420"/>
        <w:rPr>
          <w:rFonts w:ascii="宋体" w:hAnsi="宋体" w:cs="宋体"/>
        </w:rPr>
      </w:pPr>
      <w:r>
        <w:rPr>
          <w:rFonts w:hint="eastAsia" w:ascii="宋体" w:hAnsi="宋体" w:cs="宋体"/>
        </w:rPr>
        <w:t>各互联网医院，在每天晚上固定时间点，向平台推送前一天已经开具的在线处方数据。</w:t>
      </w:r>
    </w:p>
    <w:p w14:paraId="0FC9FBAC">
      <w:pPr>
        <w:pStyle w:val="5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在线处方信息推送接口</w:t>
      </w:r>
    </w:p>
    <w:tbl>
      <w:tblPr>
        <w:tblStyle w:val="15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7"/>
        <w:gridCol w:w="906"/>
        <w:gridCol w:w="1680"/>
        <w:gridCol w:w="1553"/>
        <w:gridCol w:w="1545"/>
        <w:gridCol w:w="345"/>
        <w:gridCol w:w="1966"/>
      </w:tblGrid>
      <w:tr w14:paraId="5E1FF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47" w:type="dxa"/>
            <w:tcBorders>
              <w:bottom w:val="single" w:color="auto" w:sz="4" w:space="0"/>
            </w:tcBorders>
            <w:noWrap w:val="0"/>
            <w:vAlign w:val="top"/>
          </w:tcPr>
          <w:p w14:paraId="3DDEEB9C">
            <w:pPr>
              <w:jc w:val="center"/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操作名称</w:t>
            </w:r>
          </w:p>
        </w:tc>
        <w:tc>
          <w:tcPr>
            <w:tcW w:w="7995" w:type="dxa"/>
            <w:gridSpan w:val="6"/>
            <w:tcBorders>
              <w:bottom w:val="single" w:color="auto" w:sz="4" w:space="0"/>
            </w:tcBorders>
            <w:noWrap w:val="0"/>
            <w:vAlign w:val="top"/>
          </w:tcPr>
          <w:p w14:paraId="4EDCC45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X-Service-Id=his.provinceDataUploadService, X-Service-Method=uploadRecipeIndicators</w:t>
            </w:r>
          </w:p>
        </w:tc>
      </w:tr>
      <w:tr w14:paraId="3612A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tcBorders>
              <w:bottom w:val="single" w:color="auto" w:sz="4" w:space="0"/>
            </w:tcBorders>
            <w:noWrap w:val="0"/>
            <w:vAlign w:val="top"/>
          </w:tcPr>
          <w:p w14:paraId="5654881C">
            <w:pPr>
              <w:jc w:val="center"/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说明</w:t>
            </w:r>
          </w:p>
        </w:tc>
        <w:tc>
          <w:tcPr>
            <w:tcW w:w="7995" w:type="dxa"/>
            <w:gridSpan w:val="6"/>
            <w:tcBorders>
              <w:bottom w:val="single" w:color="auto" w:sz="4" w:space="0"/>
            </w:tcBorders>
            <w:noWrap w:val="0"/>
            <w:vAlign w:val="top"/>
          </w:tcPr>
          <w:p w14:paraId="53E454C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向互联网医院监管平台推送在线处方详细信息</w:t>
            </w:r>
          </w:p>
        </w:tc>
      </w:tr>
      <w:tr w14:paraId="74579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647" w:type="dxa"/>
            <w:shd w:val="clear" w:color="auto" w:fill="8DB3E2"/>
            <w:noWrap w:val="0"/>
            <w:vAlign w:val="top"/>
          </w:tcPr>
          <w:p w14:paraId="54C2967B">
            <w:pPr>
              <w:jc w:val="center"/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类型</w:t>
            </w:r>
          </w:p>
        </w:tc>
        <w:tc>
          <w:tcPr>
            <w:tcW w:w="2586" w:type="dxa"/>
            <w:gridSpan w:val="2"/>
            <w:shd w:val="clear" w:color="auto" w:fill="8DB3E2"/>
            <w:noWrap w:val="0"/>
            <w:vAlign w:val="top"/>
          </w:tcPr>
          <w:p w14:paraId="29D5F08D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参数</w:t>
            </w:r>
          </w:p>
        </w:tc>
        <w:tc>
          <w:tcPr>
            <w:tcW w:w="1553" w:type="dxa"/>
            <w:shd w:val="clear" w:color="auto" w:fill="8DB3E2"/>
            <w:noWrap w:val="0"/>
            <w:vAlign w:val="top"/>
          </w:tcPr>
          <w:p w14:paraId="7A4E1E87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参数名称</w:t>
            </w:r>
          </w:p>
        </w:tc>
        <w:tc>
          <w:tcPr>
            <w:tcW w:w="1545" w:type="dxa"/>
            <w:shd w:val="clear" w:color="auto" w:fill="8DB3E2"/>
            <w:noWrap w:val="0"/>
            <w:vAlign w:val="top"/>
          </w:tcPr>
          <w:p w14:paraId="4120F514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字段类型</w:t>
            </w:r>
          </w:p>
        </w:tc>
        <w:tc>
          <w:tcPr>
            <w:tcW w:w="345" w:type="dxa"/>
            <w:shd w:val="clear" w:color="auto" w:fill="8DB3E2"/>
            <w:noWrap w:val="0"/>
            <w:vAlign w:val="top"/>
          </w:tcPr>
          <w:p w14:paraId="57D1DD73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必输</w:t>
            </w:r>
          </w:p>
        </w:tc>
        <w:tc>
          <w:tcPr>
            <w:tcW w:w="1966" w:type="dxa"/>
            <w:shd w:val="clear" w:color="auto" w:fill="8DB3E2"/>
            <w:noWrap w:val="0"/>
            <w:vAlign w:val="top"/>
          </w:tcPr>
          <w:p w14:paraId="310EAD98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说明</w:t>
            </w:r>
          </w:p>
        </w:tc>
      </w:tr>
      <w:tr w14:paraId="3BEF7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restart"/>
            <w:noWrap w:val="0"/>
            <w:vAlign w:val="top"/>
          </w:tcPr>
          <w:p w14:paraId="6FAD0DC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输入List</w:t>
            </w:r>
          </w:p>
        </w:tc>
        <w:tc>
          <w:tcPr>
            <w:tcW w:w="2586" w:type="dxa"/>
            <w:gridSpan w:val="2"/>
            <w:noWrap w:val="0"/>
            <w:vAlign w:val="top"/>
          </w:tcPr>
          <w:p w14:paraId="50E22A0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organID</w:t>
            </w:r>
          </w:p>
        </w:tc>
        <w:tc>
          <w:tcPr>
            <w:tcW w:w="1553" w:type="dxa"/>
            <w:noWrap w:val="0"/>
            <w:vAlign w:val="top"/>
          </w:tcPr>
          <w:p w14:paraId="640B3AE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机构唯一号</w:t>
            </w:r>
          </w:p>
        </w:tc>
        <w:tc>
          <w:tcPr>
            <w:tcW w:w="1545" w:type="dxa"/>
            <w:noWrap w:val="0"/>
            <w:vAlign w:val="top"/>
          </w:tcPr>
          <w:p w14:paraId="16FBD52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Varchar(20)</w:t>
            </w:r>
          </w:p>
        </w:tc>
        <w:tc>
          <w:tcPr>
            <w:tcW w:w="345" w:type="dxa"/>
            <w:noWrap w:val="0"/>
            <w:vAlign w:val="top"/>
          </w:tcPr>
          <w:p w14:paraId="3205E488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966" w:type="dxa"/>
            <w:noWrap w:val="0"/>
            <w:vAlign w:val="top"/>
          </w:tcPr>
          <w:p w14:paraId="1DFD1EC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全国统一的组织机构代码</w:t>
            </w:r>
          </w:p>
        </w:tc>
      </w:tr>
      <w:tr w14:paraId="37630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noWrap w:val="0"/>
            <w:vAlign w:val="top"/>
          </w:tcPr>
          <w:p w14:paraId="47104267">
            <w:pPr>
              <w:rPr>
                <w:rFonts w:ascii="宋体" w:hAnsi="宋体" w:cs="宋体"/>
              </w:rPr>
            </w:pPr>
          </w:p>
        </w:tc>
        <w:tc>
          <w:tcPr>
            <w:tcW w:w="2586" w:type="dxa"/>
            <w:gridSpan w:val="2"/>
            <w:noWrap w:val="0"/>
            <w:vAlign w:val="top"/>
          </w:tcPr>
          <w:p w14:paraId="44EB60C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unitID</w:t>
            </w:r>
          </w:p>
        </w:tc>
        <w:tc>
          <w:tcPr>
            <w:tcW w:w="1553" w:type="dxa"/>
            <w:noWrap w:val="0"/>
            <w:vAlign w:val="top"/>
          </w:tcPr>
          <w:p w14:paraId="19E3AAD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监管平台机构ID</w:t>
            </w:r>
          </w:p>
        </w:tc>
        <w:tc>
          <w:tcPr>
            <w:tcW w:w="1545" w:type="dxa"/>
            <w:noWrap w:val="0"/>
            <w:vAlign w:val="top"/>
          </w:tcPr>
          <w:p w14:paraId="29EF14F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345" w:type="dxa"/>
            <w:noWrap w:val="0"/>
            <w:vAlign w:val="top"/>
          </w:tcPr>
          <w:p w14:paraId="544FEFA2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966" w:type="dxa"/>
            <w:noWrap w:val="0"/>
            <w:vAlign w:val="top"/>
          </w:tcPr>
          <w:p w14:paraId="347170C8">
            <w:pPr>
              <w:rPr>
                <w:rFonts w:hint="eastAsia" w:ascii="宋体" w:hAnsi="宋体" w:cs="宋体" w:eastAsiaTheme="minorEastAsia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平台分配，登录系统“秘钥生成及管理”处可查</w:t>
            </w:r>
          </w:p>
        </w:tc>
      </w:tr>
      <w:tr w14:paraId="695AF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noWrap w:val="0"/>
            <w:vAlign w:val="top"/>
          </w:tcPr>
          <w:p w14:paraId="0E4E3CE2">
            <w:pPr>
              <w:rPr>
                <w:rFonts w:ascii="宋体" w:hAnsi="宋体" w:cs="宋体"/>
              </w:rPr>
            </w:pPr>
          </w:p>
        </w:tc>
        <w:tc>
          <w:tcPr>
            <w:tcW w:w="2586" w:type="dxa"/>
            <w:gridSpan w:val="2"/>
            <w:noWrap w:val="0"/>
            <w:vAlign w:val="top"/>
          </w:tcPr>
          <w:p w14:paraId="609EB37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organName</w:t>
            </w:r>
          </w:p>
        </w:tc>
        <w:tc>
          <w:tcPr>
            <w:tcW w:w="1553" w:type="dxa"/>
            <w:noWrap w:val="0"/>
            <w:vAlign w:val="top"/>
          </w:tcPr>
          <w:p w14:paraId="4F1A3CA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机构名称</w:t>
            </w:r>
          </w:p>
        </w:tc>
        <w:tc>
          <w:tcPr>
            <w:tcW w:w="1545" w:type="dxa"/>
            <w:noWrap w:val="0"/>
            <w:vAlign w:val="top"/>
          </w:tcPr>
          <w:p w14:paraId="2B884C9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345" w:type="dxa"/>
            <w:noWrap w:val="0"/>
            <w:vAlign w:val="top"/>
          </w:tcPr>
          <w:p w14:paraId="6DC6D615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966" w:type="dxa"/>
            <w:noWrap w:val="0"/>
            <w:vAlign w:val="top"/>
          </w:tcPr>
          <w:p w14:paraId="4A170B60">
            <w:pPr>
              <w:rPr>
                <w:rFonts w:ascii="宋体" w:hAnsi="宋体" w:cs="宋体"/>
              </w:rPr>
            </w:pPr>
          </w:p>
        </w:tc>
      </w:tr>
      <w:tr w14:paraId="57ADA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noWrap w:val="0"/>
            <w:vAlign w:val="top"/>
          </w:tcPr>
          <w:p w14:paraId="6EB9BC6E">
            <w:pPr>
              <w:rPr>
                <w:rFonts w:ascii="宋体" w:hAnsi="宋体" w:cs="宋体"/>
              </w:rPr>
            </w:pPr>
          </w:p>
        </w:tc>
        <w:tc>
          <w:tcPr>
            <w:tcW w:w="2586" w:type="dxa"/>
            <w:gridSpan w:val="2"/>
            <w:noWrap w:val="0"/>
            <w:vAlign w:val="top"/>
          </w:tcPr>
          <w:p w14:paraId="3C5DD1B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hosCode</w:t>
            </w:r>
          </w:p>
        </w:tc>
        <w:tc>
          <w:tcPr>
            <w:tcW w:w="1553" w:type="dxa"/>
            <w:noWrap w:val="0"/>
            <w:vAlign w:val="top"/>
          </w:tcPr>
          <w:p w14:paraId="7EF9139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院区代码</w:t>
            </w:r>
          </w:p>
        </w:tc>
        <w:tc>
          <w:tcPr>
            <w:tcW w:w="1545" w:type="dxa"/>
            <w:noWrap w:val="0"/>
            <w:vAlign w:val="top"/>
          </w:tcPr>
          <w:p w14:paraId="46699A0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Varchar(10)</w:t>
            </w:r>
          </w:p>
        </w:tc>
        <w:tc>
          <w:tcPr>
            <w:tcW w:w="345" w:type="dxa"/>
            <w:noWrap w:val="0"/>
            <w:vAlign w:val="top"/>
          </w:tcPr>
          <w:p w14:paraId="6929B63C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1966" w:type="dxa"/>
            <w:noWrap w:val="0"/>
            <w:vAlign w:val="top"/>
          </w:tcPr>
          <w:p w14:paraId="6C6CBF57">
            <w:pPr>
              <w:rPr>
                <w:rFonts w:ascii="宋体" w:hAnsi="宋体" w:cs="宋体"/>
              </w:rPr>
            </w:pPr>
          </w:p>
        </w:tc>
      </w:tr>
      <w:tr w14:paraId="74223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noWrap w:val="0"/>
            <w:vAlign w:val="top"/>
          </w:tcPr>
          <w:p w14:paraId="4541221E">
            <w:pPr>
              <w:rPr>
                <w:rFonts w:ascii="宋体" w:hAnsi="宋体" w:cs="宋体"/>
              </w:rPr>
            </w:pPr>
          </w:p>
        </w:tc>
        <w:tc>
          <w:tcPr>
            <w:tcW w:w="2586" w:type="dxa"/>
            <w:gridSpan w:val="2"/>
            <w:noWrap w:val="0"/>
            <w:vAlign w:val="top"/>
          </w:tcPr>
          <w:p w14:paraId="41A9AF6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hosName</w:t>
            </w:r>
          </w:p>
        </w:tc>
        <w:tc>
          <w:tcPr>
            <w:tcW w:w="1553" w:type="dxa"/>
            <w:noWrap w:val="0"/>
            <w:vAlign w:val="top"/>
          </w:tcPr>
          <w:p w14:paraId="32D6B95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院区名称</w:t>
            </w:r>
          </w:p>
        </w:tc>
        <w:tc>
          <w:tcPr>
            <w:tcW w:w="1545" w:type="dxa"/>
            <w:noWrap w:val="0"/>
            <w:vAlign w:val="top"/>
          </w:tcPr>
          <w:p w14:paraId="3507853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345" w:type="dxa"/>
            <w:noWrap w:val="0"/>
            <w:vAlign w:val="top"/>
          </w:tcPr>
          <w:p w14:paraId="39A95A26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1966" w:type="dxa"/>
            <w:noWrap w:val="0"/>
            <w:vAlign w:val="top"/>
          </w:tcPr>
          <w:p w14:paraId="6F401C67">
            <w:pPr>
              <w:rPr>
                <w:rFonts w:ascii="宋体" w:hAnsi="宋体" w:cs="宋体"/>
              </w:rPr>
            </w:pPr>
          </w:p>
        </w:tc>
      </w:tr>
      <w:tr w14:paraId="4B75F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noWrap w:val="0"/>
            <w:vAlign w:val="top"/>
          </w:tcPr>
          <w:p w14:paraId="79295889">
            <w:pPr>
              <w:rPr>
                <w:rFonts w:ascii="宋体" w:hAnsi="宋体" w:cs="宋体"/>
              </w:rPr>
            </w:pPr>
          </w:p>
        </w:tc>
        <w:tc>
          <w:tcPr>
            <w:tcW w:w="2586" w:type="dxa"/>
            <w:gridSpan w:val="2"/>
            <w:noWrap w:val="0"/>
            <w:vAlign w:val="top"/>
          </w:tcPr>
          <w:p w14:paraId="2397CAB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bussID</w:t>
            </w:r>
          </w:p>
        </w:tc>
        <w:tc>
          <w:tcPr>
            <w:tcW w:w="1553" w:type="dxa"/>
            <w:noWrap w:val="0"/>
            <w:vAlign w:val="top"/>
          </w:tcPr>
          <w:p w14:paraId="24FA75DF">
            <w:pPr>
              <w:rPr>
                <w:rFonts w:hint="eastAsia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/>
              </w:rPr>
              <w:t>互联网医院复诊记录</w:t>
            </w:r>
            <w:r>
              <w:rPr>
                <w:rFonts w:hint="eastAsia" w:ascii="宋体" w:hAnsi="宋体" w:cs="宋体"/>
                <w:lang w:val="en-US" w:eastAsia="zh-CN"/>
              </w:rPr>
              <w:t>buss</w:t>
            </w:r>
            <w:r>
              <w:rPr>
                <w:rFonts w:hint="eastAsia" w:ascii="宋体" w:hAnsi="宋体" w:cs="宋体"/>
              </w:rPr>
              <w:t>I</w:t>
            </w:r>
            <w:r>
              <w:rPr>
                <w:rFonts w:hint="eastAsia" w:ascii="宋体" w:hAnsi="宋体" w:cs="宋体"/>
                <w:lang w:val="en-US" w:eastAsia="zh-CN"/>
              </w:rPr>
              <w:t>D</w:t>
            </w:r>
          </w:p>
        </w:tc>
        <w:tc>
          <w:tcPr>
            <w:tcW w:w="1545" w:type="dxa"/>
            <w:noWrap w:val="0"/>
            <w:vAlign w:val="top"/>
          </w:tcPr>
          <w:p w14:paraId="464F328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5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345" w:type="dxa"/>
            <w:noWrap w:val="0"/>
            <w:vAlign w:val="top"/>
          </w:tcPr>
          <w:p w14:paraId="5572EDFC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1966" w:type="dxa"/>
            <w:noWrap w:val="0"/>
            <w:vAlign w:val="top"/>
          </w:tcPr>
          <w:p w14:paraId="6F9C579A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处方对应的复诊bussID</w:t>
            </w:r>
          </w:p>
        </w:tc>
      </w:tr>
      <w:tr w14:paraId="20584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noWrap w:val="0"/>
            <w:vAlign w:val="top"/>
          </w:tcPr>
          <w:p w14:paraId="69096D60">
            <w:pPr>
              <w:rPr>
                <w:rFonts w:ascii="宋体" w:hAnsi="宋体" w:cs="宋体"/>
              </w:rPr>
            </w:pPr>
          </w:p>
        </w:tc>
        <w:tc>
          <w:tcPr>
            <w:tcW w:w="2586" w:type="dxa"/>
            <w:gridSpan w:val="2"/>
            <w:noWrap w:val="0"/>
            <w:vAlign w:val="top"/>
          </w:tcPr>
          <w:p w14:paraId="026AAB92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bussSource</w:t>
            </w:r>
          </w:p>
        </w:tc>
        <w:tc>
          <w:tcPr>
            <w:tcW w:w="1553" w:type="dxa"/>
            <w:noWrap w:val="0"/>
            <w:vAlign w:val="top"/>
          </w:tcPr>
          <w:p w14:paraId="2E64D1CE">
            <w:pPr>
              <w:rPr>
                <w:rFonts w:hint="eastAsia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处方来源</w:t>
            </w:r>
          </w:p>
        </w:tc>
        <w:tc>
          <w:tcPr>
            <w:tcW w:w="1545" w:type="dxa"/>
            <w:noWrap w:val="0"/>
            <w:vAlign w:val="top"/>
          </w:tcPr>
          <w:p w14:paraId="2C574F25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hint="eastAsia" w:ascii="宋体" w:hAnsi="宋体" w:cs="宋体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</w:rPr>
              <w:t>)</w:t>
            </w:r>
          </w:p>
        </w:tc>
        <w:tc>
          <w:tcPr>
            <w:tcW w:w="345" w:type="dxa"/>
            <w:noWrap w:val="0"/>
            <w:vAlign w:val="top"/>
          </w:tcPr>
          <w:p w14:paraId="48DDD8BD">
            <w:pPr>
              <w:jc w:val="center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N</w:t>
            </w:r>
          </w:p>
        </w:tc>
        <w:tc>
          <w:tcPr>
            <w:tcW w:w="1966" w:type="dxa"/>
            <w:noWrap w:val="0"/>
            <w:vAlign w:val="top"/>
          </w:tcPr>
          <w:p w14:paraId="27F22CB6">
            <w:pPr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1 咨询 ， 4 复诊,不填为其他</w:t>
            </w:r>
          </w:p>
        </w:tc>
      </w:tr>
      <w:tr w14:paraId="19BFE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noWrap w:val="0"/>
            <w:vAlign w:val="top"/>
          </w:tcPr>
          <w:p w14:paraId="4D34CC16">
            <w:pPr>
              <w:rPr>
                <w:rFonts w:ascii="宋体" w:hAnsi="宋体" w:cs="宋体"/>
              </w:rPr>
            </w:pPr>
          </w:p>
        </w:tc>
        <w:tc>
          <w:tcPr>
            <w:tcW w:w="2586" w:type="dxa"/>
            <w:gridSpan w:val="2"/>
            <w:noWrap w:val="0"/>
            <w:vAlign w:val="top"/>
          </w:tcPr>
          <w:p w14:paraId="3068095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s</w:t>
            </w:r>
            <w:r>
              <w:rPr>
                <w:rFonts w:hint="eastAsia" w:ascii="宋体" w:hAnsi="宋体" w:cs="宋体"/>
              </w:rPr>
              <w:t>ubjectCode</w:t>
            </w:r>
          </w:p>
        </w:tc>
        <w:tc>
          <w:tcPr>
            <w:tcW w:w="1553" w:type="dxa"/>
            <w:noWrap w:val="0"/>
            <w:vAlign w:val="top"/>
          </w:tcPr>
          <w:p w14:paraId="24FD389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开方医师所属专业代码（诊疗科目代码）</w:t>
            </w:r>
          </w:p>
        </w:tc>
        <w:tc>
          <w:tcPr>
            <w:tcW w:w="1545" w:type="dxa"/>
            <w:noWrap w:val="0"/>
            <w:vAlign w:val="top"/>
          </w:tcPr>
          <w:p w14:paraId="11E58FF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Varchar(10)</w:t>
            </w:r>
          </w:p>
        </w:tc>
        <w:tc>
          <w:tcPr>
            <w:tcW w:w="345" w:type="dxa"/>
            <w:noWrap w:val="0"/>
            <w:vAlign w:val="top"/>
          </w:tcPr>
          <w:p w14:paraId="6A1B4FAD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966" w:type="dxa"/>
            <w:noWrap w:val="0"/>
            <w:vAlign w:val="top"/>
          </w:tcPr>
          <w:p w14:paraId="597D4A24">
            <w:pPr>
              <w:rPr>
                <w:rFonts w:ascii="宋体" w:hAnsi="宋体" w:cs="宋体"/>
              </w:rPr>
            </w:pPr>
            <w:r>
              <w:fldChar w:fldCharType="begin"/>
            </w:r>
            <w:r>
              <w:instrText xml:space="preserve"> HYPERLINK \l "_国家诊疗科目字典（专科字典）" </w:instrText>
            </w:r>
            <w:r>
              <w:fldChar w:fldCharType="separate"/>
            </w:r>
            <w:r>
              <w:rPr>
                <w:rStyle w:val="19"/>
                <w:rFonts w:hint="eastAsia" w:ascii="宋体" w:hAnsi="宋体" w:cs="宋体"/>
              </w:rPr>
              <w:t>国家诊疗科目编码</w:t>
            </w:r>
            <w:r>
              <w:rPr>
                <w:rStyle w:val="19"/>
                <w:rFonts w:hint="eastAsia" w:ascii="宋体" w:hAnsi="宋体" w:cs="宋体"/>
              </w:rPr>
              <w:fldChar w:fldCharType="end"/>
            </w:r>
          </w:p>
        </w:tc>
      </w:tr>
      <w:tr w14:paraId="77E9C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noWrap w:val="0"/>
            <w:vAlign w:val="top"/>
          </w:tcPr>
          <w:p w14:paraId="649C3BD6">
            <w:pPr>
              <w:rPr>
                <w:rFonts w:ascii="宋体" w:hAnsi="宋体" w:cs="宋体"/>
              </w:rPr>
            </w:pPr>
          </w:p>
        </w:tc>
        <w:tc>
          <w:tcPr>
            <w:tcW w:w="2586" w:type="dxa"/>
            <w:gridSpan w:val="2"/>
            <w:noWrap w:val="0"/>
            <w:vAlign w:val="top"/>
          </w:tcPr>
          <w:p w14:paraId="369C512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s</w:t>
            </w:r>
            <w:r>
              <w:rPr>
                <w:rFonts w:hint="eastAsia" w:ascii="宋体" w:hAnsi="宋体" w:cs="宋体"/>
              </w:rPr>
              <w:t>ubjectName</w:t>
            </w:r>
          </w:p>
        </w:tc>
        <w:tc>
          <w:tcPr>
            <w:tcW w:w="1553" w:type="dxa"/>
            <w:noWrap w:val="0"/>
            <w:vAlign w:val="top"/>
          </w:tcPr>
          <w:p w14:paraId="05691F4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开方医师所属专业名称（诊疗科目名称）</w:t>
            </w:r>
          </w:p>
        </w:tc>
        <w:tc>
          <w:tcPr>
            <w:tcW w:w="1545" w:type="dxa"/>
            <w:noWrap w:val="0"/>
            <w:vAlign w:val="top"/>
          </w:tcPr>
          <w:p w14:paraId="784B22C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Varchar(30)</w:t>
            </w:r>
          </w:p>
        </w:tc>
        <w:tc>
          <w:tcPr>
            <w:tcW w:w="345" w:type="dxa"/>
            <w:noWrap w:val="0"/>
            <w:vAlign w:val="top"/>
          </w:tcPr>
          <w:p w14:paraId="208B56A5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966" w:type="dxa"/>
            <w:noWrap w:val="0"/>
            <w:vAlign w:val="top"/>
          </w:tcPr>
          <w:p w14:paraId="4735C72C">
            <w:pPr>
              <w:rPr>
                <w:rFonts w:ascii="宋体" w:hAnsi="宋体" w:cs="宋体"/>
              </w:rPr>
            </w:pPr>
          </w:p>
        </w:tc>
      </w:tr>
      <w:tr w14:paraId="163B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noWrap w:val="0"/>
            <w:vAlign w:val="top"/>
          </w:tcPr>
          <w:p w14:paraId="65E662B8">
            <w:pPr>
              <w:rPr>
                <w:rFonts w:ascii="宋体" w:hAnsi="宋体" w:cs="宋体"/>
              </w:rPr>
            </w:pPr>
          </w:p>
        </w:tc>
        <w:tc>
          <w:tcPr>
            <w:tcW w:w="2586" w:type="dxa"/>
            <w:gridSpan w:val="2"/>
            <w:noWrap w:val="0"/>
            <w:vAlign w:val="top"/>
          </w:tcPr>
          <w:p w14:paraId="2768B05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deptID</w:t>
            </w:r>
          </w:p>
        </w:tc>
        <w:tc>
          <w:tcPr>
            <w:tcW w:w="1553" w:type="dxa"/>
            <w:noWrap w:val="0"/>
            <w:vAlign w:val="top"/>
          </w:tcPr>
          <w:p w14:paraId="796157B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医师所属科室代码</w:t>
            </w:r>
          </w:p>
        </w:tc>
        <w:tc>
          <w:tcPr>
            <w:tcW w:w="1545" w:type="dxa"/>
            <w:noWrap w:val="0"/>
            <w:vAlign w:val="top"/>
          </w:tcPr>
          <w:p w14:paraId="5183DDC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Varchar(10)</w:t>
            </w:r>
          </w:p>
        </w:tc>
        <w:tc>
          <w:tcPr>
            <w:tcW w:w="345" w:type="dxa"/>
            <w:noWrap w:val="0"/>
            <w:vAlign w:val="top"/>
          </w:tcPr>
          <w:p w14:paraId="33E6A0F3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966" w:type="dxa"/>
            <w:noWrap w:val="0"/>
            <w:vAlign w:val="top"/>
          </w:tcPr>
          <w:p w14:paraId="3F535BBF">
            <w:pPr>
              <w:rPr>
                <w:rFonts w:hint="eastAsia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见科室码表，</w:t>
            </w:r>
            <w:r>
              <w:rPr>
                <w:rFonts w:hint="eastAsia" w:ascii="宋体" w:hAnsi="宋体" w:cs="宋体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lang w:val="en-US" w:eastAsia="zh-CN"/>
              </w:rPr>
              <w:instrText xml:space="preserve"> HYPERLINK \l "_科室类别字典" </w:instrText>
            </w:r>
            <w:r>
              <w:rPr>
                <w:rFonts w:hint="eastAsia" w:ascii="宋体" w:hAnsi="宋体" w:cs="宋体"/>
                <w:lang w:val="en-US" w:eastAsia="zh-CN"/>
              </w:rPr>
              <w:fldChar w:fldCharType="separate"/>
            </w:r>
            <w:r>
              <w:rPr>
                <w:rStyle w:val="20"/>
                <w:rFonts w:hint="eastAsia" w:ascii="宋体" w:hAnsi="宋体" w:cs="宋体"/>
                <w:lang w:val="en-US" w:eastAsia="zh-CN"/>
              </w:rPr>
              <w:t>科室类别字典</w:t>
            </w:r>
            <w:r>
              <w:rPr>
                <w:rFonts w:hint="eastAsia" w:ascii="宋体" w:hAnsi="宋体" w:cs="宋体"/>
                <w:lang w:val="en-US" w:eastAsia="zh-CN"/>
              </w:rPr>
              <w:fldChar w:fldCharType="end"/>
            </w:r>
          </w:p>
        </w:tc>
      </w:tr>
      <w:tr w14:paraId="7AC89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noWrap w:val="0"/>
            <w:vAlign w:val="top"/>
          </w:tcPr>
          <w:p w14:paraId="4DB92966">
            <w:pPr>
              <w:rPr>
                <w:rFonts w:ascii="宋体" w:hAnsi="宋体" w:cs="宋体"/>
              </w:rPr>
            </w:pPr>
          </w:p>
        </w:tc>
        <w:tc>
          <w:tcPr>
            <w:tcW w:w="2586" w:type="dxa"/>
            <w:gridSpan w:val="2"/>
            <w:noWrap w:val="0"/>
            <w:vAlign w:val="top"/>
          </w:tcPr>
          <w:p w14:paraId="21A7B1B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deptName</w:t>
            </w:r>
          </w:p>
        </w:tc>
        <w:tc>
          <w:tcPr>
            <w:tcW w:w="1553" w:type="dxa"/>
            <w:noWrap w:val="0"/>
            <w:vAlign w:val="top"/>
          </w:tcPr>
          <w:p w14:paraId="541A815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医师所属</w:t>
            </w:r>
            <w:r>
              <w:rPr>
                <w:rFonts w:hint="eastAsia" w:ascii="宋体" w:hAnsi="宋体" w:cs="宋体"/>
                <w:lang w:val="en-US" w:eastAsia="zh-CN"/>
              </w:rPr>
              <w:t>具体</w:t>
            </w:r>
            <w:r>
              <w:rPr>
                <w:rFonts w:hint="eastAsia" w:ascii="宋体" w:hAnsi="宋体" w:cs="宋体"/>
              </w:rPr>
              <w:t>科室名称</w:t>
            </w:r>
          </w:p>
        </w:tc>
        <w:tc>
          <w:tcPr>
            <w:tcW w:w="1545" w:type="dxa"/>
            <w:noWrap w:val="0"/>
            <w:vAlign w:val="top"/>
          </w:tcPr>
          <w:p w14:paraId="296E9AA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Varchar(30)</w:t>
            </w:r>
          </w:p>
        </w:tc>
        <w:tc>
          <w:tcPr>
            <w:tcW w:w="345" w:type="dxa"/>
            <w:noWrap w:val="0"/>
            <w:vAlign w:val="top"/>
          </w:tcPr>
          <w:p w14:paraId="6595AFDC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966" w:type="dxa"/>
            <w:noWrap w:val="0"/>
            <w:vAlign w:val="top"/>
          </w:tcPr>
          <w:p w14:paraId="384059E2">
            <w:pPr>
              <w:rPr>
                <w:rFonts w:hint="default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具体科室名称，如三级医院内科可能有内科一内科二等以实际名称填写</w:t>
            </w:r>
          </w:p>
        </w:tc>
      </w:tr>
      <w:tr w14:paraId="16A90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noWrap w:val="0"/>
            <w:vAlign w:val="top"/>
          </w:tcPr>
          <w:p w14:paraId="4C851ECC">
            <w:pPr>
              <w:rPr>
                <w:rFonts w:ascii="宋体" w:hAnsi="宋体" w:cs="宋体"/>
              </w:rPr>
            </w:pPr>
          </w:p>
        </w:tc>
        <w:tc>
          <w:tcPr>
            <w:tcW w:w="2586" w:type="dxa"/>
            <w:gridSpan w:val="2"/>
            <w:noWrap w:val="0"/>
            <w:vAlign w:val="top"/>
          </w:tcPr>
          <w:p w14:paraId="4292210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doctorId</w:t>
            </w:r>
          </w:p>
        </w:tc>
        <w:tc>
          <w:tcPr>
            <w:tcW w:w="1553" w:type="dxa"/>
            <w:noWrap w:val="0"/>
            <w:vAlign w:val="top"/>
          </w:tcPr>
          <w:p w14:paraId="28B55A3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医生ID</w:t>
            </w:r>
          </w:p>
        </w:tc>
        <w:tc>
          <w:tcPr>
            <w:tcW w:w="1545" w:type="dxa"/>
            <w:noWrap w:val="0"/>
            <w:vAlign w:val="top"/>
          </w:tcPr>
          <w:p w14:paraId="1F7F56B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5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345" w:type="dxa"/>
            <w:noWrap w:val="0"/>
            <w:vAlign w:val="top"/>
          </w:tcPr>
          <w:p w14:paraId="61832864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966" w:type="dxa"/>
            <w:noWrap w:val="0"/>
            <w:vAlign w:val="top"/>
          </w:tcPr>
          <w:p w14:paraId="4F33A2EE">
            <w:pPr>
              <w:rPr>
                <w:rFonts w:ascii="宋体" w:hAnsi="宋体" w:cs="宋体"/>
              </w:rPr>
            </w:pPr>
          </w:p>
        </w:tc>
      </w:tr>
      <w:tr w14:paraId="4B54C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noWrap w:val="0"/>
            <w:vAlign w:val="top"/>
          </w:tcPr>
          <w:p w14:paraId="2F89DBEB">
            <w:pPr>
              <w:rPr>
                <w:rFonts w:ascii="宋体" w:hAnsi="宋体" w:cs="宋体"/>
              </w:rPr>
            </w:pPr>
          </w:p>
        </w:tc>
        <w:tc>
          <w:tcPr>
            <w:tcW w:w="2586" w:type="dxa"/>
            <w:gridSpan w:val="2"/>
            <w:noWrap w:val="0"/>
            <w:vAlign w:val="top"/>
          </w:tcPr>
          <w:p w14:paraId="222899B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doctorCertID</w:t>
            </w:r>
          </w:p>
        </w:tc>
        <w:tc>
          <w:tcPr>
            <w:tcW w:w="1553" w:type="dxa"/>
            <w:noWrap w:val="0"/>
            <w:vAlign w:val="top"/>
          </w:tcPr>
          <w:p w14:paraId="0B348C8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医师身份证号</w:t>
            </w:r>
          </w:p>
        </w:tc>
        <w:tc>
          <w:tcPr>
            <w:tcW w:w="1545" w:type="dxa"/>
            <w:noWrap w:val="0"/>
            <w:vAlign w:val="top"/>
          </w:tcPr>
          <w:p w14:paraId="2F747F8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Varchar(18)</w:t>
            </w:r>
          </w:p>
        </w:tc>
        <w:tc>
          <w:tcPr>
            <w:tcW w:w="345" w:type="dxa"/>
            <w:noWrap w:val="0"/>
            <w:vAlign w:val="top"/>
          </w:tcPr>
          <w:p w14:paraId="4E4CE106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966" w:type="dxa"/>
            <w:noWrap w:val="0"/>
            <w:vAlign w:val="top"/>
          </w:tcPr>
          <w:p w14:paraId="5EAAD288">
            <w:pPr>
              <w:rPr>
                <w:rFonts w:ascii="宋体" w:hAnsi="宋体" w:cs="宋体"/>
              </w:rPr>
            </w:pPr>
          </w:p>
        </w:tc>
      </w:tr>
      <w:tr w14:paraId="6CF3D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noWrap w:val="0"/>
            <w:vAlign w:val="top"/>
          </w:tcPr>
          <w:p w14:paraId="0816BD31">
            <w:pPr>
              <w:rPr>
                <w:rFonts w:ascii="宋体" w:hAnsi="宋体" w:cs="宋体"/>
              </w:rPr>
            </w:pPr>
          </w:p>
        </w:tc>
        <w:tc>
          <w:tcPr>
            <w:tcW w:w="2586" w:type="dxa"/>
            <w:gridSpan w:val="2"/>
            <w:noWrap w:val="0"/>
            <w:vAlign w:val="top"/>
          </w:tcPr>
          <w:p w14:paraId="7995D9D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doctorName</w:t>
            </w:r>
          </w:p>
        </w:tc>
        <w:tc>
          <w:tcPr>
            <w:tcW w:w="1553" w:type="dxa"/>
            <w:noWrap w:val="0"/>
            <w:vAlign w:val="top"/>
          </w:tcPr>
          <w:p w14:paraId="0AB1599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医师姓名</w:t>
            </w:r>
          </w:p>
        </w:tc>
        <w:tc>
          <w:tcPr>
            <w:tcW w:w="1545" w:type="dxa"/>
            <w:noWrap w:val="0"/>
            <w:vAlign w:val="top"/>
          </w:tcPr>
          <w:p w14:paraId="17123A4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345" w:type="dxa"/>
            <w:noWrap w:val="0"/>
            <w:vAlign w:val="top"/>
          </w:tcPr>
          <w:p w14:paraId="398FA361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966" w:type="dxa"/>
            <w:noWrap w:val="0"/>
            <w:vAlign w:val="top"/>
          </w:tcPr>
          <w:p w14:paraId="0359E949">
            <w:pPr>
              <w:rPr>
                <w:rFonts w:ascii="宋体" w:hAnsi="宋体" w:cs="宋体"/>
              </w:rPr>
            </w:pPr>
          </w:p>
        </w:tc>
      </w:tr>
      <w:tr w14:paraId="1B353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noWrap w:val="0"/>
            <w:vAlign w:val="top"/>
          </w:tcPr>
          <w:p w14:paraId="61951FFC">
            <w:pPr>
              <w:rPr>
                <w:rFonts w:ascii="宋体" w:hAnsi="宋体" w:cs="宋体"/>
              </w:rPr>
            </w:pPr>
          </w:p>
        </w:tc>
        <w:tc>
          <w:tcPr>
            <w:tcW w:w="2586" w:type="dxa"/>
            <w:gridSpan w:val="2"/>
            <w:noWrap w:val="0"/>
            <w:vAlign w:val="top"/>
          </w:tcPr>
          <w:p w14:paraId="680FDDB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auditDoctorId</w:t>
            </w:r>
          </w:p>
        </w:tc>
        <w:tc>
          <w:tcPr>
            <w:tcW w:w="1553" w:type="dxa"/>
            <w:noWrap w:val="0"/>
            <w:vAlign w:val="top"/>
          </w:tcPr>
          <w:p w14:paraId="4BFE2F0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审方</w:t>
            </w:r>
            <w:r>
              <w:rPr>
                <w:rFonts w:hint="eastAsia" w:ascii="宋体" w:hAnsi="宋体" w:cs="宋体"/>
                <w:lang w:val="en-US" w:eastAsia="zh-CN"/>
              </w:rPr>
              <w:t>药师</w:t>
            </w:r>
            <w:r>
              <w:rPr>
                <w:rFonts w:hint="eastAsia" w:ascii="宋体" w:hAnsi="宋体" w:cs="宋体"/>
              </w:rPr>
              <w:t>ID</w:t>
            </w:r>
          </w:p>
        </w:tc>
        <w:tc>
          <w:tcPr>
            <w:tcW w:w="1545" w:type="dxa"/>
            <w:noWrap w:val="0"/>
            <w:vAlign w:val="top"/>
          </w:tcPr>
          <w:p w14:paraId="3194D37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5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345" w:type="dxa"/>
            <w:noWrap w:val="0"/>
            <w:vAlign w:val="top"/>
          </w:tcPr>
          <w:p w14:paraId="20984E49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966" w:type="dxa"/>
            <w:noWrap w:val="0"/>
            <w:vAlign w:val="top"/>
          </w:tcPr>
          <w:p w14:paraId="64124046">
            <w:pPr>
              <w:rPr>
                <w:rFonts w:ascii="宋体" w:hAnsi="宋体" w:cs="宋体"/>
              </w:rPr>
            </w:pPr>
          </w:p>
        </w:tc>
      </w:tr>
      <w:tr w14:paraId="5B9AE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noWrap w:val="0"/>
            <w:vAlign w:val="top"/>
          </w:tcPr>
          <w:p w14:paraId="729DD110">
            <w:pPr>
              <w:rPr>
                <w:rFonts w:ascii="宋体" w:hAnsi="宋体" w:cs="宋体"/>
              </w:rPr>
            </w:pPr>
          </w:p>
        </w:tc>
        <w:tc>
          <w:tcPr>
            <w:tcW w:w="2586" w:type="dxa"/>
            <w:gridSpan w:val="2"/>
            <w:noWrap w:val="0"/>
            <w:vAlign w:val="top"/>
          </w:tcPr>
          <w:p w14:paraId="5FB4870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auditDoctorCertID</w:t>
            </w:r>
          </w:p>
        </w:tc>
        <w:tc>
          <w:tcPr>
            <w:tcW w:w="1553" w:type="dxa"/>
            <w:noWrap w:val="0"/>
            <w:vAlign w:val="top"/>
          </w:tcPr>
          <w:p w14:paraId="020EE67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审方</w:t>
            </w:r>
            <w:r>
              <w:rPr>
                <w:rFonts w:hint="eastAsia" w:ascii="宋体" w:hAnsi="宋体" w:cs="宋体"/>
                <w:lang w:val="en-US" w:eastAsia="zh-CN"/>
              </w:rPr>
              <w:t>药师</w:t>
            </w:r>
            <w:r>
              <w:rPr>
                <w:rFonts w:hint="eastAsia" w:ascii="宋体" w:hAnsi="宋体" w:cs="宋体"/>
              </w:rPr>
              <w:t>身份证号</w:t>
            </w:r>
          </w:p>
        </w:tc>
        <w:tc>
          <w:tcPr>
            <w:tcW w:w="1545" w:type="dxa"/>
            <w:noWrap w:val="0"/>
            <w:vAlign w:val="top"/>
          </w:tcPr>
          <w:p w14:paraId="72A75F5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Varchar(18)</w:t>
            </w:r>
          </w:p>
        </w:tc>
        <w:tc>
          <w:tcPr>
            <w:tcW w:w="345" w:type="dxa"/>
            <w:noWrap w:val="0"/>
            <w:vAlign w:val="top"/>
          </w:tcPr>
          <w:p w14:paraId="14891F15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966" w:type="dxa"/>
            <w:noWrap w:val="0"/>
            <w:vAlign w:val="top"/>
          </w:tcPr>
          <w:p w14:paraId="26D2A7AE">
            <w:pPr>
              <w:rPr>
                <w:rFonts w:ascii="宋体" w:hAnsi="宋体" w:cs="宋体"/>
              </w:rPr>
            </w:pPr>
          </w:p>
        </w:tc>
      </w:tr>
      <w:tr w14:paraId="36DBA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noWrap w:val="0"/>
            <w:vAlign w:val="top"/>
          </w:tcPr>
          <w:p w14:paraId="319C7CF8">
            <w:pPr>
              <w:rPr>
                <w:rFonts w:ascii="宋体" w:hAnsi="宋体" w:cs="宋体"/>
              </w:rPr>
            </w:pPr>
          </w:p>
        </w:tc>
        <w:tc>
          <w:tcPr>
            <w:tcW w:w="2586" w:type="dxa"/>
            <w:gridSpan w:val="2"/>
            <w:noWrap w:val="0"/>
            <w:vAlign w:val="top"/>
          </w:tcPr>
          <w:p w14:paraId="318C2C3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auditDoctor</w:t>
            </w:r>
          </w:p>
        </w:tc>
        <w:tc>
          <w:tcPr>
            <w:tcW w:w="1553" w:type="dxa"/>
            <w:noWrap w:val="0"/>
            <w:vAlign w:val="top"/>
          </w:tcPr>
          <w:p w14:paraId="20BCFAC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审方</w:t>
            </w:r>
            <w:r>
              <w:rPr>
                <w:rFonts w:hint="eastAsia" w:ascii="宋体" w:hAnsi="宋体" w:cs="宋体"/>
                <w:lang w:val="en-US" w:eastAsia="zh-CN"/>
              </w:rPr>
              <w:t>药师</w:t>
            </w:r>
            <w:r>
              <w:rPr>
                <w:rFonts w:hint="eastAsia" w:ascii="宋体" w:hAnsi="宋体" w:cs="宋体"/>
              </w:rPr>
              <w:t>姓名</w:t>
            </w:r>
          </w:p>
        </w:tc>
        <w:tc>
          <w:tcPr>
            <w:tcW w:w="1545" w:type="dxa"/>
            <w:noWrap w:val="0"/>
            <w:vAlign w:val="top"/>
          </w:tcPr>
          <w:p w14:paraId="688B151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345" w:type="dxa"/>
            <w:noWrap w:val="0"/>
            <w:vAlign w:val="top"/>
          </w:tcPr>
          <w:p w14:paraId="301044B7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966" w:type="dxa"/>
            <w:noWrap w:val="0"/>
            <w:vAlign w:val="top"/>
          </w:tcPr>
          <w:p w14:paraId="6BFF3D3E">
            <w:pPr>
              <w:rPr>
                <w:rFonts w:ascii="宋体" w:hAnsi="宋体" w:cs="宋体"/>
              </w:rPr>
            </w:pPr>
          </w:p>
        </w:tc>
      </w:tr>
      <w:tr w14:paraId="64269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noWrap w:val="0"/>
            <w:vAlign w:val="top"/>
          </w:tcPr>
          <w:p w14:paraId="665F516B">
            <w:pPr>
              <w:rPr>
                <w:rFonts w:ascii="宋体" w:hAnsi="宋体" w:cs="宋体"/>
              </w:rPr>
            </w:pPr>
          </w:p>
        </w:tc>
        <w:tc>
          <w:tcPr>
            <w:tcW w:w="2586" w:type="dxa"/>
            <w:gridSpan w:val="2"/>
            <w:noWrap w:val="0"/>
            <w:vAlign w:val="top"/>
          </w:tcPr>
          <w:p w14:paraId="605509F6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checkDate</w:t>
            </w:r>
          </w:p>
        </w:tc>
        <w:tc>
          <w:tcPr>
            <w:tcW w:w="1553" w:type="dxa"/>
            <w:noWrap w:val="0"/>
            <w:vAlign w:val="top"/>
          </w:tcPr>
          <w:p w14:paraId="1028863D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审方时间</w:t>
            </w:r>
          </w:p>
        </w:tc>
        <w:tc>
          <w:tcPr>
            <w:tcW w:w="1545" w:type="dxa"/>
            <w:noWrap w:val="0"/>
            <w:vAlign w:val="top"/>
          </w:tcPr>
          <w:p w14:paraId="38D949EF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DateTime</w:t>
            </w:r>
          </w:p>
        </w:tc>
        <w:tc>
          <w:tcPr>
            <w:tcW w:w="345" w:type="dxa"/>
            <w:noWrap w:val="0"/>
            <w:vAlign w:val="top"/>
          </w:tcPr>
          <w:p w14:paraId="7D34A226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N</w:t>
            </w:r>
          </w:p>
        </w:tc>
        <w:tc>
          <w:tcPr>
            <w:tcW w:w="1966" w:type="dxa"/>
            <w:noWrap w:val="0"/>
            <w:vAlign w:val="top"/>
          </w:tcPr>
          <w:p w14:paraId="56804E3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处方药师审核时间</w:t>
            </w:r>
          </w:p>
        </w:tc>
      </w:tr>
      <w:tr w14:paraId="52C10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noWrap w:val="0"/>
            <w:vAlign w:val="top"/>
          </w:tcPr>
          <w:p w14:paraId="1620C192">
            <w:pPr>
              <w:rPr>
                <w:rFonts w:ascii="宋体" w:hAnsi="宋体" w:cs="宋体"/>
              </w:rPr>
            </w:pPr>
          </w:p>
        </w:tc>
        <w:tc>
          <w:tcPr>
            <w:tcW w:w="2586" w:type="dxa"/>
            <w:gridSpan w:val="2"/>
            <w:noWrap w:val="0"/>
            <w:vAlign w:val="top"/>
          </w:tcPr>
          <w:p w14:paraId="7BF87CF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patientCardType</w:t>
            </w:r>
          </w:p>
        </w:tc>
        <w:tc>
          <w:tcPr>
            <w:tcW w:w="1553" w:type="dxa"/>
            <w:noWrap w:val="0"/>
            <w:vAlign w:val="top"/>
          </w:tcPr>
          <w:p w14:paraId="6CC828B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患者证件</w:t>
            </w:r>
          </w:p>
        </w:tc>
        <w:tc>
          <w:tcPr>
            <w:tcW w:w="1545" w:type="dxa"/>
            <w:noWrap w:val="0"/>
            <w:vAlign w:val="top"/>
          </w:tcPr>
          <w:p w14:paraId="4BB75A7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Varchar(10)</w:t>
            </w:r>
          </w:p>
        </w:tc>
        <w:tc>
          <w:tcPr>
            <w:tcW w:w="345" w:type="dxa"/>
            <w:noWrap w:val="0"/>
            <w:vAlign w:val="top"/>
          </w:tcPr>
          <w:p w14:paraId="2422516E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966" w:type="dxa"/>
            <w:noWrap w:val="0"/>
            <w:vAlign w:val="top"/>
          </w:tcPr>
          <w:p w14:paraId="3D15AB9A">
            <w:pPr>
              <w:rPr>
                <w:rFonts w:ascii="宋体" w:hAnsi="宋体" w:cs="宋体"/>
              </w:rPr>
            </w:pPr>
            <w:r>
              <w:fldChar w:fldCharType="begin"/>
            </w:r>
            <w:r>
              <w:instrText xml:space="preserve"> HYPERLINK \l "_证件类型" </w:instrText>
            </w:r>
            <w:r>
              <w:fldChar w:fldCharType="separate"/>
            </w:r>
            <w:r>
              <w:rPr>
                <w:rStyle w:val="20"/>
                <w:rFonts w:hint="eastAsia" w:ascii="宋体" w:hAnsi="宋体" w:cs="宋体"/>
              </w:rPr>
              <w:t>证件类型字典</w:t>
            </w:r>
            <w:r>
              <w:rPr>
                <w:rStyle w:val="20"/>
                <w:rFonts w:hint="eastAsia" w:ascii="宋体" w:hAnsi="宋体" w:cs="宋体"/>
              </w:rPr>
              <w:fldChar w:fldCharType="end"/>
            </w:r>
          </w:p>
        </w:tc>
      </w:tr>
      <w:tr w14:paraId="03233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noWrap w:val="0"/>
            <w:vAlign w:val="top"/>
          </w:tcPr>
          <w:p w14:paraId="7FD0D28B">
            <w:pPr>
              <w:rPr>
                <w:rFonts w:ascii="宋体" w:hAnsi="宋体" w:cs="宋体"/>
              </w:rPr>
            </w:pPr>
          </w:p>
        </w:tc>
        <w:tc>
          <w:tcPr>
            <w:tcW w:w="2586" w:type="dxa"/>
            <w:gridSpan w:val="2"/>
            <w:noWrap w:val="0"/>
            <w:vAlign w:val="top"/>
          </w:tcPr>
          <w:p w14:paraId="39BA8FB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patientCertID</w:t>
            </w:r>
          </w:p>
        </w:tc>
        <w:tc>
          <w:tcPr>
            <w:tcW w:w="1553" w:type="dxa"/>
            <w:noWrap w:val="0"/>
            <w:vAlign w:val="top"/>
          </w:tcPr>
          <w:p w14:paraId="7B207C4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患者证件号</w:t>
            </w:r>
          </w:p>
        </w:tc>
        <w:tc>
          <w:tcPr>
            <w:tcW w:w="1545" w:type="dxa"/>
            <w:noWrap w:val="0"/>
            <w:vAlign w:val="top"/>
          </w:tcPr>
          <w:p w14:paraId="5EB1EFF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Varchar(18)</w:t>
            </w:r>
          </w:p>
        </w:tc>
        <w:tc>
          <w:tcPr>
            <w:tcW w:w="345" w:type="dxa"/>
            <w:noWrap w:val="0"/>
            <w:vAlign w:val="top"/>
          </w:tcPr>
          <w:p w14:paraId="3157F3BB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966" w:type="dxa"/>
            <w:noWrap w:val="0"/>
            <w:vAlign w:val="top"/>
          </w:tcPr>
          <w:p w14:paraId="5FB7B35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14岁以下儿童如果没有身份证可以为空。</w:t>
            </w:r>
          </w:p>
        </w:tc>
      </w:tr>
      <w:tr w14:paraId="7B18F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noWrap w:val="0"/>
            <w:vAlign w:val="top"/>
          </w:tcPr>
          <w:p w14:paraId="18B63641">
            <w:pPr>
              <w:rPr>
                <w:rFonts w:ascii="宋体" w:hAnsi="宋体" w:cs="宋体"/>
              </w:rPr>
            </w:pPr>
          </w:p>
        </w:tc>
        <w:tc>
          <w:tcPr>
            <w:tcW w:w="2586" w:type="dxa"/>
            <w:gridSpan w:val="2"/>
            <w:noWrap w:val="0"/>
            <w:vAlign w:val="top"/>
          </w:tcPr>
          <w:p w14:paraId="6328896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patientName</w:t>
            </w:r>
          </w:p>
        </w:tc>
        <w:tc>
          <w:tcPr>
            <w:tcW w:w="1553" w:type="dxa"/>
            <w:noWrap w:val="0"/>
            <w:vAlign w:val="top"/>
          </w:tcPr>
          <w:p w14:paraId="177E466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患者姓名</w:t>
            </w:r>
          </w:p>
        </w:tc>
        <w:tc>
          <w:tcPr>
            <w:tcW w:w="1545" w:type="dxa"/>
            <w:noWrap w:val="0"/>
            <w:vAlign w:val="top"/>
          </w:tcPr>
          <w:p w14:paraId="59E6683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345" w:type="dxa"/>
            <w:noWrap w:val="0"/>
            <w:vAlign w:val="top"/>
          </w:tcPr>
          <w:p w14:paraId="57EE8993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966" w:type="dxa"/>
            <w:noWrap w:val="0"/>
            <w:vAlign w:val="top"/>
          </w:tcPr>
          <w:p w14:paraId="766E571B">
            <w:pPr>
              <w:rPr>
                <w:rFonts w:ascii="宋体" w:hAnsi="宋体" w:cs="宋体"/>
              </w:rPr>
            </w:pPr>
          </w:p>
        </w:tc>
      </w:tr>
      <w:tr w14:paraId="04192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noWrap w:val="0"/>
            <w:vAlign w:val="top"/>
          </w:tcPr>
          <w:p w14:paraId="7AEED1FC">
            <w:pPr>
              <w:rPr>
                <w:rFonts w:ascii="宋体" w:hAnsi="宋体" w:cs="宋体"/>
              </w:rPr>
            </w:pPr>
          </w:p>
        </w:tc>
        <w:tc>
          <w:tcPr>
            <w:tcW w:w="2586" w:type="dxa"/>
            <w:gridSpan w:val="2"/>
            <w:noWrap w:val="0"/>
            <w:vAlign w:val="top"/>
          </w:tcPr>
          <w:p w14:paraId="6993456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age</w:t>
            </w:r>
          </w:p>
        </w:tc>
        <w:tc>
          <w:tcPr>
            <w:tcW w:w="1553" w:type="dxa"/>
            <w:noWrap w:val="0"/>
            <w:vAlign w:val="top"/>
          </w:tcPr>
          <w:p w14:paraId="61A727A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患者年龄</w:t>
            </w:r>
          </w:p>
        </w:tc>
        <w:tc>
          <w:tcPr>
            <w:tcW w:w="1545" w:type="dxa"/>
            <w:noWrap w:val="0"/>
            <w:vAlign w:val="top"/>
          </w:tcPr>
          <w:p w14:paraId="68013A9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int</w:t>
            </w:r>
          </w:p>
        </w:tc>
        <w:tc>
          <w:tcPr>
            <w:tcW w:w="345" w:type="dxa"/>
            <w:noWrap w:val="0"/>
            <w:vAlign w:val="top"/>
          </w:tcPr>
          <w:p w14:paraId="0EDB516A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966" w:type="dxa"/>
            <w:noWrap w:val="0"/>
            <w:vAlign w:val="top"/>
          </w:tcPr>
          <w:p w14:paraId="4B7AFE2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以岁为单位</w:t>
            </w:r>
          </w:p>
        </w:tc>
      </w:tr>
      <w:tr w14:paraId="48CFF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noWrap w:val="0"/>
            <w:vAlign w:val="top"/>
          </w:tcPr>
          <w:p w14:paraId="0FA2500E">
            <w:pPr>
              <w:rPr>
                <w:rFonts w:ascii="宋体" w:hAnsi="宋体" w:cs="宋体"/>
              </w:rPr>
            </w:pPr>
          </w:p>
        </w:tc>
        <w:tc>
          <w:tcPr>
            <w:tcW w:w="2586" w:type="dxa"/>
            <w:gridSpan w:val="2"/>
            <w:noWrap w:val="0"/>
            <w:vAlign w:val="top"/>
          </w:tcPr>
          <w:p w14:paraId="39E1E91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guardianCertID</w:t>
            </w:r>
          </w:p>
        </w:tc>
        <w:tc>
          <w:tcPr>
            <w:tcW w:w="1553" w:type="dxa"/>
            <w:noWrap w:val="0"/>
            <w:vAlign w:val="top"/>
          </w:tcPr>
          <w:p w14:paraId="15E0BD4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监护人身份证</w:t>
            </w:r>
          </w:p>
        </w:tc>
        <w:tc>
          <w:tcPr>
            <w:tcW w:w="1545" w:type="dxa"/>
            <w:noWrap w:val="0"/>
            <w:vAlign w:val="top"/>
          </w:tcPr>
          <w:p w14:paraId="7990D12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Varchar(18)</w:t>
            </w:r>
          </w:p>
        </w:tc>
        <w:tc>
          <w:tcPr>
            <w:tcW w:w="345" w:type="dxa"/>
            <w:noWrap w:val="0"/>
            <w:vAlign w:val="top"/>
          </w:tcPr>
          <w:p w14:paraId="6404834F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1966" w:type="dxa"/>
            <w:noWrap w:val="0"/>
            <w:vAlign w:val="top"/>
          </w:tcPr>
          <w:p w14:paraId="2B4A16D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复诊患者&lt;6岁需要必填</w:t>
            </w:r>
          </w:p>
        </w:tc>
      </w:tr>
      <w:tr w14:paraId="4D231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noWrap w:val="0"/>
            <w:vAlign w:val="top"/>
          </w:tcPr>
          <w:p w14:paraId="02061EB7">
            <w:pPr>
              <w:rPr>
                <w:rFonts w:ascii="宋体" w:hAnsi="宋体" w:cs="宋体"/>
              </w:rPr>
            </w:pPr>
          </w:p>
        </w:tc>
        <w:tc>
          <w:tcPr>
            <w:tcW w:w="2586" w:type="dxa"/>
            <w:gridSpan w:val="2"/>
            <w:noWrap w:val="0"/>
            <w:vAlign w:val="top"/>
          </w:tcPr>
          <w:p w14:paraId="3E2CB6A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guardianName</w:t>
            </w:r>
          </w:p>
        </w:tc>
        <w:tc>
          <w:tcPr>
            <w:tcW w:w="1553" w:type="dxa"/>
            <w:noWrap w:val="0"/>
            <w:vAlign w:val="top"/>
          </w:tcPr>
          <w:p w14:paraId="18B174E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监护人姓名</w:t>
            </w:r>
          </w:p>
        </w:tc>
        <w:tc>
          <w:tcPr>
            <w:tcW w:w="1545" w:type="dxa"/>
            <w:noWrap w:val="0"/>
            <w:vAlign w:val="top"/>
          </w:tcPr>
          <w:p w14:paraId="332287E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345" w:type="dxa"/>
            <w:noWrap w:val="0"/>
            <w:vAlign w:val="top"/>
          </w:tcPr>
          <w:p w14:paraId="48BBC841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1966" w:type="dxa"/>
            <w:noWrap w:val="0"/>
            <w:vAlign w:val="top"/>
          </w:tcPr>
          <w:p w14:paraId="51F63E8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复诊患者&lt;6岁需要必填</w:t>
            </w:r>
          </w:p>
        </w:tc>
      </w:tr>
      <w:tr w14:paraId="30CD3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noWrap w:val="0"/>
            <w:vAlign w:val="top"/>
          </w:tcPr>
          <w:p w14:paraId="6CA7FA9C">
            <w:pPr>
              <w:rPr>
                <w:rFonts w:ascii="宋体" w:hAnsi="宋体" w:cs="宋体"/>
              </w:rPr>
            </w:pPr>
          </w:p>
        </w:tc>
        <w:tc>
          <w:tcPr>
            <w:tcW w:w="2586" w:type="dxa"/>
            <w:gridSpan w:val="2"/>
            <w:noWrap w:val="0"/>
            <w:vAlign w:val="top"/>
          </w:tcPr>
          <w:p w14:paraId="39348E8B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guardian</w:t>
            </w:r>
            <w:r>
              <w:rPr>
                <w:rFonts w:hint="eastAsia" w:ascii="宋体" w:hAnsi="宋体" w:cs="宋体"/>
                <w:lang w:val="en-US" w:eastAsia="zh-CN"/>
              </w:rPr>
              <w:t>Mobile</w:t>
            </w:r>
          </w:p>
        </w:tc>
        <w:tc>
          <w:tcPr>
            <w:tcW w:w="1553" w:type="dxa"/>
            <w:noWrap w:val="0"/>
            <w:vAlign w:val="top"/>
          </w:tcPr>
          <w:p w14:paraId="4D0D3434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监护人手机</w:t>
            </w:r>
          </w:p>
        </w:tc>
        <w:tc>
          <w:tcPr>
            <w:tcW w:w="1545" w:type="dxa"/>
            <w:noWrap w:val="0"/>
            <w:vAlign w:val="top"/>
          </w:tcPr>
          <w:p w14:paraId="09BBC97E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hint="eastAsia" w:ascii="宋体" w:hAnsi="宋体" w:cs="宋体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</w:rPr>
              <w:t>)</w:t>
            </w:r>
          </w:p>
        </w:tc>
        <w:tc>
          <w:tcPr>
            <w:tcW w:w="345" w:type="dxa"/>
            <w:noWrap w:val="0"/>
            <w:vAlign w:val="top"/>
          </w:tcPr>
          <w:p w14:paraId="031773B8">
            <w:pPr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N</w:t>
            </w:r>
          </w:p>
        </w:tc>
        <w:tc>
          <w:tcPr>
            <w:tcW w:w="1966" w:type="dxa"/>
            <w:noWrap w:val="0"/>
            <w:vAlign w:val="top"/>
          </w:tcPr>
          <w:p w14:paraId="391A0996">
            <w:pPr>
              <w:rPr>
                <w:rFonts w:hint="eastAsia" w:ascii="宋体" w:hAnsi="宋体" w:cs="宋体"/>
              </w:rPr>
            </w:pPr>
          </w:p>
        </w:tc>
      </w:tr>
      <w:tr w14:paraId="33012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noWrap w:val="0"/>
            <w:vAlign w:val="top"/>
          </w:tcPr>
          <w:p w14:paraId="1CFDDA40">
            <w:pPr>
              <w:rPr>
                <w:rFonts w:ascii="宋体" w:hAnsi="宋体" w:cs="宋体"/>
              </w:rPr>
            </w:pPr>
          </w:p>
        </w:tc>
        <w:tc>
          <w:tcPr>
            <w:tcW w:w="2586" w:type="dxa"/>
            <w:gridSpan w:val="2"/>
            <w:noWrap w:val="0"/>
            <w:vAlign w:val="top"/>
          </w:tcPr>
          <w:p w14:paraId="52A6D5E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sex</w:t>
            </w:r>
          </w:p>
        </w:tc>
        <w:tc>
          <w:tcPr>
            <w:tcW w:w="1553" w:type="dxa"/>
            <w:noWrap w:val="0"/>
            <w:vAlign w:val="top"/>
          </w:tcPr>
          <w:p w14:paraId="7A65613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患者性别</w:t>
            </w:r>
          </w:p>
        </w:tc>
        <w:tc>
          <w:tcPr>
            <w:tcW w:w="1545" w:type="dxa"/>
            <w:noWrap w:val="0"/>
            <w:vAlign w:val="top"/>
          </w:tcPr>
          <w:p w14:paraId="36D4FFD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Varchar(6)</w:t>
            </w:r>
          </w:p>
        </w:tc>
        <w:tc>
          <w:tcPr>
            <w:tcW w:w="345" w:type="dxa"/>
            <w:noWrap w:val="0"/>
            <w:vAlign w:val="top"/>
          </w:tcPr>
          <w:p w14:paraId="770D2194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966" w:type="dxa"/>
            <w:noWrap w:val="0"/>
            <w:vAlign w:val="top"/>
          </w:tcPr>
          <w:p w14:paraId="1C38F6C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见字典，</w:t>
            </w:r>
            <w:r>
              <w:rPr>
                <w:rFonts w:hint="eastAsia" w:ascii="宋体" w:hAnsi="宋体" w:cs="宋体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lang w:val="en-US" w:eastAsia="zh-CN"/>
              </w:rPr>
              <w:instrText xml:space="preserve"> HYPERLINK \l "_性别类型" </w:instrText>
            </w:r>
            <w:r>
              <w:rPr>
                <w:rFonts w:hint="eastAsia" w:ascii="宋体" w:hAnsi="宋体" w:cs="宋体"/>
                <w:lang w:val="en-US" w:eastAsia="zh-CN"/>
              </w:rPr>
              <w:fldChar w:fldCharType="separate"/>
            </w:r>
            <w:r>
              <w:rPr>
                <w:rStyle w:val="20"/>
                <w:rFonts w:hint="eastAsia" w:ascii="宋体" w:hAnsi="宋体" w:cs="宋体"/>
                <w:lang w:val="en-US" w:eastAsia="zh-CN"/>
              </w:rPr>
              <w:t>性别类型</w:t>
            </w:r>
            <w:r>
              <w:rPr>
                <w:rFonts w:hint="eastAsia" w:ascii="宋体" w:hAnsi="宋体" w:cs="宋体"/>
                <w:lang w:val="en-US" w:eastAsia="zh-CN"/>
              </w:rPr>
              <w:fldChar w:fldCharType="end"/>
            </w:r>
          </w:p>
        </w:tc>
      </w:tr>
      <w:tr w14:paraId="00DA0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noWrap w:val="0"/>
            <w:vAlign w:val="top"/>
          </w:tcPr>
          <w:p w14:paraId="5A71F6E9">
            <w:pPr>
              <w:rPr>
                <w:rFonts w:ascii="宋体" w:hAnsi="宋体" w:cs="宋体"/>
              </w:rPr>
            </w:pPr>
          </w:p>
        </w:tc>
        <w:tc>
          <w:tcPr>
            <w:tcW w:w="2586" w:type="dxa"/>
            <w:gridSpan w:val="2"/>
            <w:noWrap w:val="0"/>
            <w:vAlign w:val="top"/>
          </w:tcPr>
          <w:p w14:paraId="130CC7F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mobile</w:t>
            </w:r>
          </w:p>
        </w:tc>
        <w:tc>
          <w:tcPr>
            <w:tcW w:w="1553" w:type="dxa"/>
            <w:noWrap w:val="0"/>
            <w:vAlign w:val="top"/>
          </w:tcPr>
          <w:p w14:paraId="48BF33E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患者联系电话</w:t>
            </w:r>
          </w:p>
        </w:tc>
        <w:tc>
          <w:tcPr>
            <w:tcW w:w="1545" w:type="dxa"/>
            <w:noWrap w:val="0"/>
            <w:vAlign w:val="top"/>
          </w:tcPr>
          <w:p w14:paraId="2458AC8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Varchar(15)</w:t>
            </w:r>
          </w:p>
        </w:tc>
        <w:tc>
          <w:tcPr>
            <w:tcW w:w="345" w:type="dxa"/>
            <w:noWrap w:val="0"/>
            <w:vAlign w:val="top"/>
          </w:tcPr>
          <w:p w14:paraId="709115E0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966" w:type="dxa"/>
            <w:noWrap w:val="0"/>
            <w:vAlign w:val="top"/>
          </w:tcPr>
          <w:p w14:paraId="07628A59">
            <w:pPr>
              <w:rPr>
                <w:rFonts w:ascii="宋体" w:hAnsi="宋体" w:cs="宋体"/>
              </w:rPr>
            </w:pPr>
          </w:p>
        </w:tc>
      </w:tr>
      <w:tr w14:paraId="60CEA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noWrap w:val="0"/>
            <w:vAlign w:val="top"/>
          </w:tcPr>
          <w:p w14:paraId="37E1902E">
            <w:pPr>
              <w:rPr>
                <w:rFonts w:ascii="宋体" w:hAnsi="宋体" w:cs="宋体"/>
              </w:rPr>
            </w:pPr>
          </w:p>
        </w:tc>
        <w:tc>
          <w:tcPr>
            <w:tcW w:w="2586" w:type="dxa"/>
            <w:gridSpan w:val="2"/>
            <w:noWrap w:val="0"/>
            <w:vAlign w:val="top"/>
          </w:tcPr>
          <w:p w14:paraId="65F30F7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costType</w:t>
            </w:r>
          </w:p>
        </w:tc>
        <w:tc>
          <w:tcPr>
            <w:tcW w:w="1553" w:type="dxa"/>
            <w:noWrap w:val="0"/>
            <w:vAlign w:val="top"/>
          </w:tcPr>
          <w:p w14:paraId="5F138DA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费别</w:t>
            </w:r>
          </w:p>
        </w:tc>
        <w:tc>
          <w:tcPr>
            <w:tcW w:w="1545" w:type="dxa"/>
            <w:noWrap w:val="0"/>
            <w:vAlign w:val="top"/>
          </w:tcPr>
          <w:p w14:paraId="3FFFBAB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Varchar(6)</w:t>
            </w:r>
          </w:p>
        </w:tc>
        <w:tc>
          <w:tcPr>
            <w:tcW w:w="345" w:type="dxa"/>
            <w:noWrap w:val="0"/>
            <w:vAlign w:val="top"/>
          </w:tcPr>
          <w:p w14:paraId="27804CE6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1966" w:type="dxa"/>
            <w:noWrap w:val="0"/>
            <w:vAlign w:val="top"/>
          </w:tcPr>
          <w:p w14:paraId="30FF336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1自费 2医保</w:t>
            </w:r>
          </w:p>
        </w:tc>
      </w:tr>
      <w:tr w14:paraId="2AA6C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noWrap w:val="0"/>
            <w:vAlign w:val="top"/>
          </w:tcPr>
          <w:p w14:paraId="49056460">
            <w:pPr>
              <w:rPr>
                <w:rFonts w:ascii="宋体" w:hAnsi="宋体" w:cs="宋体"/>
              </w:rPr>
            </w:pPr>
          </w:p>
        </w:tc>
        <w:tc>
          <w:tcPr>
            <w:tcW w:w="2586" w:type="dxa"/>
            <w:gridSpan w:val="2"/>
            <w:noWrap w:val="0"/>
            <w:vAlign w:val="top"/>
          </w:tcPr>
          <w:p w14:paraId="7AB19C6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cardType</w:t>
            </w:r>
          </w:p>
        </w:tc>
        <w:tc>
          <w:tcPr>
            <w:tcW w:w="1553" w:type="dxa"/>
            <w:noWrap w:val="0"/>
            <w:vAlign w:val="top"/>
          </w:tcPr>
          <w:p w14:paraId="484AA4D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卡类型</w:t>
            </w:r>
          </w:p>
        </w:tc>
        <w:tc>
          <w:tcPr>
            <w:tcW w:w="1545" w:type="dxa"/>
            <w:noWrap w:val="0"/>
            <w:vAlign w:val="top"/>
          </w:tcPr>
          <w:p w14:paraId="5EDD645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Varchar(6)</w:t>
            </w:r>
          </w:p>
        </w:tc>
        <w:tc>
          <w:tcPr>
            <w:tcW w:w="345" w:type="dxa"/>
            <w:noWrap w:val="0"/>
            <w:vAlign w:val="top"/>
          </w:tcPr>
          <w:p w14:paraId="5024DF19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1966" w:type="dxa"/>
            <w:noWrap w:val="0"/>
            <w:vAlign w:val="top"/>
          </w:tcPr>
          <w:p w14:paraId="6DFC70E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卡类型：1医院就诊卡2医保卡3医院病历号（门诊号）4电子健康卡</w:t>
            </w:r>
          </w:p>
        </w:tc>
      </w:tr>
      <w:tr w14:paraId="2D7AD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noWrap w:val="0"/>
            <w:vAlign w:val="top"/>
          </w:tcPr>
          <w:p w14:paraId="768E4DD1">
            <w:pPr>
              <w:rPr>
                <w:rFonts w:ascii="宋体" w:hAnsi="宋体" w:cs="宋体"/>
              </w:rPr>
            </w:pPr>
          </w:p>
        </w:tc>
        <w:tc>
          <w:tcPr>
            <w:tcW w:w="2586" w:type="dxa"/>
            <w:gridSpan w:val="2"/>
            <w:noWrap w:val="0"/>
            <w:vAlign w:val="top"/>
          </w:tcPr>
          <w:p w14:paraId="6115275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cardNo</w:t>
            </w:r>
          </w:p>
        </w:tc>
        <w:tc>
          <w:tcPr>
            <w:tcW w:w="1553" w:type="dxa"/>
            <w:noWrap w:val="0"/>
            <w:vAlign w:val="top"/>
          </w:tcPr>
          <w:p w14:paraId="1D86472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卡号</w:t>
            </w:r>
          </w:p>
        </w:tc>
        <w:tc>
          <w:tcPr>
            <w:tcW w:w="1545" w:type="dxa"/>
            <w:noWrap w:val="0"/>
            <w:vAlign w:val="top"/>
          </w:tcPr>
          <w:p w14:paraId="5AA8154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Varchar(30)</w:t>
            </w:r>
          </w:p>
        </w:tc>
        <w:tc>
          <w:tcPr>
            <w:tcW w:w="345" w:type="dxa"/>
            <w:noWrap w:val="0"/>
            <w:vAlign w:val="top"/>
          </w:tcPr>
          <w:p w14:paraId="56EC3FAB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1966" w:type="dxa"/>
            <w:noWrap w:val="0"/>
            <w:vAlign w:val="top"/>
          </w:tcPr>
          <w:p w14:paraId="0A291707">
            <w:pPr>
              <w:rPr>
                <w:rFonts w:ascii="宋体" w:hAnsi="宋体" w:cs="宋体"/>
              </w:rPr>
            </w:pPr>
          </w:p>
        </w:tc>
      </w:tr>
      <w:tr w14:paraId="09729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noWrap w:val="0"/>
            <w:vAlign w:val="top"/>
          </w:tcPr>
          <w:p w14:paraId="67BE6119">
            <w:pPr>
              <w:rPr>
                <w:rFonts w:ascii="宋体" w:hAnsi="宋体" w:cs="宋体"/>
              </w:rPr>
            </w:pPr>
          </w:p>
        </w:tc>
        <w:tc>
          <w:tcPr>
            <w:tcW w:w="2586" w:type="dxa"/>
            <w:gridSpan w:val="2"/>
            <w:noWrap w:val="0"/>
            <w:vAlign w:val="top"/>
          </w:tcPr>
          <w:p w14:paraId="2691AEB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allergyInfo</w:t>
            </w:r>
          </w:p>
        </w:tc>
        <w:tc>
          <w:tcPr>
            <w:tcW w:w="1553" w:type="dxa"/>
            <w:noWrap w:val="0"/>
            <w:vAlign w:val="top"/>
          </w:tcPr>
          <w:p w14:paraId="6A0C1B7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过敏信息</w:t>
            </w:r>
          </w:p>
        </w:tc>
        <w:tc>
          <w:tcPr>
            <w:tcW w:w="1545" w:type="dxa"/>
            <w:noWrap w:val="0"/>
            <w:vAlign w:val="top"/>
          </w:tcPr>
          <w:p w14:paraId="1649712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Varchar(100)</w:t>
            </w:r>
          </w:p>
        </w:tc>
        <w:tc>
          <w:tcPr>
            <w:tcW w:w="345" w:type="dxa"/>
            <w:noWrap w:val="0"/>
            <w:vAlign w:val="top"/>
          </w:tcPr>
          <w:p w14:paraId="7D6CD889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1966" w:type="dxa"/>
            <w:noWrap w:val="0"/>
            <w:vAlign w:val="top"/>
          </w:tcPr>
          <w:p w14:paraId="463E8540">
            <w:pPr>
              <w:rPr>
                <w:rFonts w:ascii="宋体" w:hAnsi="宋体" w:cs="宋体"/>
              </w:rPr>
            </w:pPr>
          </w:p>
        </w:tc>
      </w:tr>
      <w:tr w14:paraId="5FAE7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noWrap w:val="0"/>
            <w:vAlign w:val="top"/>
          </w:tcPr>
          <w:p w14:paraId="26A60A77">
            <w:pPr>
              <w:rPr>
                <w:rFonts w:ascii="宋体" w:hAnsi="宋体" w:cs="宋体"/>
              </w:rPr>
            </w:pPr>
          </w:p>
        </w:tc>
        <w:tc>
          <w:tcPr>
            <w:tcW w:w="2586" w:type="dxa"/>
            <w:gridSpan w:val="2"/>
            <w:noWrap w:val="0"/>
            <w:vAlign w:val="top"/>
          </w:tcPr>
          <w:p w14:paraId="21B2E96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diseasesHistory</w:t>
            </w:r>
          </w:p>
        </w:tc>
        <w:tc>
          <w:tcPr>
            <w:tcW w:w="1553" w:type="dxa"/>
            <w:noWrap w:val="0"/>
            <w:vAlign w:val="top"/>
          </w:tcPr>
          <w:p w14:paraId="1E8ABC8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患者简要病史描述</w:t>
            </w:r>
          </w:p>
        </w:tc>
        <w:tc>
          <w:tcPr>
            <w:tcW w:w="1545" w:type="dxa"/>
            <w:noWrap w:val="0"/>
            <w:vAlign w:val="top"/>
          </w:tcPr>
          <w:p w14:paraId="4BC62D9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Varchar(500)</w:t>
            </w:r>
          </w:p>
        </w:tc>
        <w:tc>
          <w:tcPr>
            <w:tcW w:w="345" w:type="dxa"/>
            <w:noWrap w:val="0"/>
            <w:vAlign w:val="top"/>
          </w:tcPr>
          <w:p w14:paraId="46B5EDB0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966" w:type="dxa"/>
            <w:noWrap w:val="0"/>
            <w:vAlign w:val="top"/>
          </w:tcPr>
          <w:p w14:paraId="50F768F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病史摘要</w:t>
            </w:r>
          </w:p>
        </w:tc>
      </w:tr>
      <w:tr w14:paraId="50F63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noWrap w:val="0"/>
            <w:vAlign w:val="top"/>
          </w:tcPr>
          <w:p w14:paraId="6DD0F0F4">
            <w:pPr>
              <w:rPr>
                <w:rFonts w:ascii="宋体" w:hAnsi="宋体" w:cs="宋体"/>
              </w:rPr>
            </w:pPr>
          </w:p>
        </w:tc>
        <w:tc>
          <w:tcPr>
            <w:tcW w:w="2586" w:type="dxa"/>
            <w:gridSpan w:val="2"/>
            <w:noWrap w:val="0"/>
            <w:vAlign w:val="top"/>
          </w:tcPr>
          <w:p w14:paraId="2C86CC0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recipeUniqueID</w:t>
            </w:r>
          </w:p>
        </w:tc>
        <w:tc>
          <w:tcPr>
            <w:tcW w:w="1553" w:type="dxa"/>
            <w:noWrap w:val="0"/>
            <w:vAlign w:val="top"/>
          </w:tcPr>
          <w:p w14:paraId="0AE9626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互联网医院处方唯一号</w:t>
            </w:r>
          </w:p>
        </w:tc>
        <w:tc>
          <w:tcPr>
            <w:tcW w:w="1545" w:type="dxa"/>
            <w:noWrap w:val="0"/>
            <w:vAlign w:val="top"/>
          </w:tcPr>
          <w:p w14:paraId="456BE06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64</w:t>
            </w:r>
            <w:r>
              <w:rPr>
                <w:rFonts w:hint="eastAsia" w:ascii="宋体" w:hAnsi="宋体" w:cs="宋体"/>
              </w:rPr>
              <w:t>)</w:t>
            </w:r>
          </w:p>
        </w:tc>
        <w:tc>
          <w:tcPr>
            <w:tcW w:w="345" w:type="dxa"/>
            <w:noWrap w:val="0"/>
            <w:vAlign w:val="top"/>
          </w:tcPr>
          <w:p w14:paraId="4D34F115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966" w:type="dxa"/>
            <w:noWrap w:val="0"/>
            <w:vAlign w:val="top"/>
          </w:tcPr>
          <w:p w14:paraId="55E589D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一定位数的随机数，用于对外备查和核销查询</w:t>
            </w:r>
          </w:p>
        </w:tc>
      </w:tr>
      <w:tr w14:paraId="1D949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noWrap w:val="0"/>
            <w:vAlign w:val="top"/>
          </w:tcPr>
          <w:p w14:paraId="4CF65C4D">
            <w:pPr>
              <w:rPr>
                <w:rFonts w:ascii="宋体" w:hAnsi="宋体" w:cs="宋体"/>
              </w:rPr>
            </w:pPr>
          </w:p>
        </w:tc>
        <w:tc>
          <w:tcPr>
            <w:tcW w:w="2586" w:type="dxa"/>
            <w:gridSpan w:val="2"/>
            <w:noWrap w:val="0"/>
            <w:vAlign w:val="top"/>
          </w:tcPr>
          <w:p w14:paraId="66AE1EA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recipeID</w:t>
            </w:r>
          </w:p>
        </w:tc>
        <w:tc>
          <w:tcPr>
            <w:tcW w:w="1553" w:type="dxa"/>
            <w:noWrap w:val="0"/>
            <w:vAlign w:val="top"/>
          </w:tcPr>
          <w:p w14:paraId="7884471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互联网医院处方号</w:t>
            </w:r>
          </w:p>
        </w:tc>
        <w:tc>
          <w:tcPr>
            <w:tcW w:w="1545" w:type="dxa"/>
            <w:noWrap w:val="0"/>
            <w:vAlign w:val="top"/>
          </w:tcPr>
          <w:p w14:paraId="7092D47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60</w:t>
            </w:r>
            <w:r>
              <w:rPr>
                <w:rFonts w:hint="eastAsia" w:ascii="宋体" w:hAnsi="宋体" w:cs="宋体"/>
              </w:rPr>
              <w:t>)</w:t>
            </w:r>
          </w:p>
        </w:tc>
        <w:tc>
          <w:tcPr>
            <w:tcW w:w="345" w:type="dxa"/>
            <w:noWrap w:val="0"/>
            <w:vAlign w:val="top"/>
          </w:tcPr>
          <w:p w14:paraId="6B5F596C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966" w:type="dxa"/>
            <w:noWrap w:val="0"/>
            <w:vAlign w:val="top"/>
          </w:tcPr>
          <w:p w14:paraId="7F31B806">
            <w:pPr>
              <w:rPr>
                <w:rFonts w:hint="eastAsia" w:ascii="宋体" w:hAnsi="宋体" w:cs="宋体" w:eastAsiaTheme="minorEastAsia"/>
                <w:lang w:val="en-US" w:eastAsia="zh-CN"/>
              </w:rPr>
            </w:pPr>
          </w:p>
        </w:tc>
      </w:tr>
      <w:tr w14:paraId="2699F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noWrap w:val="0"/>
            <w:vAlign w:val="top"/>
          </w:tcPr>
          <w:p w14:paraId="1B7A55AC">
            <w:pPr>
              <w:rPr>
                <w:rFonts w:ascii="宋体" w:hAnsi="宋体" w:cs="宋体"/>
              </w:rPr>
            </w:pPr>
          </w:p>
        </w:tc>
        <w:tc>
          <w:tcPr>
            <w:tcW w:w="2586" w:type="dxa"/>
            <w:gridSpan w:val="2"/>
            <w:noWrap w:val="0"/>
            <w:vAlign w:val="top"/>
          </w:tcPr>
          <w:p w14:paraId="36506B60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recipeStatus</w:t>
            </w:r>
          </w:p>
        </w:tc>
        <w:tc>
          <w:tcPr>
            <w:tcW w:w="1553" w:type="dxa"/>
            <w:noWrap w:val="0"/>
            <w:vAlign w:val="top"/>
          </w:tcPr>
          <w:p w14:paraId="19885879">
            <w:pPr>
              <w:rPr>
                <w:rFonts w:hint="eastAsia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</w:rPr>
              <w:t>处方</w:t>
            </w:r>
            <w:r>
              <w:rPr>
                <w:rFonts w:hint="eastAsia" w:ascii="宋体" w:hAnsi="宋体" w:cs="宋体"/>
                <w:lang w:val="en-US" w:eastAsia="zh-CN"/>
              </w:rPr>
              <w:t>状态</w:t>
            </w:r>
          </w:p>
        </w:tc>
        <w:tc>
          <w:tcPr>
            <w:tcW w:w="1545" w:type="dxa"/>
            <w:noWrap w:val="0"/>
            <w:vAlign w:val="top"/>
          </w:tcPr>
          <w:p w14:paraId="6EBE324A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hint="eastAsia" w:ascii="宋体" w:hAnsi="宋体" w:cs="宋体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</w:rPr>
              <w:t>)</w:t>
            </w:r>
          </w:p>
        </w:tc>
        <w:tc>
          <w:tcPr>
            <w:tcW w:w="345" w:type="dxa"/>
            <w:noWrap w:val="0"/>
            <w:vAlign w:val="top"/>
          </w:tcPr>
          <w:p w14:paraId="52834061">
            <w:pPr>
              <w:rPr>
                <w:rFonts w:hint="eastAsia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N</w:t>
            </w:r>
          </w:p>
        </w:tc>
        <w:tc>
          <w:tcPr>
            <w:tcW w:w="1966" w:type="dxa"/>
            <w:noWrap w:val="0"/>
            <w:vAlign w:val="top"/>
          </w:tcPr>
          <w:p w14:paraId="6F6F039A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</w:rPr>
              <w:t>0失效，1有效</w:t>
            </w:r>
            <w:r>
              <w:rPr>
                <w:rFonts w:hint="eastAsia" w:ascii="宋体" w:hAnsi="宋体" w:cs="宋体"/>
                <w:lang w:val="en-US" w:eastAsia="zh-CN"/>
              </w:rPr>
              <w:t xml:space="preserve"> </w:t>
            </w:r>
          </w:p>
        </w:tc>
      </w:tr>
      <w:tr w14:paraId="0043F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noWrap w:val="0"/>
            <w:vAlign w:val="top"/>
          </w:tcPr>
          <w:p w14:paraId="732E6DD9">
            <w:pPr>
              <w:rPr>
                <w:rFonts w:ascii="宋体" w:hAnsi="宋体" w:cs="宋体"/>
              </w:rPr>
            </w:pPr>
          </w:p>
        </w:tc>
        <w:tc>
          <w:tcPr>
            <w:tcW w:w="2586" w:type="dxa"/>
            <w:gridSpan w:val="2"/>
            <w:noWrap w:val="0"/>
            <w:vAlign w:val="top"/>
          </w:tcPr>
          <w:p w14:paraId="0935DAD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recipeRecordNo</w:t>
            </w:r>
          </w:p>
        </w:tc>
        <w:tc>
          <w:tcPr>
            <w:tcW w:w="1553" w:type="dxa"/>
            <w:noWrap w:val="0"/>
            <w:vAlign w:val="top"/>
          </w:tcPr>
          <w:p w14:paraId="3E527F8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处方医保备案号</w:t>
            </w:r>
          </w:p>
        </w:tc>
        <w:tc>
          <w:tcPr>
            <w:tcW w:w="1545" w:type="dxa"/>
            <w:noWrap w:val="0"/>
            <w:vAlign w:val="top"/>
          </w:tcPr>
          <w:p w14:paraId="3D13793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Varchar(30)</w:t>
            </w:r>
          </w:p>
        </w:tc>
        <w:tc>
          <w:tcPr>
            <w:tcW w:w="345" w:type="dxa"/>
            <w:noWrap w:val="0"/>
            <w:vAlign w:val="top"/>
          </w:tcPr>
          <w:p w14:paraId="17FFC1C7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1966" w:type="dxa"/>
            <w:noWrap w:val="0"/>
            <w:vAlign w:val="top"/>
          </w:tcPr>
          <w:p w14:paraId="43CCED9F">
            <w:pPr>
              <w:rPr>
                <w:rFonts w:ascii="宋体" w:hAnsi="宋体" w:cs="宋体"/>
              </w:rPr>
            </w:pPr>
          </w:p>
        </w:tc>
      </w:tr>
      <w:tr w14:paraId="747F7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noWrap w:val="0"/>
            <w:vAlign w:val="top"/>
          </w:tcPr>
          <w:p w14:paraId="688FE689">
            <w:pPr>
              <w:rPr>
                <w:rFonts w:ascii="宋体" w:hAnsi="宋体" w:cs="宋体"/>
              </w:rPr>
            </w:pPr>
          </w:p>
        </w:tc>
        <w:tc>
          <w:tcPr>
            <w:tcW w:w="2586" w:type="dxa"/>
            <w:gridSpan w:val="2"/>
            <w:noWrap w:val="0"/>
            <w:vAlign w:val="top"/>
          </w:tcPr>
          <w:p w14:paraId="3F95B89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rationalFlag</w:t>
            </w:r>
          </w:p>
        </w:tc>
        <w:tc>
          <w:tcPr>
            <w:tcW w:w="1553" w:type="dxa"/>
            <w:noWrap w:val="0"/>
            <w:vAlign w:val="top"/>
          </w:tcPr>
          <w:p w14:paraId="44A4C47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是否经过合理用药判断标志</w:t>
            </w:r>
          </w:p>
        </w:tc>
        <w:tc>
          <w:tcPr>
            <w:tcW w:w="1545" w:type="dxa"/>
            <w:noWrap w:val="0"/>
            <w:vAlign w:val="top"/>
          </w:tcPr>
          <w:p w14:paraId="2F9FB72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Varchar(6)</w:t>
            </w:r>
          </w:p>
        </w:tc>
        <w:tc>
          <w:tcPr>
            <w:tcW w:w="345" w:type="dxa"/>
            <w:noWrap w:val="0"/>
            <w:vAlign w:val="top"/>
          </w:tcPr>
          <w:p w14:paraId="319B598A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966" w:type="dxa"/>
            <w:noWrap w:val="0"/>
            <w:vAlign w:val="top"/>
          </w:tcPr>
          <w:p w14:paraId="2EC2A58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 否 1 是</w:t>
            </w:r>
          </w:p>
        </w:tc>
      </w:tr>
      <w:tr w14:paraId="6D406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restart"/>
            <w:noWrap w:val="0"/>
            <w:vAlign w:val="top"/>
          </w:tcPr>
          <w:p w14:paraId="0901DD56">
            <w:pPr>
              <w:rPr>
                <w:rFonts w:ascii="宋体" w:hAnsi="宋体" w:cs="宋体"/>
              </w:rPr>
            </w:pPr>
          </w:p>
          <w:p w14:paraId="4EB253C8">
            <w:pPr>
              <w:rPr>
                <w:rFonts w:ascii="宋体" w:hAnsi="宋体" w:cs="宋体"/>
              </w:rPr>
            </w:pPr>
          </w:p>
        </w:tc>
        <w:tc>
          <w:tcPr>
            <w:tcW w:w="2586" w:type="dxa"/>
            <w:gridSpan w:val="2"/>
            <w:noWrap w:val="0"/>
            <w:vAlign w:val="top"/>
          </w:tcPr>
          <w:p w14:paraId="6F2C636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rationalDrug</w:t>
            </w:r>
          </w:p>
        </w:tc>
        <w:tc>
          <w:tcPr>
            <w:tcW w:w="1553" w:type="dxa"/>
            <w:noWrap w:val="0"/>
            <w:vAlign w:val="top"/>
          </w:tcPr>
          <w:p w14:paraId="3463D5F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合理用药审核结果</w:t>
            </w:r>
          </w:p>
        </w:tc>
        <w:tc>
          <w:tcPr>
            <w:tcW w:w="1545" w:type="dxa"/>
            <w:noWrap w:val="0"/>
            <w:vAlign w:val="top"/>
          </w:tcPr>
          <w:p w14:paraId="29CA181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Varchar(1000)</w:t>
            </w:r>
          </w:p>
        </w:tc>
        <w:tc>
          <w:tcPr>
            <w:tcW w:w="345" w:type="dxa"/>
            <w:noWrap w:val="0"/>
            <w:vAlign w:val="top"/>
          </w:tcPr>
          <w:p w14:paraId="6004BF14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1966" w:type="dxa"/>
            <w:noWrap w:val="0"/>
            <w:vAlign w:val="top"/>
          </w:tcPr>
          <w:p w14:paraId="61D205F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rationalFlag=1时必填</w:t>
            </w:r>
          </w:p>
        </w:tc>
      </w:tr>
      <w:tr w14:paraId="54DCF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noWrap w:val="0"/>
            <w:vAlign w:val="top"/>
          </w:tcPr>
          <w:p w14:paraId="2CC561AF">
            <w:pPr>
              <w:rPr>
                <w:rFonts w:ascii="宋体" w:hAnsi="宋体" w:cs="宋体"/>
              </w:rPr>
            </w:pPr>
          </w:p>
        </w:tc>
        <w:tc>
          <w:tcPr>
            <w:tcW w:w="2586" w:type="dxa"/>
            <w:gridSpan w:val="2"/>
            <w:noWrap w:val="0"/>
            <w:vAlign w:val="center"/>
          </w:tcPr>
          <w:p w14:paraId="2186A9A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icdCode</w:t>
            </w:r>
          </w:p>
        </w:tc>
        <w:tc>
          <w:tcPr>
            <w:tcW w:w="1553" w:type="dxa"/>
            <w:noWrap w:val="0"/>
            <w:vAlign w:val="top"/>
          </w:tcPr>
          <w:p w14:paraId="57A80C3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诊断ICD码</w:t>
            </w:r>
          </w:p>
        </w:tc>
        <w:tc>
          <w:tcPr>
            <w:tcW w:w="1545" w:type="dxa"/>
            <w:noWrap w:val="0"/>
            <w:vAlign w:val="top"/>
          </w:tcPr>
          <w:p w14:paraId="5BCDE32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Varchar(60)</w:t>
            </w:r>
          </w:p>
        </w:tc>
        <w:tc>
          <w:tcPr>
            <w:tcW w:w="345" w:type="dxa"/>
            <w:noWrap w:val="0"/>
            <w:vAlign w:val="top"/>
          </w:tcPr>
          <w:p w14:paraId="01D1A8D3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966" w:type="dxa"/>
            <w:noWrap w:val="0"/>
            <w:vAlign w:val="top"/>
          </w:tcPr>
          <w:p w14:paraId="0FFF3D7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多个诊断，以”|”分隔</w:t>
            </w:r>
          </w:p>
        </w:tc>
      </w:tr>
      <w:tr w14:paraId="49FBC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noWrap w:val="0"/>
            <w:vAlign w:val="top"/>
          </w:tcPr>
          <w:p w14:paraId="1014B661">
            <w:pPr>
              <w:rPr>
                <w:rFonts w:ascii="宋体" w:hAnsi="宋体" w:cs="宋体"/>
              </w:rPr>
            </w:pPr>
          </w:p>
        </w:tc>
        <w:tc>
          <w:tcPr>
            <w:tcW w:w="2586" w:type="dxa"/>
            <w:gridSpan w:val="2"/>
            <w:noWrap w:val="0"/>
            <w:vAlign w:val="center"/>
          </w:tcPr>
          <w:p w14:paraId="438374E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icdName</w:t>
            </w:r>
          </w:p>
        </w:tc>
        <w:tc>
          <w:tcPr>
            <w:tcW w:w="1553" w:type="dxa"/>
            <w:noWrap w:val="0"/>
            <w:vAlign w:val="top"/>
          </w:tcPr>
          <w:p w14:paraId="7B0A77D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初步诊断名称</w:t>
            </w:r>
          </w:p>
        </w:tc>
        <w:tc>
          <w:tcPr>
            <w:tcW w:w="1545" w:type="dxa"/>
            <w:noWrap w:val="0"/>
            <w:vAlign w:val="top"/>
          </w:tcPr>
          <w:p w14:paraId="4B08667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Varchar(100)</w:t>
            </w:r>
          </w:p>
        </w:tc>
        <w:tc>
          <w:tcPr>
            <w:tcW w:w="345" w:type="dxa"/>
            <w:noWrap w:val="0"/>
            <w:vAlign w:val="top"/>
          </w:tcPr>
          <w:p w14:paraId="670FE634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966" w:type="dxa"/>
            <w:noWrap w:val="0"/>
            <w:vAlign w:val="top"/>
          </w:tcPr>
          <w:p w14:paraId="7B4D8C9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多个诊断，对应诊断码”|”分隔</w:t>
            </w:r>
          </w:p>
        </w:tc>
      </w:tr>
      <w:tr w14:paraId="1AD86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noWrap w:val="0"/>
            <w:vAlign w:val="top"/>
          </w:tcPr>
          <w:p w14:paraId="5C6A358B">
            <w:pPr>
              <w:rPr>
                <w:rFonts w:ascii="宋体" w:hAnsi="宋体" w:cs="宋体"/>
              </w:rPr>
            </w:pPr>
          </w:p>
        </w:tc>
        <w:tc>
          <w:tcPr>
            <w:tcW w:w="2586" w:type="dxa"/>
            <w:gridSpan w:val="2"/>
            <w:noWrap w:val="0"/>
            <w:vAlign w:val="top"/>
          </w:tcPr>
          <w:p w14:paraId="1007301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recipeType</w:t>
            </w:r>
          </w:p>
        </w:tc>
        <w:tc>
          <w:tcPr>
            <w:tcW w:w="1553" w:type="dxa"/>
            <w:noWrap w:val="0"/>
            <w:vAlign w:val="top"/>
          </w:tcPr>
          <w:p w14:paraId="35F0007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处方类型</w:t>
            </w:r>
          </w:p>
        </w:tc>
        <w:tc>
          <w:tcPr>
            <w:tcW w:w="1545" w:type="dxa"/>
            <w:noWrap w:val="0"/>
            <w:vAlign w:val="top"/>
          </w:tcPr>
          <w:p w14:paraId="37505D0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Varchar(6)</w:t>
            </w:r>
          </w:p>
        </w:tc>
        <w:tc>
          <w:tcPr>
            <w:tcW w:w="345" w:type="dxa"/>
            <w:noWrap w:val="0"/>
            <w:vAlign w:val="top"/>
          </w:tcPr>
          <w:p w14:paraId="205981BB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966" w:type="dxa"/>
            <w:noWrap w:val="0"/>
            <w:vAlign w:val="top"/>
          </w:tcPr>
          <w:p w14:paraId="69B6959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1西药 2成药 3草药,对于西药和成药合在一起的处方，统一传1</w:t>
            </w:r>
          </w:p>
        </w:tc>
      </w:tr>
      <w:tr w14:paraId="3309C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noWrap w:val="0"/>
            <w:vAlign w:val="top"/>
          </w:tcPr>
          <w:p w14:paraId="28BA6821">
            <w:pPr>
              <w:rPr>
                <w:rFonts w:ascii="宋体" w:hAnsi="宋体" w:cs="宋体"/>
              </w:rPr>
            </w:pPr>
          </w:p>
        </w:tc>
        <w:tc>
          <w:tcPr>
            <w:tcW w:w="2586" w:type="dxa"/>
            <w:gridSpan w:val="2"/>
            <w:noWrap w:val="0"/>
            <w:vAlign w:val="top"/>
          </w:tcPr>
          <w:p w14:paraId="544D4BD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packetsNum</w:t>
            </w:r>
          </w:p>
        </w:tc>
        <w:tc>
          <w:tcPr>
            <w:tcW w:w="1553" w:type="dxa"/>
            <w:noWrap w:val="0"/>
            <w:vAlign w:val="top"/>
          </w:tcPr>
          <w:p w14:paraId="05B43BC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帖数</w:t>
            </w:r>
          </w:p>
        </w:tc>
        <w:tc>
          <w:tcPr>
            <w:tcW w:w="1545" w:type="dxa"/>
            <w:noWrap w:val="0"/>
            <w:vAlign w:val="top"/>
          </w:tcPr>
          <w:p w14:paraId="24859B8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int</w:t>
            </w:r>
          </w:p>
        </w:tc>
        <w:tc>
          <w:tcPr>
            <w:tcW w:w="345" w:type="dxa"/>
            <w:noWrap w:val="0"/>
            <w:vAlign w:val="top"/>
          </w:tcPr>
          <w:p w14:paraId="16A99C38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1966" w:type="dxa"/>
            <w:noWrap w:val="0"/>
            <w:vAlign w:val="top"/>
          </w:tcPr>
          <w:p w14:paraId="0F15419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草药处方必填</w:t>
            </w:r>
          </w:p>
        </w:tc>
      </w:tr>
      <w:tr w14:paraId="7CD53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noWrap w:val="0"/>
            <w:vAlign w:val="top"/>
          </w:tcPr>
          <w:p w14:paraId="050A58B8">
            <w:pPr>
              <w:rPr>
                <w:rFonts w:ascii="宋体" w:hAnsi="宋体" w:cs="宋体"/>
              </w:rPr>
            </w:pPr>
          </w:p>
        </w:tc>
        <w:tc>
          <w:tcPr>
            <w:tcW w:w="2586" w:type="dxa"/>
            <w:gridSpan w:val="2"/>
            <w:noWrap w:val="0"/>
            <w:vAlign w:val="top"/>
          </w:tcPr>
          <w:p w14:paraId="09E4F8A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datein</w:t>
            </w:r>
          </w:p>
        </w:tc>
        <w:tc>
          <w:tcPr>
            <w:tcW w:w="1553" w:type="dxa"/>
            <w:noWrap w:val="0"/>
            <w:vAlign w:val="top"/>
          </w:tcPr>
          <w:p w14:paraId="7A85575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处方日期</w:t>
            </w:r>
          </w:p>
        </w:tc>
        <w:tc>
          <w:tcPr>
            <w:tcW w:w="1545" w:type="dxa"/>
            <w:noWrap w:val="0"/>
            <w:vAlign w:val="top"/>
          </w:tcPr>
          <w:p w14:paraId="7FFE231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datetime</w:t>
            </w:r>
          </w:p>
        </w:tc>
        <w:tc>
          <w:tcPr>
            <w:tcW w:w="345" w:type="dxa"/>
            <w:noWrap w:val="0"/>
            <w:vAlign w:val="top"/>
          </w:tcPr>
          <w:p w14:paraId="3A3DFD4F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966" w:type="dxa"/>
            <w:noWrap w:val="0"/>
            <w:vAlign w:val="top"/>
          </w:tcPr>
          <w:p w14:paraId="67184744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开方时间</w:t>
            </w:r>
          </w:p>
        </w:tc>
      </w:tr>
      <w:tr w14:paraId="7EE6E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noWrap w:val="0"/>
            <w:vAlign w:val="top"/>
          </w:tcPr>
          <w:p w14:paraId="02AE37AB">
            <w:pPr>
              <w:rPr>
                <w:rFonts w:ascii="宋体" w:hAnsi="宋体" w:cs="宋体"/>
              </w:rPr>
            </w:pPr>
          </w:p>
        </w:tc>
        <w:tc>
          <w:tcPr>
            <w:tcW w:w="2586" w:type="dxa"/>
            <w:gridSpan w:val="2"/>
            <w:noWrap w:val="0"/>
            <w:vAlign w:val="top"/>
          </w:tcPr>
          <w:p w14:paraId="3C413DC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effectivePeriod</w:t>
            </w:r>
          </w:p>
        </w:tc>
        <w:tc>
          <w:tcPr>
            <w:tcW w:w="1553" w:type="dxa"/>
            <w:noWrap w:val="0"/>
            <w:vAlign w:val="top"/>
          </w:tcPr>
          <w:p w14:paraId="2215994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处方效期</w:t>
            </w:r>
          </w:p>
        </w:tc>
        <w:tc>
          <w:tcPr>
            <w:tcW w:w="1545" w:type="dxa"/>
            <w:noWrap w:val="0"/>
            <w:vAlign w:val="top"/>
          </w:tcPr>
          <w:p w14:paraId="5024D67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int</w:t>
            </w:r>
          </w:p>
        </w:tc>
        <w:tc>
          <w:tcPr>
            <w:tcW w:w="345" w:type="dxa"/>
            <w:noWrap w:val="0"/>
            <w:vAlign w:val="top"/>
          </w:tcPr>
          <w:p w14:paraId="11DF2A8E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966" w:type="dxa"/>
            <w:noWrap w:val="0"/>
            <w:vAlign w:val="top"/>
          </w:tcPr>
          <w:p w14:paraId="7915FB02">
            <w:pPr>
              <w:rPr>
                <w:rFonts w:ascii="宋体" w:hAnsi="宋体" w:cs="宋体"/>
              </w:rPr>
            </w:pPr>
          </w:p>
        </w:tc>
      </w:tr>
      <w:tr w14:paraId="163A1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noWrap w:val="0"/>
            <w:vAlign w:val="top"/>
          </w:tcPr>
          <w:p w14:paraId="78899182">
            <w:pPr>
              <w:rPr>
                <w:rFonts w:ascii="宋体" w:hAnsi="宋体" w:cs="宋体"/>
              </w:rPr>
            </w:pPr>
          </w:p>
        </w:tc>
        <w:tc>
          <w:tcPr>
            <w:tcW w:w="2586" w:type="dxa"/>
            <w:gridSpan w:val="2"/>
            <w:noWrap w:val="0"/>
            <w:vAlign w:val="top"/>
          </w:tcPr>
          <w:p w14:paraId="5620103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startDate</w:t>
            </w:r>
          </w:p>
        </w:tc>
        <w:tc>
          <w:tcPr>
            <w:tcW w:w="1553" w:type="dxa"/>
            <w:noWrap w:val="0"/>
            <w:vAlign w:val="top"/>
          </w:tcPr>
          <w:p w14:paraId="7357C61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处方开始日期</w:t>
            </w:r>
          </w:p>
        </w:tc>
        <w:tc>
          <w:tcPr>
            <w:tcW w:w="1545" w:type="dxa"/>
            <w:noWrap w:val="0"/>
            <w:vAlign w:val="top"/>
          </w:tcPr>
          <w:p w14:paraId="59C0404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date</w:t>
            </w:r>
          </w:p>
        </w:tc>
        <w:tc>
          <w:tcPr>
            <w:tcW w:w="345" w:type="dxa"/>
            <w:noWrap w:val="0"/>
            <w:vAlign w:val="top"/>
          </w:tcPr>
          <w:p w14:paraId="786A5B06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966" w:type="dxa"/>
            <w:noWrap w:val="0"/>
            <w:vAlign w:val="top"/>
          </w:tcPr>
          <w:p w14:paraId="263FC7DF">
            <w:pPr>
              <w:rPr>
                <w:rFonts w:ascii="宋体" w:hAnsi="宋体" w:cs="宋体"/>
              </w:rPr>
            </w:pPr>
          </w:p>
        </w:tc>
      </w:tr>
      <w:tr w14:paraId="0D875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noWrap w:val="0"/>
            <w:vAlign w:val="top"/>
          </w:tcPr>
          <w:p w14:paraId="5796EE60">
            <w:pPr>
              <w:rPr>
                <w:rFonts w:ascii="宋体" w:hAnsi="宋体" w:cs="宋体"/>
              </w:rPr>
            </w:pPr>
          </w:p>
        </w:tc>
        <w:tc>
          <w:tcPr>
            <w:tcW w:w="2586" w:type="dxa"/>
            <w:gridSpan w:val="2"/>
            <w:noWrap w:val="0"/>
            <w:vAlign w:val="top"/>
          </w:tcPr>
          <w:p w14:paraId="78723F3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endDate</w:t>
            </w:r>
          </w:p>
        </w:tc>
        <w:tc>
          <w:tcPr>
            <w:tcW w:w="1553" w:type="dxa"/>
            <w:noWrap w:val="0"/>
            <w:vAlign w:val="top"/>
          </w:tcPr>
          <w:p w14:paraId="143D2BE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处方结束日期</w:t>
            </w:r>
          </w:p>
        </w:tc>
        <w:tc>
          <w:tcPr>
            <w:tcW w:w="1545" w:type="dxa"/>
            <w:noWrap w:val="0"/>
            <w:vAlign w:val="top"/>
          </w:tcPr>
          <w:p w14:paraId="400F128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date</w:t>
            </w:r>
          </w:p>
        </w:tc>
        <w:tc>
          <w:tcPr>
            <w:tcW w:w="345" w:type="dxa"/>
            <w:noWrap w:val="0"/>
            <w:vAlign w:val="top"/>
          </w:tcPr>
          <w:p w14:paraId="23E1F112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966" w:type="dxa"/>
            <w:noWrap w:val="0"/>
            <w:vAlign w:val="top"/>
          </w:tcPr>
          <w:p w14:paraId="6307125F">
            <w:pPr>
              <w:rPr>
                <w:rFonts w:ascii="宋体" w:hAnsi="宋体" w:cs="宋体"/>
              </w:rPr>
            </w:pPr>
          </w:p>
        </w:tc>
      </w:tr>
      <w:tr w14:paraId="51F6C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noWrap w:val="0"/>
            <w:vAlign w:val="top"/>
          </w:tcPr>
          <w:p w14:paraId="1702957E">
            <w:pPr>
              <w:rPr>
                <w:rFonts w:ascii="宋体" w:hAnsi="宋体" w:cs="宋体"/>
              </w:rPr>
            </w:pPr>
          </w:p>
        </w:tc>
        <w:tc>
          <w:tcPr>
            <w:tcW w:w="2586" w:type="dxa"/>
            <w:gridSpan w:val="2"/>
            <w:noWrap w:val="0"/>
            <w:vAlign w:val="top"/>
          </w:tcPr>
          <w:p w14:paraId="57A0737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totalFee</w:t>
            </w:r>
          </w:p>
        </w:tc>
        <w:tc>
          <w:tcPr>
            <w:tcW w:w="1553" w:type="dxa"/>
            <w:noWrap w:val="0"/>
            <w:vAlign w:val="top"/>
          </w:tcPr>
          <w:p w14:paraId="02FB264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处方金额</w:t>
            </w:r>
          </w:p>
        </w:tc>
        <w:tc>
          <w:tcPr>
            <w:tcW w:w="1545" w:type="dxa"/>
            <w:noWrap w:val="0"/>
            <w:vAlign w:val="top"/>
          </w:tcPr>
          <w:p w14:paraId="7987396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Decimal(8,2)</w:t>
            </w:r>
          </w:p>
        </w:tc>
        <w:tc>
          <w:tcPr>
            <w:tcW w:w="345" w:type="dxa"/>
            <w:noWrap w:val="0"/>
            <w:vAlign w:val="top"/>
          </w:tcPr>
          <w:p w14:paraId="765BB5F4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Y</w:t>
            </w:r>
          </w:p>
        </w:tc>
        <w:tc>
          <w:tcPr>
            <w:tcW w:w="1966" w:type="dxa"/>
            <w:noWrap w:val="0"/>
            <w:vAlign w:val="top"/>
          </w:tcPr>
          <w:p w14:paraId="7C967C6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单位：元</w:t>
            </w:r>
          </w:p>
        </w:tc>
      </w:tr>
      <w:tr w14:paraId="4B455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noWrap w:val="0"/>
            <w:vAlign w:val="top"/>
          </w:tcPr>
          <w:p w14:paraId="40E5BFCD">
            <w:pPr>
              <w:rPr>
                <w:rFonts w:ascii="宋体" w:hAnsi="宋体" w:cs="宋体"/>
              </w:rPr>
            </w:pPr>
          </w:p>
        </w:tc>
        <w:tc>
          <w:tcPr>
            <w:tcW w:w="2586" w:type="dxa"/>
            <w:gridSpan w:val="2"/>
            <w:noWrap w:val="0"/>
            <w:vAlign w:val="top"/>
          </w:tcPr>
          <w:p w14:paraId="54E4F29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isPay</w:t>
            </w:r>
          </w:p>
        </w:tc>
        <w:tc>
          <w:tcPr>
            <w:tcW w:w="1553" w:type="dxa"/>
            <w:noWrap w:val="0"/>
            <w:vAlign w:val="top"/>
          </w:tcPr>
          <w:p w14:paraId="34A8028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是否支付</w:t>
            </w:r>
          </w:p>
        </w:tc>
        <w:tc>
          <w:tcPr>
            <w:tcW w:w="1545" w:type="dxa"/>
            <w:noWrap w:val="0"/>
            <w:vAlign w:val="top"/>
          </w:tcPr>
          <w:p w14:paraId="015FA09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Varchar(10)</w:t>
            </w:r>
          </w:p>
        </w:tc>
        <w:tc>
          <w:tcPr>
            <w:tcW w:w="345" w:type="dxa"/>
            <w:noWrap w:val="0"/>
            <w:vAlign w:val="top"/>
          </w:tcPr>
          <w:p w14:paraId="1397B601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966" w:type="dxa"/>
            <w:noWrap w:val="0"/>
            <w:vAlign w:val="top"/>
          </w:tcPr>
          <w:p w14:paraId="553E489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</w:t>
            </w:r>
            <w:r>
              <w:rPr>
                <w:rFonts w:ascii="宋体" w:hAnsi="宋体" w:cs="宋体"/>
              </w:rPr>
              <w:t xml:space="preserve"> </w:t>
            </w:r>
            <w:r>
              <w:rPr>
                <w:rFonts w:hint="eastAsia" w:ascii="宋体" w:hAnsi="宋体" w:cs="宋体"/>
              </w:rPr>
              <w:t xml:space="preserve">未支付 </w:t>
            </w:r>
            <w:r>
              <w:rPr>
                <w:rFonts w:ascii="宋体" w:hAnsi="宋体" w:cs="宋体"/>
              </w:rPr>
              <w:t xml:space="preserve">1 </w:t>
            </w:r>
            <w:r>
              <w:rPr>
                <w:rFonts w:hint="eastAsia" w:ascii="宋体" w:hAnsi="宋体" w:cs="宋体"/>
              </w:rPr>
              <w:t>已支付</w:t>
            </w:r>
          </w:p>
        </w:tc>
      </w:tr>
      <w:tr w14:paraId="53CD4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noWrap w:val="0"/>
            <w:vAlign w:val="top"/>
          </w:tcPr>
          <w:p w14:paraId="30685411">
            <w:pPr>
              <w:rPr>
                <w:rFonts w:ascii="宋体" w:hAnsi="宋体" w:cs="宋体"/>
              </w:rPr>
            </w:pPr>
          </w:p>
        </w:tc>
        <w:tc>
          <w:tcPr>
            <w:tcW w:w="2586" w:type="dxa"/>
            <w:gridSpan w:val="2"/>
            <w:noWrap w:val="0"/>
            <w:vAlign w:val="top"/>
          </w:tcPr>
          <w:p w14:paraId="378A01F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verificationStatus</w:t>
            </w:r>
          </w:p>
        </w:tc>
        <w:tc>
          <w:tcPr>
            <w:tcW w:w="1553" w:type="dxa"/>
            <w:noWrap w:val="0"/>
            <w:vAlign w:val="top"/>
          </w:tcPr>
          <w:p w14:paraId="06CDD5D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处方核销状态</w:t>
            </w:r>
          </w:p>
        </w:tc>
        <w:tc>
          <w:tcPr>
            <w:tcW w:w="1545" w:type="dxa"/>
            <w:noWrap w:val="0"/>
            <w:vAlign w:val="top"/>
          </w:tcPr>
          <w:p w14:paraId="09755B2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Varchar(6)</w:t>
            </w:r>
          </w:p>
        </w:tc>
        <w:tc>
          <w:tcPr>
            <w:tcW w:w="345" w:type="dxa"/>
            <w:noWrap w:val="0"/>
            <w:vAlign w:val="top"/>
          </w:tcPr>
          <w:p w14:paraId="7A6200A8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1966" w:type="dxa"/>
            <w:noWrap w:val="0"/>
            <w:vAlign w:val="top"/>
          </w:tcPr>
          <w:p w14:paraId="3F48186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0未核销 1已核销</w:t>
            </w:r>
          </w:p>
        </w:tc>
      </w:tr>
      <w:tr w14:paraId="4C1DB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noWrap w:val="0"/>
            <w:vAlign w:val="top"/>
          </w:tcPr>
          <w:p w14:paraId="72066655">
            <w:pPr>
              <w:rPr>
                <w:rFonts w:ascii="宋体" w:hAnsi="宋体" w:cs="宋体"/>
              </w:rPr>
            </w:pPr>
          </w:p>
        </w:tc>
        <w:tc>
          <w:tcPr>
            <w:tcW w:w="2586" w:type="dxa"/>
            <w:gridSpan w:val="2"/>
            <w:noWrap w:val="0"/>
            <w:vAlign w:val="top"/>
          </w:tcPr>
          <w:p w14:paraId="633AF3A3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updateTime</w:t>
            </w:r>
          </w:p>
        </w:tc>
        <w:tc>
          <w:tcPr>
            <w:tcW w:w="1553" w:type="dxa"/>
            <w:noWrap w:val="0"/>
            <w:vAlign w:val="top"/>
          </w:tcPr>
          <w:p w14:paraId="4B593EB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上传时间</w:t>
            </w:r>
          </w:p>
        </w:tc>
        <w:tc>
          <w:tcPr>
            <w:tcW w:w="1545" w:type="dxa"/>
            <w:noWrap w:val="0"/>
            <w:vAlign w:val="top"/>
          </w:tcPr>
          <w:p w14:paraId="7A6D5A7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datetime</w:t>
            </w:r>
          </w:p>
        </w:tc>
        <w:tc>
          <w:tcPr>
            <w:tcW w:w="345" w:type="dxa"/>
            <w:noWrap w:val="0"/>
            <w:vAlign w:val="top"/>
          </w:tcPr>
          <w:p w14:paraId="0F1EA289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966" w:type="dxa"/>
            <w:noWrap w:val="0"/>
            <w:vAlign w:val="top"/>
          </w:tcPr>
          <w:p w14:paraId="004EF8E0">
            <w:pPr>
              <w:rPr>
                <w:rFonts w:ascii="宋体" w:hAnsi="宋体" w:cs="宋体"/>
              </w:rPr>
            </w:pPr>
          </w:p>
        </w:tc>
      </w:tr>
      <w:tr w14:paraId="6F85A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shd w:val="clear" w:color="auto" w:fill="auto"/>
            <w:noWrap w:val="0"/>
            <w:vAlign w:val="top"/>
          </w:tcPr>
          <w:p w14:paraId="62EE7901">
            <w:pPr>
              <w:rPr>
                <w:rFonts w:ascii="宋体" w:hAnsi="宋体" w:cs="宋体"/>
              </w:rPr>
            </w:pPr>
          </w:p>
        </w:tc>
        <w:tc>
          <w:tcPr>
            <w:tcW w:w="2586" w:type="dxa"/>
            <w:gridSpan w:val="2"/>
            <w:shd w:val="clear" w:color="auto" w:fill="00B0F0"/>
            <w:noWrap w:val="0"/>
            <w:vAlign w:val="top"/>
          </w:tcPr>
          <w:p w14:paraId="6573D6AD">
            <w:pPr>
              <w:rPr>
                <w:rFonts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orderList</w:t>
            </w:r>
          </w:p>
        </w:tc>
        <w:tc>
          <w:tcPr>
            <w:tcW w:w="1553" w:type="dxa"/>
            <w:shd w:val="clear" w:color="auto" w:fill="00B0F0"/>
            <w:noWrap w:val="0"/>
            <w:vAlign w:val="top"/>
          </w:tcPr>
          <w:p w14:paraId="4A1764BC">
            <w:pPr>
              <w:rPr>
                <w:rFonts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处方列表数据集</w:t>
            </w:r>
          </w:p>
        </w:tc>
        <w:tc>
          <w:tcPr>
            <w:tcW w:w="1545" w:type="dxa"/>
            <w:shd w:val="clear" w:color="auto" w:fill="00B0F0"/>
            <w:noWrap w:val="0"/>
            <w:vAlign w:val="top"/>
          </w:tcPr>
          <w:p w14:paraId="27A69852">
            <w:pPr>
              <w:rPr>
                <w:rFonts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字段类型</w:t>
            </w:r>
          </w:p>
        </w:tc>
        <w:tc>
          <w:tcPr>
            <w:tcW w:w="345" w:type="dxa"/>
            <w:shd w:val="clear" w:color="auto" w:fill="00B0F0"/>
            <w:noWrap w:val="0"/>
            <w:vAlign w:val="top"/>
          </w:tcPr>
          <w:p w14:paraId="03EC386E">
            <w:pPr>
              <w:jc w:val="center"/>
              <w:rPr>
                <w:rFonts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Y</w:t>
            </w:r>
          </w:p>
        </w:tc>
        <w:tc>
          <w:tcPr>
            <w:tcW w:w="1966" w:type="dxa"/>
            <w:shd w:val="clear" w:color="auto" w:fill="00B0F0"/>
            <w:noWrap w:val="0"/>
            <w:vAlign w:val="top"/>
          </w:tcPr>
          <w:p w14:paraId="34C7C70F">
            <w:pPr>
              <w:rPr>
                <w:rFonts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 xml:space="preserve">处方明细 </w:t>
            </w:r>
          </w:p>
        </w:tc>
      </w:tr>
      <w:tr w14:paraId="05424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noWrap w:val="0"/>
            <w:vAlign w:val="top"/>
          </w:tcPr>
          <w:p w14:paraId="39EAA296">
            <w:pPr>
              <w:rPr>
                <w:rFonts w:ascii="宋体" w:hAnsi="宋体" w:cs="宋体"/>
              </w:rPr>
            </w:pPr>
          </w:p>
        </w:tc>
        <w:tc>
          <w:tcPr>
            <w:tcW w:w="906" w:type="dxa"/>
            <w:vMerge w:val="restart"/>
            <w:noWrap w:val="0"/>
            <w:vAlign w:val="top"/>
          </w:tcPr>
          <w:p w14:paraId="023DC688">
            <w:pPr>
              <w:jc w:val="left"/>
              <w:rPr>
                <w:rFonts w:ascii="宋体" w:hAnsi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cs="宋体"/>
                <w:b/>
                <w:bCs/>
              </w:rPr>
              <w:t>[0..1]</w:t>
            </w:r>
          </w:p>
        </w:tc>
        <w:tc>
          <w:tcPr>
            <w:tcW w:w="1680" w:type="dxa"/>
            <w:noWrap w:val="0"/>
            <w:vAlign w:val="center"/>
          </w:tcPr>
          <w:p w14:paraId="06FA8E18">
            <w:pPr>
              <w:jc w:val="left"/>
              <w:rPr>
                <w:rFonts w:ascii="宋体" w:hAnsi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cs="宋体"/>
              </w:rPr>
              <w:t>drcode</w:t>
            </w:r>
          </w:p>
        </w:tc>
        <w:tc>
          <w:tcPr>
            <w:tcW w:w="1553" w:type="dxa"/>
            <w:noWrap w:val="0"/>
            <w:vAlign w:val="center"/>
          </w:tcPr>
          <w:p w14:paraId="435C696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药品代码</w:t>
            </w:r>
          </w:p>
        </w:tc>
        <w:tc>
          <w:tcPr>
            <w:tcW w:w="1545" w:type="dxa"/>
            <w:noWrap w:val="0"/>
            <w:vAlign w:val="top"/>
          </w:tcPr>
          <w:p w14:paraId="7ECE2B15"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</w:rPr>
              <w:t>Varchar(30)</w:t>
            </w:r>
          </w:p>
        </w:tc>
        <w:tc>
          <w:tcPr>
            <w:tcW w:w="345" w:type="dxa"/>
            <w:noWrap w:val="0"/>
            <w:vAlign w:val="top"/>
          </w:tcPr>
          <w:p w14:paraId="6CE2F8E3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966" w:type="dxa"/>
            <w:noWrap w:val="0"/>
            <w:vAlign w:val="top"/>
          </w:tcPr>
          <w:p w14:paraId="59CDD7C6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医院自己的药品编码，和药品目录中的</w:t>
            </w:r>
            <w:r>
              <w:rPr>
                <w:rFonts w:hint="eastAsia" w:ascii="宋体" w:hAnsi="宋体" w:cs="宋体"/>
              </w:rPr>
              <w:t>h</w:t>
            </w:r>
            <w:r>
              <w:rPr>
                <w:rFonts w:ascii="宋体" w:hAnsi="宋体" w:cs="宋体"/>
              </w:rPr>
              <w:t>ospDrcode</w:t>
            </w:r>
            <w:r>
              <w:rPr>
                <w:rFonts w:hint="eastAsia" w:ascii="宋体" w:hAnsi="宋体" w:cs="宋体"/>
                <w:lang w:val="en-US" w:eastAsia="zh-CN"/>
              </w:rPr>
              <w:t>一致</w:t>
            </w:r>
          </w:p>
        </w:tc>
      </w:tr>
      <w:tr w14:paraId="59EEA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noWrap w:val="0"/>
            <w:vAlign w:val="top"/>
          </w:tcPr>
          <w:p w14:paraId="5A85BEC4">
            <w:pPr>
              <w:rPr>
                <w:rFonts w:ascii="宋体" w:hAnsi="宋体" w:cs="宋体"/>
              </w:rPr>
            </w:pPr>
          </w:p>
        </w:tc>
        <w:tc>
          <w:tcPr>
            <w:tcW w:w="906" w:type="dxa"/>
            <w:vMerge w:val="continue"/>
            <w:noWrap w:val="0"/>
            <w:vAlign w:val="center"/>
          </w:tcPr>
          <w:p w14:paraId="44CFA351">
            <w:pPr>
              <w:jc w:val="left"/>
              <w:rPr>
                <w:rFonts w:ascii="宋体" w:hAnsi="宋体" w:cs="宋体"/>
                <w:color w:val="000000"/>
                <w:szCs w:val="21"/>
                <w:shd w:val="clear" w:color="auto" w:fill="FFFFFF"/>
              </w:rPr>
            </w:pPr>
          </w:p>
        </w:tc>
        <w:tc>
          <w:tcPr>
            <w:tcW w:w="1680" w:type="dxa"/>
            <w:noWrap w:val="0"/>
            <w:vAlign w:val="center"/>
          </w:tcPr>
          <w:p w14:paraId="74CC6306">
            <w:pPr>
              <w:jc w:val="left"/>
              <w:rPr>
                <w:rFonts w:ascii="宋体" w:hAnsi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cs="宋体"/>
              </w:rPr>
              <w:t>drname</w:t>
            </w:r>
          </w:p>
        </w:tc>
        <w:tc>
          <w:tcPr>
            <w:tcW w:w="1553" w:type="dxa"/>
            <w:noWrap w:val="0"/>
            <w:vAlign w:val="center"/>
          </w:tcPr>
          <w:p w14:paraId="1D38B49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药品名称</w:t>
            </w:r>
          </w:p>
        </w:tc>
        <w:tc>
          <w:tcPr>
            <w:tcW w:w="1545" w:type="dxa"/>
            <w:noWrap w:val="0"/>
            <w:vAlign w:val="top"/>
          </w:tcPr>
          <w:p w14:paraId="6C211895"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</w:rPr>
              <w:t>Varchar(60)</w:t>
            </w:r>
          </w:p>
        </w:tc>
        <w:tc>
          <w:tcPr>
            <w:tcW w:w="345" w:type="dxa"/>
            <w:noWrap w:val="0"/>
            <w:vAlign w:val="top"/>
          </w:tcPr>
          <w:p w14:paraId="7578E1C9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966" w:type="dxa"/>
            <w:noWrap w:val="0"/>
            <w:vAlign w:val="top"/>
          </w:tcPr>
          <w:p w14:paraId="27170853">
            <w:pPr>
              <w:rPr>
                <w:rFonts w:ascii="宋体" w:hAnsi="宋体" w:cs="宋体"/>
              </w:rPr>
            </w:pPr>
          </w:p>
        </w:tc>
      </w:tr>
      <w:tr w14:paraId="4DEBB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47" w:type="dxa"/>
            <w:vMerge w:val="continue"/>
            <w:noWrap w:val="0"/>
            <w:vAlign w:val="top"/>
          </w:tcPr>
          <w:p w14:paraId="67888F8F">
            <w:pPr>
              <w:rPr>
                <w:rFonts w:ascii="宋体" w:hAnsi="宋体" w:cs="宋体"/>
              </w:rPr>
            </w:pPr>
          </w:p>
        </w:tc>
        <w:tc>
          <w:tcPr>
            <w:tcW w:w="906" w:type="dxa"/>
            <w:vMerge w:val="continue"/>
            <w:noWrap w:val="0"/>
            <w:vAlign w:val="center"/>
          </w:tcPr>
          <w:p w14:paraId="441309D9">
            <w:pPr>
              <w:jc w:val="left"/>
              <w:rPr>
                <w:rFonts w:ascii="宋体" w:hAnsi="宋体" w:cs="宋体"/>
                <w:color w:val="000000"/>
                <w:szCs w:val="21"/>
                <w:shd w:val="clear" w:color="auto" w:fill="FFFFFF"/>
              </w:rPr>
            </w:pPr>
          </w:p>
        </w:tc>
        <w:tc>
          <w:tcPr>
            <w:tcW w:w="1680" w:type="dxa"/>
            <w:noWrap w:val="0"/>
            <w:vAlign w:val="center"/>
          </w:tcPr>
          <w:p w14:paraId="59003FBF">
            <w:pPr>
              <w:jc w:val="left"/>
              <w:rPr>
                <w:rFonts w:ascii="宋体" w:hAnsi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cs="宋体"/>
              </w:rPr>
              <w:t>drmodel</w:t>
            </w:r>
          </w:p>
        </w:tc>
        <w:tc>
          <w:tcPr>
            <w:tcW w:w="1553" w:type="dxa"/>
            <w:noWrap w:val="0"/>
            <w:vAlign w:val="center"/>
          </w:tcPr>
          <w:p w14:paraId="75CEC5E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药品规格</w:t>
            </w:r>
          </w:p>
        </w:tc>
        <w:tc>
          <w:tcPr>
            <w:tcW w:w="1545" w:type="dxa"/>
            <w:noWrap w:val="0"/>
            <w:vAlign w:val="top"/>
          </w:tcPr>
          <w:p w14:paraId="4F76CA4B"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</w:rPr>
              <w:t>Varchar(30)</w:t>
            </w:r>
          </w:p>
        </w:tc>
        <w:tc>
          <w:tcPr>
            <w:tcW w:w="345" w:type="dxa"/>
            <w:noWrap w:val="0"/>
            <w:vAlign w:val="top"/>
          </w:tcPr>
          <w:p w14:paraId="27C35571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966" w:type="dxa"/>
            <w:noWrap w:val="0"/>
            <w:vAlign w:val="top"/>
          </w:tcPr>
          <w:p w14:paraId="04371A1A">
            <w:pPr>
              <w:rPr>
                <w:rFonts w:ascii="宋体" w:hAnsi="宋体" w:cs="宋体"/>
              </w:rPr>
            </w:pPr>
          </w:p>
        </w:tc>
      </w:tr>
      <w:tr w14:paraId="0449A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noWrap w:val="0"/>
            <w:vAlign w:val="top"/>
          </w:tcPr>
          <w:p w14:paraId="03ED4DBC">
            <w:pPr>
              <w:rPr>
                <w:rFonts w:ascii="宋体" w:hAnsi="宋体" w:cs="宋体"/>
              </w:rPr>
            </w:pPr>
          </w:p>
        </w:tc>
        <w:tc>
          <w:tcPr>
            <w:tcW w:w="906" w:type="dxa"/>
            <w:vMerge w:val="continue"/>
            <w:noWrap w:val="0"/>
            <w:vAlign w:val="center"/>
          </w:tcPr>
          <w:p w14:paraId="3DEC64E5">
            <w:pPr>
              <w:jc w:val="left"/>
              <w:rPr>
                <w:rFonts w:ascii="宋体" w:hAnsi="宋体" w:cs="宋体"/>
                <w:color w:val="000000"/>
                <w:szCs w:val="21"/>
                <w:shd w:val="clear" w:color="auto" w:fill="FFFFFF"/>
              </w:rPr>
            </w:pPr>
          </w:p>
        </w:tc>
        <w:tc>
          <w:tcPr>
            <w:tcW w:w="1680" w:type="dxa"/>
            <w:noWrap w:val="0"/>
            <w:vAlign w:val="center"/>
          </w:tcPr>
          <w:p w14:paraId="358E536C">
            <w:pPr>
              <w:jc w:val="left"/>
              <w:rPr>
                <w:rFonts w:ascii="宋体" w:hAnsi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cs="宋体"/>
              </w:rPr>
              <w:t>pack</w:t>
            </w:r>
          </w:p>
        </w:tc>
        <w:tc>
          <w:tcPr>
            <w:tcW w:w="1553" w:type="dxa"/>
            <w:noWrap w:val="0"/>
            <w:vAlign w:val="center"/>
          </w:tcPr>
          <w:p w14:paraId="62F159A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药品包装</w:t>
            </w:r>
          </w:p>
        </w:tc>
        <w:tc>
          <w:tcPr>
            <w:tcW w:w="1545" w:type="dxa"/>
            <w:noWrap w:val="0"/>
            <w:vAlign w:val="top"/>
          </w:tcPr>
          <w:p w14:paraId="22906FAE"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</w:rPr>
              <w:t>Int</w:t>
            </w:r>
          </w:p>
        </w:tc>
        <w:tc>
          <w:tcPr>
            <w:tcW w:w="345" w:type="dxa"/>
            <w:noWrap w:val="0"/>
            <w:vAlign w:val="top"/>
          </w:tcPr>
          <w:p w14:paraId="42A6F4FD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N</w:t>
            </w:r>
          </w:p>
        </w:tc>
        <w:tc>
          <w:tcPr>
            <w:tcW w:w="1966" w:type="dxa"/>
            <w:noWrap w:val="0"/>
            <w:vAlign w:val="top"/>
          </w:tcPr>
          <w:p w14:paraId="1FFD7415">
            <w:pPr>
              <w:rPr>
                <w:rFonts w:ascii="宋体" w:hAnsi="宋体" w:cs="宋体"/>
              </w:rPr>
            </w:pPr>
          </w:p>
        </w:tc>
      </w:tr>
      <w:tr w14:paraId="1D5A9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47" w:type="dxa"/>
            <w:vMerge w:val="continue"/>
            <w:noWrap w:val="0"/>
            <w:vAlign w:val="top"/>
          </w:tcPr>
          <w:p w14:paraId="12C2F1A4">
            <w:pPr>
              <w:rPr>
                <w:rFonts w:ascii="宋体" w:hAnsi="宋体" w:cs="宋体"/>
              </w:rPr>
            </w:pPr>
          </w:p>
        </w:tc>
        <w:tc>
          <w:tcPr>
            <w:tcW w:w="906" w:type="dxa"/>
            <w:vMerge w:val="continue"/>
            <w:noWrap w:val="0"/>
            <w:vAlign w:val="center"/>
          </w:tcPr>
          <w:p w14:paraId="24DF3CF8">
            <w:pPr>
              <w:jc w:val="left"/>
              <w:rPr>
                <w:rFonts w:ascii="宋体" w:hAnsi="宋体" w:cs="宋体"/>
                <w:color w:val="000000"/>
                <w:szCs w:val="21"/>
                <w:shd w:val="clear" w:color="auto" w:fill="FFFFFF"/>
              </w:rPr>
            </w:pPr>
          </w:p>
        </w:tc>
        <w:tc>
          <w:tcPr>
            <w:tcW w:w="1680" w:type="dxa"/>
            <w:noWrap w:val="0"/>
            <w:vAlign w:val="center"/>
          </w:tcPr>
          <w:p w14:paraId="229B7535">
            <w:pPr>
              <w:jc w:val="left"/>
              <w:rPr>
                <w:rFonts w:ascii="宋体" w:hAnsi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cs="宋体"/>
              </w:rPr>
              <w:t>packUnit</w:t>
            </w:r>
          </w:p>
        </w:tc>
        <w:tc>
          <w:tcPr>
            <w:tcW w:w="1553" w:type="dxa"/>
            <w:noWrap w:val="0"/>
            <w:vAlign w:val="center"/>
          </w:tcPr>
          <w:p w14:paraId="449892E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药品包装单位</w:t>
            </w:r>
          </w:p>
        </w:tc>
        <w:tc>
          <w:tcPr>
            <w:tcW w:w="1545" w:type="dxa"/>
            <w:noWrap w:val="0"/>
            <w:vAlign w:val="top"/>
          </w:tcPr>
          <w:p w14:paraId="69612791"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</w:rPr>
              <w:t>Varchar(10)</w:t>
            </w:r>
          </w:p>
        </w:tc>
        <w:tc>
          <w:tcPr>
            <w:tcW w:w="345" w:type="dxa"/>
            <w:noWrap w:val="0"/>
            <w:vAlign w:val="top"/>
          </w:tcPr>
          <w:p w14:paraId="21924794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N</w:t>
            </w:r>
          </w:p>
        </w:tc>
        <w:tc>
          <w:tcPr>
            <w:tcW w:w="1966" w:type="dxa"/>
            <w:noWrap w:val="0"/>
            <w:vAlign w:val="top"/>
          </w:tcPr>
          <w:p w14:paraId="13EFA41B">
            <w:pPr>
              <w:rPr>
                <w:rFonts w:ascii="宋体" w:hAnsi="宋体" w:cs="宋体"/>
              </w:rPr>
            </w:pPr>
          </w:p>
        </w:tc>
      </w:tr>
      <w:tr w14:paraId="4F027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noWrap w:val="0"/>
            <w:vAlign w:val="top"/>
          </w:tcPr>
          <w:p w14:paraId="3E32B79D">
            <w:pPr>
              <w:rPr>
                <w:rFonts w:ascii="宋体" w:hAnsi="宋体" w:cs="宋体"/>
              </w:rPr>
            </w:pPr>
          </w:p>
        </w:tc>
        <w:tc>
          <w:tcPr>
            <w:tcW w:w="906" w:type="dxa"/>
            <w:vMerge w:val="continue"/>
            <w:noWrap w:val="0"/>
            <w:vAlign w:val="center"/>
          </w:tcPr>
          <w:p w14:paraId="581340DB">
            <w:pPr>
              <w:jc w:val="left"/>
              <w:rPr>
                <w:rFonts w:ascii="宋体" w:hAnsi="宋体" w:cs="宋体"/>
                <w:color w:val="000000"/>
                <w:szCs w:val="21"/>
                <w:shd w:val="clear" w:color="auto" w:fill="FFFFFF"/>
              </w:rPr>
            </w:pPr>
          </w:p>
        </w:tc>
        <w:tc>
          <w:tcPr>
            <w:tcW w:w="1680" w:type="dxa"/>
            <w:noWrap w:val="0"/>
            <w:vAlign w:val="center"/>
          </w:tcPr>
          <w:p w14:paraId="6942FED1">
            <w:pPr>
              <w:jc w:val="left"/>
              <w:rPr>
                <w:rFonts w:ascii="宋体" w:hAnsi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cs="宋体"/>
              </w:rPr>
              <w:t>drugManf</w:t>
            </w:r>
          </w:p>
        </w:tc>
        <w:tc>
          <w:tcPr>
            <w:tcW w:w="1553" w:type="dxa"/>
            <w:noWrap w:val="0"/>
            <w:vAlign w:val="center"/>
          </w:tcPr>
          <w:p w14:paraId="3969BF7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药品产地名称</w:t>
            </w:r>
          </w:p>
        </w:tc>
        <w:tc>
          <w:tcPr>
            <w:tcW w:w="1545" w:type="dxa"/>
            <w:noWrap w:val="0"/>
            <w:vAlign w:val="top"/>
          </w:tcPr>
          <w:p w14:paraId="680E4BDD"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</w:rPr>
              <w:t>Varchar(60)</w:t>
            </w:r>
          </w:p>
        </w:tc>
        <w:tc>
          <w:tcPr>
            <w:tcW w:w="345" w:type="dxa"/>
            <w:noWrap w:val="0"/>
            <w:vAlign w:val="top"/>
          </w:tcPr>
          <w:p w14:paraId="194749E5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N</w:t>
            </w:r>
          </w:p>
        </w:tc>
        <w:tc>
          <w:tcPr>
            <w:tcW w:w="1966" w:type="dxa"/>
            <w:noWrap w:val="0"/>
            <w:vAlign w:val="top"/>
          </w:tcPr>
          <w:p w14:paraId="167B87B6">
            <w:pPr>
              <w:rPr>
                <w:rFonts w:ascii="宋体" w:hAnsi="宋体" w:cs="宋体"/>
              </w:rPr>
            </w:pPr>
          </w:p>
        </w:tc>
      </w:tr>
      <w:tr w14:paraId="4DE10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noWrap w:val="0"/>
            <w:vAlign w:val="top"/>
          </w:tcPr>
          <w:p w14:paraId="2723F996">
            <w:pPr>
              <w:rPr>
                <w:rFonts w:ascii="宋体" w:hAnsi="宋体" w:cs="宋体"/>
              </w:rPr>
            </w:pPr>
          </w:p>
        </w:tc>
        <w:tc>
          <w:tcPr>
            <w:tcW w:w="906" w:type="dxa"/>
            <w:vMerge w:val="continue"/>
            <w:noWrap w:val="0"/>
            <w:vAlign w:val="center"/>
          </w:tcPr>
          <w:p w14:paraId="22255D70">
            <w:pPr>
              <w:jc w:val="left"/>
              <w:rPr>
                <w:rFonts w:ascii="宋体" w:hAnsi="宋体" w:cs="宋体"/>
                <w:color w:val="000000"/>
                <w:szCs w:val="21"/>
                <w:shd w:val="clear" w:color="auto" w:fill="FFFFFF"/>
              </w:rPr>
            </w:pPr>
          </w:p>
        </w:tc>
        <w:tc>
          <w:tcPr>
            <w:tcW w:w="1680" w:type="dxa"/>
            <w:noWrap w:val="0"/>
            <w:vAlign w:val="center"/>
          </w:tcPr>
          <w:p w14:paraId="6ECF9AF1">
            <w:pPr>
              <w:jc w:val="left"/>
              <w:rPr>
                <w:rFonts w:ascii="宋体" w:hAnsi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cs="宋体"/>
              </w:rPr>
              <w:t>admission</w:t>
            </w:r>
          </w:p>
        </w:tc>
        <w:tc>
          <w:tcPr>
            <w:tcW w:w="1553" w:type="dxa"/>
            <w:noWrap w:val="0"/>
            <w:vAlign w:val="center"/>
          </w:tcPr>
          <w:p w14:paraId="4FA8649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药品用法</w:t>
            </w:r>
          </w:p>
        </w:tc>
        <w:tc>
          <w:tcPr>
            <w:tcW w:w="1545" w:type="dxa"/>
            <w:noWrap w:val="0"/>
            <w:vAlign w:val="top"/>
          </w:tcPr>
          <w:p w14:paraId="15B3F6A9"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</w:rPr>
              <w:t>Varchar(10)</w:t>
            </w:r>
          </w:p>
        </w:tc>
        <w:tc>
          <w:tcPr>
            <w:tcW w:w="345" w:type="dxa"/>
            <w:noWrap w:val="0"/>
            <w:vAlign w:val="top"/>
          </w:tcPr>
          <w:p w14:paraId="49CF0552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966" w:type="dxa"/>
            <w:noWrap w:val="0"/>
            <w:vAlign w:val="top"/>
          </w:tcPr>
          <w:p w14:paraId="4B1DF24A">
            <w:pPr>
              <w:rPr>
                <w:rFonts w:ascii="宋体" w:hAnsi="宋体" w:cs="宋体"/>
              </w:rPr>
            </w:pPr>
          </w:p>
        </w:tc>
      </w:tr>
      <w:tr w14:paraId="16416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noWrap w:val="0"/>
            <w:vAlign w:val="top"/>
          </w:tcPr>
          <w:p w14:paraId="635AD607">
            <w:pPr>
              <w:rPr>
                <w:rFonts w:ascii="宋体" w:hAnsi="宋体" w:cs="宋体"/>
              </w:rPr>
            </w:pPr>
          </w:p>
        </w:tc>
        <w:tc>
          <w:tcPr>
            <w:tcW w:w="906" w:type="dxa"/>
            <w:vMerge w:val="continue"/>
            <w:noWrap w:val="0"/>
            <w:vAlign w:val="center"/>
          </w:tcPr>
          <w:p w14:paraId="5F2FD966">
            <w:pPr>
              <w:jc w:val="left"/>
              <w:rPr>
                <w:rFonts w:ascii="宋体" w:hAnsi="宋体" w:cs="宋体"/>
                <w:color w:val="000000"/>
                <w:szCs w:val="21"/>
                <w:shd w:val="clear" w:color="auto" w:fill="FFFFFF"/>
              </w:rPr>
            </w:pPr>
          </w:p>
        </w:tc>
        <w:tc>
          <w:tcPr>
            <w:tcW w:w="1680" w:type="dxa"/>
            <w:noWrap w:val="0"/>
            <w:vAlign w:val="center"/>
          </w:tcPr>
          <w:p w14:paraId="5F5D522C">
            <w:pPr>
              <w:jc w:val="left"/>
              <w:rPr>
                <w:rFonts w:ascii="宋体" w:hAnsi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cs="宋体"/>
              </w:rPr>
              <w:t>frequency</w:t>
            </w:r>
          </w:p>
        </w:tc>
        <w:tc>
          <w:tcPr>
            <w:tcW w:w="1553" w:type="dxa"/>
            <w:noWrap w:val="0"/>
            <w:vAlign w:val="center"/>
          </w:tcPr>
          <w:p w14:paraId="3647096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用品使用频度</w:t>
            </w:r>
          </w:p>
        </w:tc>
        <w:tc>
          <w:tcPr>
            <w:tcW w:w="1545" w:type="dxa"/>
            <w:noWrap w:val="0"/>
            <w:vAlign w:val="top"/>
          </w:tcPr>
          <w:p w14:paraId="2092F69A"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</w:rPr>
              <w:t>Varchar(10)</w:t>
            </w:r>
          </w:p>
        </w:tc>
        <w:tc>
          <w:tcPr>
            <w:tcW w:w="345" w:type="dxa"/>
            <w:noWrap w:val="0"/>
            <w:vAlign w:val="top"/>
          </w:tcPr>
          <w:p w14:paraId="2F472564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966" w:type="dxa"/>
            <w:noWrap w:val="0"/>
            <w:vAlign w:val="top"/>
          </w:tcPr>
          <w:p w14:paraId="4E839632">
            <w:pPr>
              <w:rPr>
                <w:rFonts w:ascii="宋体" w:hAnsi="宋体" w:cs="宋体"/>
              </w:rPr>
            </w:pPr>
          </w:p>
        </w:tc>
      </w:tr>
      <w:tr w14:paraId="74394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noWrap w:val="0"/>
            <w:vAlign w:val="top"/>
          </w:tcPr>
          <w:p w14:paraId="4FC44199">
            <w:pPr>
              <w:rPr>
                <w:rFonts w:ascii="宋体" w:hAnsi="宋体" w:cs="宋体"/>
              </w:rPr>
            </w:pPr>
          </w:p>
        </w:tc>
        <w:tc>
          <w:tcPr>
            <w:tcW w:w="906" w:type="dxa"/>
            <w:vMerge w:val="continue"/>
            <w:noWrap w:val="0"/>
            <w:vAlign w:val="center"/>
          </w:tcPr>
          <w:p w14:paraId="29B5F3DE">
            <w:pPr>
              <w:jc w:val="left"/>
              <w:rPr>
                <w:rFonts w:ascii="宋体" w:hAnsi="宋体" w:cs="宋体"/>
                <w:color w:val="000000"/>
                <w:szCs w:val="21"/>
                <w:shd w:val="clear" w:color="auto" w:fill="FFFFFF"/>
              </w:rPr>
            </w:pPr>
          </w:p>
        </w:tc>
        <w:tc>
          <w:tcPr>
            <w:tcW w:w="1680" w:type="dxa"/>
            <w:noWrap w:val="0"/>
            <w:vAlign w:val="center"/>
          </w:tcPr>
          <w:p w14:paraId="1579D259">
            <w:pPr>
              <w:jc w:val="left"/>
              <w:rPr>
                <w:rFonts w:ascii="宋体" w:hAnsi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cs="宋体"/>
              </w:rPr>
              <w:t>dosage</w:t>
            </w:r>
          </w:p>
        </w:tc>
        <w:tc>
          <w:tcPr>
            <w:tcW w:w="1553" w:type="dxa"/>
            <w:noWrap w:val="0"/>
            <w:vAlign w:val="center"/>
          </w:tcPr>
          <w:p w14:paraId="658E76D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每次剂量</w:t>
            </w:r>
          </w:p>
        </w:tc>
        <w:tc>
          <w:tcPr>
            <w:tcW w:w="1545" w:type="dxa"/>
            <w:noWrap w:val="0"/>
            <w:vAlign w:val="top"/>
          </w:tcPr>
          <w:p w14:paraId="4D836C4E"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</w:rPr>
              <w:t>Varchar(10)</w:t>
            </w:r>
          </w:p>
        </w:tc>
        <w:tc>
          <w:tcPr>
            <w:tcW w:w="345" w:type="dxa"/>
            <w:noWrap w:val="0"/>
            <w:vAlign w:val="top"/>
          </w:tcPr>
          <w:p w14:paraId="31891320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966" w:type="dxa"/>
            <w:noWrap w:val="0"/>
            <w:vAlign w:val="top"/>
          </w:tcPr>
          <w:p w14:paraId="70F4DBD5">
            <w:pPr>
              <w:rPr>
                <w:rFonts w:ascii="宋体" w:hAnsi="宋体" w:cs="宋体"/>
              </w:rPr>
            </w:pPr>
          </w:p>
        </w:tc>
      </w:tr>
      <w:tr w14:paraId="55E13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noWrap w:val="0"/>
            <w:vAlign w:val="top"/>
          </w:tcPr>
          <w:p w14:paraId="33BBC1B2">
            <w:pPr>
              <w:rPr>
                <w:rFonts w:ascii="宋体" w:hAnsi="宋体" w:cs="宋体"/>
              </w:rPr>
            </w:pPr>
          </w:p>
        </w:tc>
        <w:tc>
          <w:tcPr>
            <w:tcW w:w="906" w:type="dxa"/>
            <w:vMerge w:val="continue"/>
            <w:noWrap w:val="0"/>
            <w:vAlign w:val="center"/>
          </w:tcPr>
          <w:p w14:paraId="627BD43B">
            <w:pPr>
              <w:jc w:val="left"/>
              <w:rPr>
                <w:rFonts w:ascii="宋体" w:hAnsi="宋体" w:cs="宋体"/>
                <w:color w:val="000000"/>
                <w:szCs w:val="21"/>
                <w:shd w:val="clear" w:color="auto" w:fill="FFFFFF"/>
              </w:rPr>
            </w:pPr>
          </w:p>
        </w:tc>
        <w:tc>
          <w:tcPr>
            <w:tcW w:w="1680" w:type="dxa"/>
            <w:noWrap w:val="0"/>
            <w:vAlign w:val="center"/>
          </w:tcPr>
          <w:p w14:paraId="6A2668B1">
            <w:pPr>
              <w:jc w:val="left"/>
              <w:rPr>
                <w:rFonts w:ascii="宋体" w:hAnsi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cs="宋体"/>
              </w:rPr>
              <w:t>drunit</w:t>
            </w:r>
          </w:p>
        </w:tc>
        <w:tc>
          <w:tcPr>
            <w:tcW w:w="1553" w:type="dxa"/>
            <w:noWrap w:val="0"/>
            <w:vAlign w:val="center"/>
          </w:tcPr>
          <w:p w14:paraId="68FD044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剂量单位</w:t>
            </w:r>
          </w:p>
        </w:tc>
        <w:tc>
          <w:tcPr>
            <w:tcW w:w="1545" w:type="dxa"/>
            <w:noWrap w:val="0"/>
            <w:vAlign w:val="top"/>
          </w:tcPr>
          <w:p w14:paraId="5040DC88"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</w:rPr>
              <w:t>Varchar(6)</w:t>
            </w:r>
          </w:p>
        </w:tc>
        <w:tc>
          <w:tcPr>
            <w:tcW w:w="345" w:type="dxa"/>
            <w:noWrap w:val="0"/>
            <w:vAlign w:val="top"/>
          </w:tcPr>
          <w:p w14:paraId="14123D5D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966" w:type="dxa"/>
            <w:noWrap w:val="0"/>
            <w:vAlign w:val="top"/>
          </w:tcPr>
          <w:p w14:paraId="3B567A3D">
            <w:pPr>
              <w:rPr>
                <w:rFonts w:ascii="宋体" w:hAnsi="宋体" w:cs="宋体"/>
              </w:rPr>
            </w:pPr>
          </w:p>
        </w:tc>
      </w:tr>
      <w:tr w14:paraId="2FF9D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noWrap w:val="0"/>
            <w:vAlign w:val="top"/>
          </w:tcPr>
          <w:p w14:paraId="415F1595">
            <w:pPr>
              <w:rPr>
                <w:rFonts w:ascii="宋体" w:hAnsi="宋体" w:cs="宋体"/>
              </w:rPr>
            </w:pPr>
          </w:p>
        </w:tc>
        <w:tc>
          <w:tcPr>
            <w:tcW w:w="906" w:type="dxa"/>
            <w:vMerge w:val="continue"/>
            <w:noWrap w:val="0"/>
            <w:vAlign w:val="center"/>
          </w:tcPr>
          <w:p w14:paraId="17D4E792">
            <w:pPr>
              <w:jc w:val="left"/>
              <w:rPr>
                <w:rFonts w:ascii="宋体" w:hAnsi="宋体" w:cs="宋体"/>
                <w:color w:val="000000"/>
                <w:szCs w:val="21"/>
                <w:shd w:val="clear" w:color="auto" w:fill="FFFFFF"/>
              </w:rPr>
            </w:pPr>
          </w:p>
        </w:tc>
        <w:tc>
          <w:tcPr>
            <w:tcW w:w="1680" w:type="dxa"/>
            <w:noWrap w:val="0"/>
            <w:vAlign w:val="center"/>
          </w:tcPr>
          <w:p w14:paraId="526ED838">
            <w:pPr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licenseNumber</w:t>
            </w:r>
          </w:p>
        </w:tc>
        <w:tc>
          <w:tcPr>
            <w:tcW w:w="1553" w:type="dxa"/>
            <w:noWrap w:val="0"/>
            <w:vAlign w:val="center"/>
          </w:tcPr>
          <w:p w14:paraId="5FBF6EA7">
            <w:pPr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药品批次</w:t>
            </w:r>
          </w:p>
        </w:tc>
        <w:tc>
          <w:tcPr>
            <w:tcW w:w="1545" w:type="dxa"/>
            <w:noWrap w:val="0"/>
            <w:vAlign w:val="top"/>
          </w:tcPr>
          <w:p w14:paraId="480F83F5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hint="eastAsia" w:ascii="宋体" w:hAnsi="宋体" w:cs="宋体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</w:rPr>
              <w:t>)</w:t>
            </w:r>
          </w:p>
        </w:tc>
        <w:tc>
          <w:tcPr>
            <w:tcW w:w="345" w:type="dxa"/>
            <w:noWrap w:val="0"/>
            <w:vAlign w:val="top"/>
          </w:tcPr>
          <w:p w14:paraId="684FBDE7">
            <w:pPr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N</w:t>
            </w:r>
          </w:p>
        </w:tc>
        <w:tc>
          <w:tcPr>
            <w:tcW w:w="1966" w:type="dxa"/>
            <w:noWrap w:val="0"/>
            <w:vAlign w:val="top"/>
          </w:tcPr>
          <w:p w14:paraId="0751FCF9">
            <w:pPr>
              <w:rPr>
                <w:rFonts w:ascii="宋体" w:hAnsi="宋体" w:cs="宋体"/>
              </w:rPr>
            </w:pPr>
          </w:p>
        </w:tc>
      </w:tr>
      <w:tr w14:paraId="49971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noWrap w:val="0"/>
            <w:vAlign w:val="top"/>
          </w:tcPr>
          <w:p w14:paraId="58E9AD77">
            <w:pPr>
              <w:rPr>
                <w:rFonts w:ascii="宋体" w:hAnsi="宋体" w:cs="宋体"/>
              </w:rPr>
            </w:pPr>
          </w:p>
        </w:tc>
        <w:tc>
          <w:tcPr>
            <w:tcW w:w="906" w:type="dxa"/>
            <w:vMerge w:val="continue"/>
            <w:noWrap w:val="0"/>
            <w:vAlign w:val="center"/>
          </w:tcPr>
          <w:p w14:paraId="5DDC4C89">
            <w:pPr>
              <w:jc w:val="left"/>
              <w:rPr>
                <w:rFonts w:ascii="宋体" w:hAnsi="宋体" w:cs="宋体"/>
                <w:color w:val="000000"/>
                <w:szCs w:val="21"/>
                <w:shd w:val="clear" w:color="auto" w:fill="FFFFFF"/>
              </w:rPr>
            </w:pPr>
          </w:p>
        </w:tc>
        <w:tc>
          <w:tcPr>
            <w:tcW w:w="1680" w:type="dxa"/>
            <w:noWrap w:val="0"/>
            <w:vAlign w:val="center"/>
          </w:tcPr>
          <w:p w14:paraId="2A330A33">
            <w:pPr>
              <w:jc w:val="left"/>
              <w:rPr>
                <w:rFonts w:ascii="宋体" w:hAnsi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cs="宋体"/>
              </w:rPr>
              <w:t>dosageTotal</w:t>
            </w:r>
          </w:p>
        </w:tc>
        <w:tc>
          <w:tcPr>
            <w:tcW w:w="1553" w:type="dxa"/>
            <w:noWrap w:val="0"/>
            <w:vAlign w:val="center"/>
          </w:tcPr>
          <w:p w14:paraId="08FDDBB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药品总药量</w:t>
            </w:r>
          </w:p>
        </w:tc>
        <w:tc>
          <w:tcPr>
            <w:tcW w:w="1545" w:type="dxa"/>
            <w:noWrap w:val="0"/>
            <w:vAlign w:val="center"/>
          </w:tcPr>
          <w:p w14:paraId="411F03A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decimal(8,2)</w:t>
            </w:r>
          </w:p>
        </w:tc>
        <w:tc>
          <w:tcPr>
            <w:tcW w:w="345" w:type="dxa"/>
            <w:noWrap w:val="0"/>
            <w:vAlign w:val="top"/>
          </w:tcPr>
          <w:p w14:paraId="5EB3E208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966" w:type="dxa"/>
            <w:noWrap w:val="0"/>
            <w:vAlign w:val="top"/>
          </w:tcPr>
          <w:p w14:paraId="091ED57C">
            <w:pPr>
              <w:rPr>
                <w:rFonts w:ascii="宋体" w:hAnsi="宋体" w:cs="宋体"/>
              </w:rPr>
            </w:pPr>
          </w:p>
        </w:tc>
      </w:tr>
      <w:tr w14:paraId="35776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noWrap w:val="0"/>
            <w:vAlign w:val="top"/>
          </w:tcPr>
          <w:p w14:paraId="16AA13FE">
            <w:pPr>
              <w:rPr>
                <w:rFonts w:ascii="宋体" w:hAnsi="宋体" w:cs="宋体"/>
              </w:rPr>
            </w:pPr>
          </w:p>
        </w:tc>
        <w:tc>
          <w:tcPr>
            <w:tcW w:w="906" w:type="dxa"/>
            <w:vMerge w:val="continue"/>
            <w:noWrap w:val="0"/>
            <w:vAlign w:val="center"/>
          </w:tcPr>
          <w:p w14:paraId="1BA109B1">
            <w:pPr>
              <w:jc w:val="left"/>
              <w:rPr>
                <w:rFonts w:ascii="宋体" w:hAnsi="宋体" w:cs="宋体"/>
              </w:rPr>
            </w:pPr>
          </w:p>
        </w:tc>
        <w:tc>
          <w:tcPr>
            <w:tcW w:w="1680" w:type="dxa"/>
            <w:noWrap w:val="0"/>
            <w:vAlign w:val="center"/>
          </w:tcPr>
          <w:p w14:paraId="5DC07F0E">
            <w:pPr>
              <w:jc w:val="left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dos</w:t>
            </w:r>
            <w:r>
              <w:rPr>
                <w:rFonts w:ascii="宋体" w:hAnsi="宋体" w:cs="宋体"/>
              </w:rPr>
              <w:t>eUnit</w:t>
            </w:r>
          </w:p>
        </w:tc>
        <w:tc>
          <w:tcPr>
            <w:tcW w:w="1553" w:type="dxa"/>
            <w:noWrap w:val="0"/>
            <w:vAlign w:val="center"/>
          </w:tcPr>
          <w:p w14:paraId="5693C9AB"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总药量单位</w:t>
            </w:r>
          </w:p>
        </w:tc>
        <w:tc>
          <w:tcPr>
            <w:tcW w:w="1545" w:type="dxa"/>
            <w:noWrap w:val="0"/>
            <w:vAlign w:val="center"/>
          </w:tcPr>
          <w:p w14:paraId="104CC63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Varchar(6)</w:t>
            </w:r>
          </w:p>
        </w:tc>
        <w:tc>
          <w:tcPr>
            <w:tcW w:w="345" w:type="dxa"/>
            <w:noWrap w:val="0"/>
            <w:vAlign w:val="top"/>
          </w:tcPr>
          <w:p w14:paraId="0CB85728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966" w:type="dxa"/>
            <w:noWrap w:val="0"/>
            <w:vAlign w:val="top"/>
          </w:tcPr>
          <w:p w14:paraId="49883E6E">
            <w:pPr>
              <w:rPr>
                <w:rFonts w:ascii="宋体" w:hAnsi="宋体" w:cs="宋体"/>
              </w:rPr>
            </w:pPr>
          </w:p>
        </w:tc>
      </w:tr>
      <w:tr w14:paraId="045A1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47" w:type="dxa"/>
            <w:vMerge w:val="continue"/>
            <w:noWrap w:val="0"/>
            <w:vAlign w:val="top"/>
          </w:tcPr>
          <w:p w14:paraId="3E7FD69D">
            <w:pPr>
              <w:rPr>
                <w:rFonts w:ascii="宋体" w:hAnsi="宋体" w:cs="宋体"/>
              </w:rPr>
            </w:pPr>
          </w:p>
        </w:tc>
        <w:tc>
          <w:tcPr>
            <w:tcW w:w="906" w:type="dxa"/>
            <w:vMerge w:val="continue"/>
            <w:noWrap w:val="0"/>
            <w:vAlign w:val="center"/>
          </w:tcPr>
          <w:p w14:paraId="2D5FEE1E">
            <w:pPr>
              <w:jc w:val="left"/>
              <w:rPr>
                <w:rFonts w:ascii="宋体" w:hAnsi="宋体" w:cs="宋体"/>
                <w:color w:val="000000"/>
                <w:szCs w:val="21"/>
                <w:shd w:val="clear" w:color="auto" w:fill="FFFFFF"/>
              </w:rPr>
            </w:pPr>
          </w:p>
        </w:tc>
        <w:tc>
          <w:tcPr>
            <w:tcW w:w="1680" w:type="dxa"/>
            <w:noWrap w:val="0"/>
            <w:vAlign w:val="center"/>
          </w:tcPr>
          <w:p w14:paraId="5EA0C258">
            <w:pPr>
              <w:jc w:val="left"/>
              <w:rPr>
                <w:rFonts w:ascii="宋体" w:hAnsi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cs="宋体"/>
              </w:rPr>
              <w:t>useDays</w:t>
            </w:r>
          </w:p>
        </w:tc>
        <w:tc>
          <w:tcPr>
            <w:tcW w:w="1553" w:type="dxa"/>
            <w:noWrap w:val="0"/>
            <w:vAlign w:val="center"/>
          </w:tcPr>
          <w:p w14:paraId="4EB639D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用药天数</w:t>
            </w:r>
          </w:p>
        </w:tc>
        <w:tc>
          <w:tcPr>
            <w:tcW w:w="1545" w:type="dxa"/>
            <w:noWrap w:val="0"/>
            <w:vAlign w:val="center"/>
          </w:tcPr>
          <w:p w14:paraId="5272F03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int</w:t>
            </w:r>
          </w:p>
        </w:tc>
        <w:tc>
          <w:tcPr>
            <w:tcW w:w="345" w:type="dxa"/>
            <w:noWrap w:val="0"/>
            <w:vAlign w:val="top"/>
          </w:tcPr>
          <w:p w14:paraId="0FD8F44A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966" w:type="dxa"/>
            <w:noWrap w:val="0"/>
            <w:vAlign w:val="top"/>
          </w:tcPr>
          <w:p w14:paraId="65CBBD88">
            <w:pPr>
              <w:rPr>
                <w:rFonts w:ascii="宋体" w:hAnsi="宋体" w:cs="宋体"/>
              </w:rPr>
            </w:pPr>
          </w:p>
        </w:tc>
      </w:tr>
      <w:tr w14:paraId="703E6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noWrap w:val="0"/>
            <w:vAlign w:val="top"/>
          </w:tcPr>
          <w:p w14:paraId="661FE4A4">
            <w:pPr>
              <w:rPr>
                <w:rFonts w:ascii="宋体" w:hAnsi="宋体" w:cs="宋体"/>
              </w:rPr>
            </w:pPr>
          </w:p>
        </w:tc>
        <w:tc>
          <w:tcPr>
            <w:tcW w:w="906" w:type="dxa"/>
            <w:vMerge w:val="continue"/>
            <w:noWrap w:val="0"/>
            <w:vAlign w:val="center"/>
          </w:tcPr>
          <w:p w14:paraId="15AA3972">
            <w:pPr>
              <w:jc w:val="left"/>
              <w:rPr>
                <w:rFonts w:ascii="宋体" w:hAnsi="宋体" w:cs="宋体"/>
                <w:color w:val="000000"/>
                <w:szCs w:val="21"/>
                <w:shd w:val="clear" w:color="auto" w:fill="FFFFFF"/>
              </w:rPr>
            </w:pPr>
          </w:p>
        </w:tc>
        <w:tc>
          <w:tcPr>
            <w:tcW w:w="1680" w:type="dxa"/>
            <w:noWrap w:val="0"/>
            <w:vAlign w:val="center"/>
          </w:tcPr>
          <w:p w14:paraId="43BBE0B0">
            <w:pPr>
              <w:jc w:val="left"/>
              <w:rPr>
                <w:rFonts w:hint="eastAsia" w:ascii="宋体" w:hAnsi="宋体" w:cs="宋体"/>
              </w:rPr>
            </w:pPr>
            <w:r>
              <w:rPr>
                <w:rFonts w:hint="default" w:ascii="宋体" w:hAnsi="宋体" w:cs="宋体"/>
              </w:rPr>
              <w:t>c</w:t>
            </w:r>
            <w:r>
              <w:rPr>
                <w:rFonts w:hint="default" w:ascii="宋体" w:hAnsi="宋体" w:cs="宋体"/>
                <w:lang w:val="en-US" w:eastAsia="zh-CN"/>
              </w:rPr>
              <w:t>ountrydrcode</w:t>
            </w:r>
          </w:p>
        </w:tc>
        <w:tc>
          <w:tcPr>
            <w:tcW w:w="1553" w:type="dxa"/>
            <w:noWrap w:val="0"/>
            <w:vAlign w:val="center"/>
          </w:tcPr>
          <w:p w14:paraId="63309F5B">
            <w:pPr>
              <w:rPr>
                <w:rFonts w:hint="default" w:ascii="宋体" w:hAnsi="宋体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国家药品编码</w:t>
            </w:r>
          </w:p>
        </w:tc>
        <w:tc>
          <w:tcPr>
            <w:tcW w:w="1545" w:type="dxa"/>
            <w:noWrap w:val="0"/>
            <w:vAlign w:val="center"/>
          </w:tcPr>
          <w:p w14:paraId="78B33C63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hint="eastAsia" w:ascii="宋体" w:hAnsi="宋体" w:cs="宋体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345" w:type="dxa"/>
            <w:noWrap w:val="0"/>
            <w:vAlign w:val="top"/>
          </w:tcPr>
          <w:p w14:paraId="44B0FDF2">
            <w:pPr>
              <w:jc w:val="center"/>
              <w:rPr>
                <w:rFonts w:hint="eastAsia" w:ascii="宋体" w:hAnsi="宋体" w:cs="宋体"/>
              </w:rPr>
            </w:pPr>
          </w:p>
        </w:tc>
        <w:tc>
          <w:tcPr>
            <w:tcW w:w="1966" w:type="dxa"/>
            <w:noWrap w:val="0"/>
            <w:vAlign w:val="top"/>
          </w:tcPr>
          <w:p w14:paraId="7575961D">
            <w:pPr>
              <w:rPr>
                <w:rFonts w:ascii="宋体" w:hAnsi="宋体" w:cs="宋体"/>
              </w:rPr>
            </w:pPr>
          </w:p>
        </w:tc>
      </w:tr>
      <w:tr w14:paraId="009F4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noWrap w:val="0"/>
            <w:vAlign w:val="top"/>
          </w:tcPr>
          <w:p w14:paraId="7A1360CC">
            <w:pPr>
              <w:rPr>
                <w:rFonts w:ascii="宋体" w:hAnsi="宋体" w:cs="宋体"/>
              </w:rPr>
            </w:pPr>
          </w:p>
        </w:tc>
        <w:tc>
          <w:tcPr>
            <w:tcW w:w="906" w:type="dxa"/>
            <w:vMerge w:val="continue"/>
            <w:noWrap w:val="0"/>
            <w:vAlign w:val="center"/>
          </w:tcPr>
          <w:p w14:paraId="0B6E8846">
            <w:pPr>
              <w:jc w:val="left"/>
              <w:rPr>
                <w:rFonts w:ascii="宋体" w:hAnsi="宋体" w:cs="宋体"/>
              </w:rPr>
            </w:pPr>
          </w:p>
        </w:tc>
        <w:tc>
          <w:tcPr>
            <w:tcW w:w="1680" w:type="dxa"/>
            <w:noWrap w:val="0"/>
            <w:vAlign w:val="center"/>
          </w:tcPr>
          <w:p w14:paraId="2A26C88C">
            <w:pPr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otcFlag</w:t>
            </w:r>
          </w:p>
        </w:tc>
        <w:tc>
          <w:tcPr>
            <w:tcW w:w="1553" w:type="dxa"/>
            <w:noWrap w:val="0"/>
            <w:vAlign w:val="center"/>
          </w:tcPr>
          <w:p w14:paraId="6F0A1CB8"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OTC</w:t>
            </w:r>
            <w:r>
              <w:rPr>
                <w:rFonts w:hint="eastAsia" w:ascii="宋体" w:hAnsi="宋体" w:cs="宋体"/>
                <w:kern w:val="0"/>
                <w:szCs w:val="21"/>
              </w:rPr>
              <w:t>标志</w:t>
            </w:r>
          </w:p>
        </w:tc>
        <w:tc>
          <w:tcPr>
            <w:tcW w:w="1545" w:type="dxa"/>
            <w:noWrap w:val="0"/>
            <w:vAlign w:val="center"/>
          </w:tcPr>
          <w:p w14:paraId="0C00230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Varchar(10)</w:t>
            </w:r>
          </w:p>
        </w:tc>
        <w:tc>
          <w:tcPr>
            <w:tcW w:w="345" w:type="dxa"/>
            <w:noWrap w:val="0"/>
            <w:vAlign w:val="top"/>
          </w:tcPr>
          <w:p w14:paraId="190B9766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966" w:type="dxa"/>
            <w:noWrap w:val="0"/>
            <w:vAlign w:val="top"/>
          </w:tcPr>
          <w:p w14:paraId="237C0E6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</w:t>
            </w:r>
            <w:r>
              <w:rPr>
                <w:rFonts w:ascii="宋体" w:hAnsi="宋体" w:cs="宋体"/>
              </w:rPr>
              <w:t xml:space="preserve"> </w:t>
            </w:r>
            <w:r>
              <w:rPr>
                <w:rFonts w:hint="eastAsia" w:ascii="宋体" w:hAnsi="宋体" w:cs="宋体"/>
              </w:rPr>
              <w:t xml:space="preserve">否 </w:t>
            </w:r>
            <w:r>
              <w:rPr>
                <w:rFonts w:ascii="宋体" w:hAnsi="宋体" w:cs="宋体"/>
              </w:rPr>
              <w:t xml:space="preserve">1 </w:t>
            </w:r>
            <w:r>
              <w:rPr>
                <w:rFonts w:hint="eastAsia" w:ascii="宋体" w:hAnsi="宋体" w:cs="宋体"/>
              </w:rPr>
              <w:t>是</w:t>
            </w:r>
          </w:p>
        </w:tc>
      </w:tr>
      <w:tr w14:paraId="08399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  <w:vMerge w:val="continue"/>
            <w:noWrap w:val="0"/>
            <w:vAlign w:val="top"/>
          </w:tcPr>
          <w:p w14:paraId="4458EF53">
            <w:pPr>
              <w:rPr>
                <w:rFonts w:ascii="宋体" w:hAnsi="宋体" w:cs="宋体"/>
              </w:rPr>
            </w:pPr>
          </w:p>
        </w:tc>
        <w:tc>
          <w:tcPr>
            <w:tcW w:w="906" w:type="dxa"/>
            <w:vMerge w:val="continue"/>
            <w:noWrap w:val="0"/>
            <w:vAlign w:val="center"/>
          </w:tcPr>
          <w:p w14:paraId="75461B2F">
            <w:pPr>
              <w:jc w:val="left"/>
              <w:rPr>
                <w:rFonts w:ascii="宋体" w:hAnsi="宋体" w:cs="宋体"/>
                <w:color w:val="000000"/>
                <w:szCs w:val="21"/>
                <w:shd w:val="clear" w:color="auto" w:fill="FFFFFF"/>
              </w:rPr>
            </w:pPr>
          </w:p>
        </w:tc>
        <w:tc>
          <w:tcPr>
            <w:tcW w:w="1680" w:type="dxa"/>
            <w:noWrap w:val="0"/>
            <w:vAlign w:val="center"/>
          </w:tcPr>
          <w:p w14:paraId="3535089B">
            <w:pPr>
              <w:jc w:val="left"/>
              <w:rPr>
                <w:rFonts w:ascii="宋体" w:hAnsi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cs="宋体"/>
              </w:rPr>
              <w:t>remark</w:t>
            </w:r>
          </w:p>
        </w:tc>
        <w:tc>
          <w:tcPr>
            <w:tcW w:w="1553" w:type="dxa"/>
            <w:noWrap w:val="0"/>
            <w:vAlign w:val="center"/>
          </w:tcPr>
          <w:p w14:paraId="594E97F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备注</w:t>
            </w:r>
          </w:p>
        </w:tc>
        <w:tc>
          <w:tcPr>
            <w:tcW w:w="1545" w:type="dxa"/>
            <w:noWrap w:val="0"/>
            <w:vAlign w:val="top"/>
          </w:tcPr>
          <w:p w14:paraId="440F8FD3"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</w:rPr>
              <w:t>Varchar(100)</w:t>
            </w:r>
          </w:p>
        </w:tc>
        <w:tc>
          <w:tcPr>
            <w:tcW w:w="345" w:type="dxa"/>
            <w:noWrap w:val="0"/>
            <w:vAlign w:val="top"/>
          </w:tcPr>
          <w:p w14:paraId="23612929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1966" w:type="dxa"/>
            <w:noWrap w:val="0"/>
            <w:vAlign w:val="top"/>
          </w:tcPr>
          <w:p w14:paraId="595D6CD8">
            <w:pPr>
              <w:rPr>
                <w:rFonts w:ascii="宋体" w:hAnsi="宋体" w:cs="宋体"/>
              </w:rPr>
            </w:pPr>
          </w:p>
        </w:tc>
      </w:tr>
      <w:tr w14:paraId="05FE6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2" w:type="dxa"/>
            <w:gridSpan w:val="7"/>
            <w:shd w:val="clear" w:color="auto" w:fill="5B9BD5"/>
            <w:noWrap w:val="0"/>
            <w:vAlign w:val="top"/>
          </w:tcPr>
          <w:p w14:paraId="1D16E3AD">
            <w:pPr>
              <w:rPr>
                <w:rFonts w:ascii="宋体" w:hAnsi="宋体" w:cs="宋体"/>
                <w:color w:val="5B9BD5"/>
              </w:rPr>
            </w:pPr>
          </w:p>
        </w:tc>
      </w:tr>
      <w:tr w14:paraId="3A967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47" w:type="dxa"/>
            <w:vMerge w:val="restart"/>
            <w:shd w:val="clear" w:color="auto" w:fill="auto"/>
            <w:noWrap w:val="0"/>
            <w:vAlign w:val="top"/>
          </w:tcPr>
          <w:p w14:paraId="1025053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2586" w:type="dxa"/>
            <w:gridSpan w:val="2"/>
            <w:shd w:val="clear" w:color="auto" w:fill="auto"/>
            <w:noWrap w:val="0"/>
            <w:vAlign w:val="top"/>
          </w:tcPr>
          <w:p w14:paraId="6D92DDC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code</w:t>
            </w:r>
          </w:p>
        </w:tc>
        <w:tc>
          <w:tcPr>
            <w:tcW w:w="1553" w:type="dxa"/>
            <w:shd w:val="clear" w:color="auto" w:fill="FFFFFF"/>
            <w:noWrap w:val="0"/>
            <w:vAlign w:val="center"/>
          </w:tcPr>
          <w:p w14:paraId="23AD8B94">
            <w:pPr>
              <w:widowControl/>
              <w:jc w:val="left"/>
              <w:textAlignment w:val="center"/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返回代码</w:t>
            </w:r>
          </w:p>
        </w:tc>
        <w:tc>
          <w:tcPr>
            <w:tcW w:w="1545" w:type="dxa"/>
            <w:shd w:val="clear" w:color="auto" w:fill="FFFFFF"/>
            <w:noWrap w:val="0"/>
            <w:vAlign w:val="center"/>
          </w:tcPr>
          <w:p w14:paraId="70729E82">
            <w:pPr>
              <w:widowControl/>
              <w:jc w:val="left"/>
              <w:textAlignment w:val="center"/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Int</w:t>
            </w:r>
          </w:p>
        </w:tc>
        <w:tc>
          <w:tcPr>
            <w:tcW w:w="345" w:type="dxa"/>
            <w:noWrap w:val="0"/>
            <w:vAlign w:val="top"/>
          </w:tcPr>
          <w:p w14:paraId="18BE5F0A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966" w:type="dxa"/>
            <w:noWrap w:val="0"/>
            <w:vAlign w:val="top"/>
          </w:tcPr>
          <w:p w14:paraId="3825191F">
            <w:pPr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200成功， 非200 失败</w:t>
            </w:r>
          </w:p>
        </w:tc>
      </w:tr>
      <w:tr w14:paraId="327FE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47" w:type="dxa"/>
            <w:vMerge w:val="continue"/>
            <w:shd w:val="clear" w:color="auto" w:fill="auto"/>
            <w:noWrap w:val="0"/>
            <w:vAlign w:val="top"/>
          </w:tcPr>
          <w:p w14:paraId="7ABA0299">
            <w:pPr>
              <w:rPr>
                <w:rFonts w:ascii="宋体" w:hAnsi="宋体" w:cs="宋体"/>
              </w:rPr>
            </w:pPr>
          </w:p>
        </w:tc>
        <w:tc>
          <w:tcPr>
            <w:tcW w:w="2586" w:type="dxa"/>
            <w:gridSpan w:val="2"/>
            <w:shd w:val="clear" w:color="auto" w:fill="auto"/>
            <w:noWrap w:val="0"/>
            <w:vAlign w:val="top"/>
          </w:tcPr>
          <w:p w14:paraId="51D6234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msg</w:t>
            </w:r>
          </w:p>
        </w:tc>
        <w:tc>
          <w:tcPr>
            <w:tcW w:w="1553" w:type="dxa"/>
            <w:shd w:val="clear" w:color="auto" w:fill="FFFFFF"/>
            <w:noWrap w:val="0"/>
            <w:vAlign w:val="center"/>
          </w:tcPr>
          <w:p w14:paraId="01CD498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szCs w:val="18"/>
              </w:rPr>
              <w:t>错误信息</w:t>
            </w:r>
          </w:p>
        </w:tc>
        <w:tc>
          <w:tcPr>
            <w:tcW w:w="1545" w:type="dxa"/>
            <w:shd w:val="clear" w:color="auto" w:fill="FFFFFF"/>
            <w:noWrap w:val="0"/>
            <w:vAlign w:val="center"/>
          </w:tcPr>
          <w:p w14:paraId="7C2DB26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</w:rPr>
              <w:t>Varchar(200)</w:t>
            </w:r>
          </w:p>
        </w:tc>
        <w:tc>
          <w:tcPr>
            <w:tcW w:w="345" w:type="dxa"/>
            <w:noWrap w:val="0"/>
            <w:vAlign w:val="top"/>
          </w:tcPr>
          <w:p w14:paraId="2CEDAE07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1966" w:type="dxa"/>
            <w:noWrap w:val="0"/>
            <w:vAlign w:val="top"/>
          </w:tcPr>
          <w:p w14:paraId="3640D449">
            <w:pPr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失败描述</w:t>
            </w:r>
          </w:p>
        </w:tc>
      </w:tr>
    </w:tbl>
    <w:p w14:paraId="0E60A29E">
      <w:pPr>
        <w:pStyle w:val="5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接口示例</w:t>
      </w:r>
    </w:p>
    <w:p w14:paraId="036CA40C">
      <w:pPr>
        <w:ind w:firstLine="420"/>
        <w:rPr>
          <w:rFonts w:hint="default" w:ascii="宋体" w:hAnsi="宋体" w:cs="宋体" w:eastAsiaTheme="minorEastAsia"/>
          <w:lang w:val="en-US" w:eastAsia="zh-CN"/>
        </w:rPr>
      </w:pPr>
      <w:bookmarkStart w:id="38" w:name="_Toc31162_WPSOffice_Level3"/>
      <w:r>
        <w:rPr>
          <w:rFonts w:hint="eastAsia" w:ascii="宋体" w:hAnsi="宋体" w:cs="宋体"/>
          <w:lang w:val="en-US" w:eastAsia="zh-CN"/>
        </w:rPr>
        <w:t xml:space="preserve">见1.7 </w:t>
      </w:r>
      <w:r>
        <w:rPr>
          <w:rFonts w:hint="eastAsia" w:ascii="宋体" w:hAnsi="宋体" w:cs="宋体"/>
          <w:lang w:val="en-US" w:eastAsia="zh-CN"/>
        </w:rPr>
        <w:fldChar w:fldCharType="begin"/>
      </w:r>
      <w:r>
        <w:rPr>
          <w:rFonts w:hint="eastAsia" w:ascii="宋体" w:hAnsi="宋体" w:cs="宋体"/>
          <w:lang w:val="en-US" w:eastAsia="zh-CN"/>
        </w:rPr>
        <w:instrText xml:space="preserve"> HYPERLINK \l "_工具包调用说明" </w:instrText>
      </w:r>
      <w:r>
        <w:rPr>
          <w:rFonts w:hint="eastAsia" w:ascii="宋体" w:hAnsi="宋体" w:cs="宋体"/>
          <w:lang w:val="en-US" w:eastAsia="zh-CN"/>
        </w:rPr>
        <w:fldChar w:fldCharType="separate"/>
      </w:r>
      <w:r>
        <w:rPr>
          <w:rStyle w:val="19"/>
          <w:rFonts w:hint="eastAsia" w:ascii="宋体" w:hAnsi="宋体" w:cs="宋体"/>
          <w:lang w:val="en-US" w:eastAsia="zh-CN"/>
        </w:rPr>
        <w:t>工具包调用说明</w:t>
      </w:r>
      <w:r>
        <w:rPr>
          <w:rFonts w:hint="eastAsia" w:ascii="宋体" w:hAnsi="宋体" w:cs="宋体"/>
          <w:lang w:val="en-US" w:eastAsia="zh-CN"/>
        </w:rPr>
        <w:fldChar w:fldCharType="end"/>
      </w:r>
    </w:p>
    <w:p w14:paraId="1000C16A">
      <w:pPr>
        <w:pStyle w:val="4"/>
        <w:jc w:val="left"/>
        <w:rPr>
          <w:rFonts w:ascii="宋体" w:hAnsi="宋体" w:eastAsia="宋体" w:cs="宋体"/>
        </w:rPr>
      </w:pPr>
      <w:bookmarkStart w:id="39" w:name="_Toc5487"/>
      <w:r>
        <w:rPr>
          <w:rFonts w:hint="eastAsia" w:ascii="宋体" w:hAnsi="宋体" w:eastAsia="宋体" w:cs="宋体"/>
        </w:rPr>
        <w:t>在线处方核销（配送、发药、购药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</w:rPr>
        <w:t>信息</w:t>
      </w:r>
      <w:bookmarkEnd w:id="38"/>
      <w:bookmarkEnd w:id="39"/>
    </w:p>
    <w:p w14:paraId="3FFE6A34">
      <w:pPr>
        <w:pStyle w:val="5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数据推送机制</w:t>
      </w:r>
    </w:p>
    <w:p w14:paraId="1DCF12DD">
      <w:pPr>
        <w:ind w:firstLine="420"/>
        <w:rPr>
          <w:rFonts w:ascii="宋体" w:hAnsi="宋体" w:cs="宋体"/>
        </w:rPr>
      </w:pPr>
      <w:r>
        <w:rPr>
          <w:rFonts w:hint="eastAsia" w:ascii="宋体" w:hAnsi="宋体" w:cs="宋体"/>
        </w:rPr>
        <w:t>各互联网医院，在每天晚上固定时间点，向平台推送前一天已经核销的在线处方数据。</w:t>
      </w:r>
    </w:p>
    <w:p w14:paraId="4AAAA123">
      <w:pPr>
        <w:pStyle w:val="5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在线处方信息推送接口</w:t>
      </w:r>
    </w:p>
    <w:tbl>
      <w:tblPr>
        <w:tblStyle w:val="15"/>
        <w:tblW w:w="863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"/>
        <w:gridCol w:w="1567"/>
        <w:gridCol w:w="1683"/>
        <w:gridCol w:w="17"/>
        <w:gridCol w:w="1667"/>
        <w:gridCol w:w="650"/>
        <w:gridCol w:w="2353"/>
      </w:tblGrid>
      <w:tr w14:paraId="5C038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4" w:type="dxa"/>
            <w:tcBorders>
              <w:bottom w:val="single" w:color="auto" w:sz="4" w:space="0"/>
            </w:tcBorders>
            <w:noWrap w:val="0"/>
            <w:vAlign w:val="top"/>
          </w:tcPr>
          <w:p w14:paraId="280245A8">
            <w:pPr>
              <w:jc w:val="center"/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操作名称</w:t>
            </w:r>
          </w:p>
        </w:tc>
        <w:tc>
          <w:tcPr>
            <w:tcW w:w="7937" w:type="dxa"/>
            <w:gridSpan w:val="6"/>
            <w:tcBorders>
              <w:bottom w:val="single" w:color="auto" w:sz="4" w:space="0"/>
            </w:tcBorders>
            <w:noWrap w:val="0"/>
            <w:vAlign w:val="top"/>
          </w:tcPr>
          <w:p w14:paraId="0FBA6B0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X-Service-Id=his.provinceDataUploadService, X-Service-Method=uploadRecipeVerificationIndicators</w:t>
            </w:r>
          </w:p>
        </w:tc>
      </w:tr>
      <w:tr w14:paraId="667B0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tcBorders>
              <w:bottom w:val="single" w:color="auto" w:sz="4" w:space="0"/>
            </w:tcBorders>
            <w:noWrap w:val="0"/>
            <w:vAlign w:val="top"/>
          </w:tcPr>
          <w:p w14:paraId="2921EAF5">
            <w:pPr>
              <w:jc w:val="center"/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说明</w:t>
            </w:r>
          </w:p>
        </w:tc>
        <w:tc>
          <w:tcPr>
            <w:tcW w:w="7937" w:type="dxa"/>
            <w:gridSpan w:val="6"/>
            <w:tcBorders>
              <w:bottom w:val="single" w:color="auto" w:sz="4" w:space="0"/>
            </w:tcBorders>
            <w:noWrap w:val="0"/>
            <w:vAlign w:val="top"/>
          </w:tcPr>
          <w:p w14:paraId="74145E0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向互联网医院监管平台推送在线处方核销（配送、发药、购药）信息详细信息</w:t>
            </w:r>
          </w:p>
        </w:tc>
      </w:tr>
      <w:tr w14:paraId="0E1E8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694" w:type="dxa"/>
            <w:shd w:val="clear" w:color="auto" w:fill="8DB3E2"/>
            <w:noWrap w:val="0"/>
            <w:vAlign w:val="top"/>
          </w:tcPr>
          <w:p w14:paraId="13C1D2BC">
            <w:pPr>
              <w:jc w:val="center"/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类型</w:t>
            </w:r>
          </w:p>
        </w:tc>
        <w:tc>
          <w:tcPr>
            <w:tcW w:w="1567" w:type="dxa"/>
            <w:shd w:val="clear" w:color="auto" w:fill="8DB3E2"/>
            <w:noWrap w:val="0"/>
            <w:vAlign w:val="top"/>
          </w:tcPr>
          <w:p w14:paraId="03D9A15C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参数</w:t>
            </w:r>
          </w:p>
        </w:tc>
        <w:tc>
          <w:tcPr>
            <w:tcW w:w="1700" w:type="dxa"/>
            <w:gridSpan w:val="2"/>
            <w:shd w:val="clear" w:color="auto" w:fill="8DB3E2"/>
            <w:noWrap w:val="0"/>
            <w:vAlign w:val="top"/>
          </w:tcPr>
          <w:p w14:paraId="7F13A300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参数名称</w:t>
            </w:r>
          </w:p>
        </w:tc>
        <w:tc>
          <w:tcPr>
            <w:tcW w:w="1667" w:type="dxa"/>
            <w:shd w:val="clear" w:color="auto" w:fill="8DB3E2"/>
            <w:noWrap w:val="0"/>
            <w:vAlign w:val="top"/>
          </w:tcPr>
          <w:p w14:paraId="1A427931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字段类型</w:t>
            </w:r>
          </w:p>
        </w:tc>
        <w:tc>
          <w:tcPr>
            <w:tcW w:w="650" w:type="dxa"/>
            <w:shd w:val="clear" w:color="auto" w:fill="8DB3E2"/>
            <w:noWrap w:val="0"/>
            <w:vAlign w:val="top"/>
          </w:tcPr>
          <w:p w14:paraId="264EABD7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必输</w:t>
            </w:r>
          </w:p>
        </w:tc>
        <w:tc>
          <w:tcPr>
            <w:tcW w:w="2353" w:type="dxa"/>
            <w:shd w:val="clear" w:color="auto" w:fill="8DB3E2"/>
            <w:noWrap w:val="0"/>
            <w:vAlign w:val="top"/>
          </w:tcPr>
          <w:p w14:paraId="44FEC7E0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说明</w:t>
            </w:r>
          </w:p>
        </w:tc>
      </w:tr>
      <w:tr w14:paraId="54749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restart"/>
            <w:noWrap w:val="0"/>
            <w:vAlign w:val="top"/>
          </w:tcPr>
          <w:p w14:paraId="5A183E7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输入List</w:t>
            </w:r>
          </w:p>
        </w:tc>
        <w:tc>
          <w:tcPr>
            <w:tcW w:w="1567" w:type="dxa"/>
            <w:noWrap w:val="0"/>
            <w:vAlign w:val="top"/>
          </w:tcPr>
          <w:p w14:paraId="0203283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organID</w:t>
            </w:r>
          </w:p>
        </w:tc>
        <w:tc>
          <w:tcPr>
            <w:tcW w:w="1700" w:type="dxa"/>
            <w:gridSpan w:val="2"/>
            <w:noWrap w:val="0"/>
            <w:vAlign w:val="top"/>
          </w:tcPr>
          <w:p w14:paraId="71B1D2C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机构唯一号</w:t>
            </w:r>
          </w:p>
        </w:tc>
        <w:tc>
          <w:tcPr>
            <w:tcW w:w="1667" w:type="dxa"/>
            <w:noWrap w:val="0"/>
            <w:vAlign w:val="top"/>
          </w:tcPr>
          <w:p w14:paraId="36E5B56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Varchar(20)</w:t>
            </w:r>
          </w:p>
        </w:tc>
        <w:tc>
          <w:tcPr>
            <w:tcW w:w="650" w:type="dxa"/>
            <w:noWrap w:val="0"/>
            <w:vAlign w:val="top"/>
          </w:tcPr>
          <w:p w14:paraId="124450E6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53" w:type="dxa"/>
            <w:noWrap w:val="0"/>
            <w:vAlign w:val="top"/>
          </w:tcPr>
          <w:p w14:paraId="6DDCB14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全国统一的组织机构代码</w:t>
            </w:r>
          </w:p>
        </w:tc>
      </w:tr>
      <w:tr w14:paraId="42AF5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12B7ACB2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7403D6B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unitID</w:t>
            </w:r>
          </w:p>
        </w:tc>
        <w:tc>
          <w:tcPr>
            <w:tcW w:w="1700" w:type="dxa"/>
            <w:gridSpan w:val="2"/>
            <w:noWrap w:val="0"/>
            <w:vAlign w:val="top"/>
          </w:tcPr>
          <w:p w14:paraId="181CB04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监管平台机构ID</w:t>
            </w:r>
          </w:p>
        </w:tc>
        <w:tc>
          <w:tcPr>
            <w:tcW w:w="1667" w:type="dxa"/>
            <w:noWrap w:val="0"/>
            <w:vAlign w:val="top"/>
          </w:tcPr>
          <w:p w14:paraId="270BCE0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08EB78AA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53" w:type="dxa"/>
            <w:noWrap w:val="0"/>
            <w:vAlign w:val="top"/>
          </w:tcPr>
          <w:p w14:paraId="6700CFF1">
            <w:pPr>
              <w:rPr>
                <w:rFonts w:hint="eastAsia" w:ascii="宋体" w:hAnsi="宋体" w:cs="宋体" w:eastAsiaTheme="minorEastAsia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平台分配，登录系统“秘钥生成及管理”处可查</w:t>
            </w:r>
          </w:p>
        </w:tc>
      </w:tr>
      <w:tr w14:paraId="2E60E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5C6F838C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5B8E630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organName</w:t>
            </w:r>
          </w:p>
        </w:tc>
        <w:tc>
          <w:tcPr>
            <w:tcW w:w="1700" w:type="dxa"/>
            <w:gridSpan w:val="2"/>
            <w:noWrap w:val="0"/>
            <w:vAlign w:val="top"/>
          </w:tcPr>
          <w:p w14:paraId="3F24D07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机构名称</w:t>
            </w:r>
          </w:p>
        </w:tc>
        <w:tc>
          <w:tcPr>
            <w:tcW w:w="1667" w:type="dxa"/>
            <w:noWrap w:val="0"/>
            <w:vAlign w:val="top"/>
          </w:tcPr>
          <w:p w14:paraId="2C615FB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790DDDCC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53" w:type="dxa"/>
            <w:noWrap w:val="0"/>
            <w:vAlign w:val="top"/>
          </w:tcPr>
          <w:p w14:paraId="5231E28B">
            <w:pPr>
              <w:rPr>
                <w:rFonts w:ascii="宋体" w:hAnsi="宋体" w:cs="宋体"/>
              </w:rPr>
            </w:pPr>
          </w:p>
        </w:tc>
      </w:tr>
      <w:tr w14:paraId="0141E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125524B6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757EFA3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hosCode</w:t>
            </w:r>
          </w:p>
        </w:tc>
        <w:tc>
          <w:tcPr>
            <w:tcW w:w="1700" w:type="dxa"/>
            <w:gridSpan w:val="2"/>
            <w:noWrap w:val="0"/>
            <w:vAlign w:val="top"/>
          </w:tcPr>
          <w:p w14:paraId="4721890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院区代码</w:t>
            </w:r>
          </w:p>
        </w:tc>
        <w:tc>
          <w:tcPr>
            <w:tcW w:w="1667" w:type="dxa"/>
            <w:noWrap w:val="0"/>
            <w:vAlign w:val="top"/>
          </w:tcPr>
          <w:p w14:paraId="7AE2ED5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Varchar(10)</w:t>
            </w:r>
          </w:p>
        </w:tc>
        <w:tc>
          <w:tcPr>
            <w:tcW w:w="650" w:type="dxa"/>
            <w:noWrap w:val="0"/>
            <w:vAlign w:val="top"/>
          </w:tcPr>
          <w:p w14:paraId="122C8560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53" w:type="dxa"/>
            <w:noWrap w:val="0"/>
            <w:vAlign w:val="top"/>
          </w:tcPr>
          <w:p w14:paraId="0DB62540">
            <w:pPr>
              <w:rPr>
                <w:rFonts w:ascii="宋体" w:hAnsi="宋体" w:cs="宋体"/>
              </w:rPr>
            </w:pPr>
          </w:p>
        </w:tc>
      </w:tr>
      <w:tr w14:paraId="2A356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2460269E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4ED9DD5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hosName</w:t>
            </w:r>
          </w:p>
        </w:tc>
        <w:tc>
          <w:tcPr>
            <w:tcW w:w="1700" w:type="dxa"/>
            <w:gridSpan w:val="2"/>
            <w:noWrap w:val="0"/>
            <w:vAlign w:val="top"/>
          </w:tcPr>
          <w:p w14:paraId="72E4CF7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院区名称</w:t>
            </w:r>
          </w:p>
        </w:tc>
        <w:tc>
          <w:tcPr>
            <w:tcW w:w="1667" w:type="dxa"/>
            <w:noWrap w:val="0"/>
            <w:vAlign w:val="top"/>
          </w:tcPr>
          <w:p w14:paraId="6C7AC31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0FA20072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53" w:type="dxa"/>
            <w:noWrap w:val="0"/>
            <w:vAlign w:val="top"/>
          </w:tcPr>
          <w:p w14:paraId="5811251E">
            <w:pPr>
              <w:rPr>
                <w:rFonts w:ascii="宋体" w:hAnsi="宋体" w:cs="宋体"/>
              </w:rPr>
            </w:pPr>
          </w:p>
        </w:tc>
      </w:tr>
      <w:tr w14:paraId="0ED07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7ED20010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33777C7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bussID</w:t>
            </w:r>
          </w:p>
        </w:tc>
        <w:tc>
          <w:tcPr>
            <w:tcW w:w="1700" w:type="dxa"/>
            <w:gridSpan w:val="2"/>
            <w:noWrap w:val="0"/>
            <w:vAlign w:val="top"/>
          </w:tcPr>
          <w:p w14:paraId="7611278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互联网医院复诊记录</w:t>
            </w:r>
            <w:r>
              <w:rPr>
                <w:rFonts w:hint="eastAsia" w:ascii="宋体" w:hAnsi="宋体" w:cs="宋体"/>
                <w:lang w:val="en-US" w:eastAsia="zh-CN"/>
              </w:rPr>
              <w:t>bussID</w:t>
            </w:r>
          </w:p>
        </w:tc>
        <w:tc>
          <w:tcPr>
            <w:tcW w:w="1667" w:type="dxa"/>
            <w:noWrap w:val="0"/>
            <w:vAlign w:val="top"/>
          </w:tcPr>
          <w:p w14:paraId="47BAEC0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5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650" w:type="dxa"/>
            <w:noWrap w:val="0"/>
            <w:vAlign w:val="top"/>
          </w:tcPr>
          <w:p w14:paraId="75257DB0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53" w:type="dxa"/>
            <w:shd w:val="clear" w:color="auto" w:fill="auto"/>
            <w:noWrap w:val="0"/>
            <w:vAlign w:val="top"/>
          </w:tcPr>
          <w:p w14:paraId="1575DE17">
            <w:pPr>
              <w:rPr>
                <w:rFonts w:hint="default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处方核销对应的复诊bussID</w:t>
            </w:r>
          </w:p>
        </w:tc>
      </w:tr>
      <w:tr w14:paraId="47FFB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26F689D2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123E1A8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recipeUniqueID</w:t>
            </w:r>
          </w:p>
        </w:tc>
        <w:tc>
          <w:tcPr>
            <w:tcW w:w="1700" w:type="dxa"/>
            <w:gridSpan w:val="2"/>
            <w:noWrap w:val="0"/>
            <w:vAlign w:val="top"/>
          </w:tcPr>
          <w:p w14:paraId="7E33C13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互联网医院处方唯一号</w:t>
            </w:r>
          </w:p>
        </w:tc>
        <w:tc>
          <w:tcPr>
            <w:tcW w:w="1667" w:type="dxa"/>
            <w:noWrap w:val="0"/>
            <w:vAlign w:val="top"/>
          </w:tcPr>
          <w:p w14:paraId="2985B67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64</w:t>
            </w:r>
            <w:r>
              <w:rPr>
                <w:rFonts w:hint="eastAsia" w:ascii="宋体" w:hAnsi="宋体" w:cs="宋体"/>
              </w:rPr>
              <w:t>)</w:t>
            </w:r>
          </w:p>
        </w:tc>
        <w:tc>
          <w:tcPr>
            <w:tcW w:w="650" w:type="dxa"/>
            <w:noWrap w:val="0"/>
            <w:vAlign w:val="top"/>
          </w:tcPr>
          <w:p w14:paraId="120BA6B9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53" w:type="dxa"/>
            <w:noWrap w:val="0"/>
            <w:vAlign w:val="top"/>
          </w:tcPr>
          <w:p w14:paraId="6605471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一定位数的随机数，用于对外备查和核销查询</w:t>
            </w:r>
          </w:p>
        </w:tc>
      </w:tr>
      <w:tr w14:paraId="62190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4B15391C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46D7101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recipeID</w:t>
            </w:r>
          </w:p>
        </w:tc>
        <w:tc>
          <w:tcPr>
            <w:tcW w:w="1700" w:type="dxa"/>
            <w:gridSpan w:val="2"/>
            <w:noWrap w:val="0"/>
            <w:vAlign w:val="top"/>
          </w:tcPr>
          <w:p w14:paraId="4D64470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互联网医院处方号</w:t>
            </w:r>
          </w:p>
        </w:tc>
        <w:tc>
          <w:tcPr>
            <w:tcW w:w="1667" w:type="dxa"/>
            <w:noWrap w:val="0"/>
            <w:vAlign w:val="top"/>
          </w:tcPr>
          <w:p w14:paraId="61C7042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6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650" w:type="dxa"/>
            <w:noWrap w:val="0"/>
            <w:vAlign w:val="top"/>
          </w:tcPr>
          <w:p w14:paraId="611A3087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53" w:type="dxa"/>
            <w:noWrap w:val="0"/>
            <w:vAlign w:val="top"/>
          </w:tcPr>
          <w:p w14:paraId="3D3438D4">
            <w:pPr>
              <w:rPr>
                <w:rFonts w:ascii="宋体" w:hAnsi="宋体" w:cs="宋体"/>
              </w:rPr>
            </w:pPr>
          </w:p>
        </w:tc>
      </w:tr>
      <w:tr w14:paraId="4CA91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68E676A9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55C1A44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deliveryType</w:t>
            </w:r>
          </w:p>
        </w:tc>
        <w:tc>
          <w:tcPr>
            <w:tcW w:w="1700" w:type="dxa"/>
            <w:gridSpan w:val="2"/>
            <w:noWrap w:val="0"/>
            <w:vAlign w:val="top"/>
          </w:tcPr>
          <w:p w14:paraId="105AB5D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处方核销方式（配送方式或自动失效）</w:t>
            </w:r>
          </w:p>
        </w:tc>
        <w:tc>
          <w:tcPr>
            <w:tcW w:w="1667" w:type="dxa"/>
            <w:noWrap w:val="0"/>
            <w:vAlign w:val="top"/>
          </w:tcPr>
          <w:p w14:paraId="48B9ACC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Varchar(60)</w:t>
            </w:r>
          </w:p>
        </w:tc>
        <w:tc>
          <w:tcPr>
            <w:tcW w:w="650" w:type="dxa"/>
            <w:noWrap w:val="0"/>
            <w:vAlign w:val="top"/>
          </w:tcPr>
          <w:p w14:paraId="73025D64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53" w:type="dxa"/>
            <w:noWrap w:val="0"/>
            <w:vAlign w:val="top"/>
          </w:tcPr>
          <w:p w14:paraId="178EE89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配送方式： 0医院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药房自取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1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医院药房</w:t>
            </w:r>
            <w:r>
              <w:rPr>
                <w:rFonts w:hint="eastAsia" w:ascii="宋体" w:hAnsi="宋体" w:cs="宋体"/>
                <w:kern w:val="0"/>
                <w:szCs w:val="21"/>
              </w:rPr>
              <w:t>物流配送 2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院外取药</w:t>
            </w:r>
            <w:r>
              <w:rPr>
                <w:rFonts w:hint="eastAsia" w:ascii="宋体" w:hAnsi="宋体" w:cs="宋体"/>
                <w:kern w:val="0"/>
                <w:szCs w:val="21"/>
              </w:rPr>
              <w:t>4 自动失效</w:t>
            </w:r>
          </w:p>
        </w:tc>
      </w:tr>
      <w:tr w14:paraId="20A23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2552BD4F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3F77BE4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VerificationTime</w:t>
            </w:r>
          </w:p>
        </w:tc>
        <w:tc>
          <w:tcPr>
            <w:tcW w:w="1700" w:type="dxa"/>
            <w:gridSpan w:val="2"/>
            <w:noWrap w:val="0"/>
            <w:vAlign w:val="top"/>
          </w:tcPr>
          <w:p w14:paraId="0F4E317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处方核销时间</w:t>
            </w:r>
          </w:p>
        </w:tc>
        <w:tc>
          <w:tcPr>
            <w:tcW w:w="1667" w:type="dxa"/>
            <w:noWrap w:val="0"/>
            <w:vAlign w:val="top"/>
          </w:tcPr>
          <w:p w14:paraId="76BAFB6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datetime</w:t>
            </w:r>
          </w:p>
        </w:tc>
        <w:tc>
          <w:tcPr>
            <w:tcW w:w="650" w:type="dxa"/>
            <w:noWrap w:val="0"/>
            <w:vAlign w:val="top"/>
          </w:tcPr>
          <w:p w14:paraId="04BD5657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53" w:type="dxa"/>
            <w:noWrap w:val="0"/>
            <w:vAlign w:val="top"/>
          </w:tcPr>
          <w:p w14:paraId="559A5E68"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</w:rPr>
              <w:t>物流配送、医院药房发药或药店自购时间、自动失效时间</w:t>
            </w:r>
          </w:p>
        </w:tc>
      </w:tr>
      <w:tr w14:paraId="4D9AA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6A49B899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4B8E578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deliveryFirm</w:t>
            </w:r>
          </w:p>
        </w:tc>
        <w:tc>
          <w:tcPr>
            <w:tcW w:w="1700" w:type="dxa"/>
            <w:gridSpan w:val="2"/>
            <w:noWrap w:val="0"/>
            <w:vAlign w:val="top"/>
          </w:tcPr>
          <w:p w14:paraId="18659D9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处方核销单位</w:t>
            </w:r>
          </w:p>
        </w:tc>
        <w:tc>
          <w:tcPr>
            <w:tcW w:w="1667" w:type="dxa"/>
            <w:noWrap w:val="0"/>
            <w:vAlign w:val="top"/>
          </w:tcPr>
          <w:p w14:paraId="5D0379C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Varchar(100)</w:t>
            </w:r>
          </w:p>
        </w:tc>
        <w:tc>
          <w:tcPr>
            <w:tcW w:w="650" w:type="dxa"/>
            <w:noWrap w:val="0"/>
            <w:vAlign w:val="top"/>
          </w:tcPr>
          <w:p w14:paraId="17EEBADF">
            <w:pPr>
              <w:jc w:val="center"/>
              <w:rPr>
                <w:rFonts w:hint="eastAsia" w:ascii="宋体" w:hAnsi="宋体" w:cs="宋体" w:eastAsiaTheme="minorEastAsia"/>
                <w:lang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N</w:t>
            </w:r>
          </w:p>
        </w:tc>
        <w:tc>
          <w:tcPr>
            <w:tcW w:w="2353" w:type="dxa"/>
            <w:noWrap w:val="0"/>
            <w:vAlign w:val="top"/>
          </w:tcPr>
          <w:p w14:paraId="017844B9">
            <w:pPr>
              <w:rPr>
                <w:rFonts w:hint="eastAsia" w:ascii="宋体" w:hAnsi="宋体" w:cs="宋体" w:eastAsiaTheme="minorEastAsia"/>
                <w:lang w:eastAsia="zh-CN"/>
              </w:rPr>
            </w:pPr>
            <w:r>
              <w:rPr>
                <w:rFonts w:hint="eastAsia" w:ascii="宋体" w:hAnsi="宋体" w:cs="宋体"/>
              </w:rPr>
              <w:t>deliveryType=</w:t>
            </w:r>
            <w:r>
              <w:rPr>
                <w:rFonts w:hint="eastAsia" w:ascii="宋体" w:hAnsi="宋体" w:cs="宋体"/>
                <w:lang w:val="en-US" w:eastAsia="zh-CN"/>
              </w:rPr>
              <w:t>0或</w:t>
            </w:r>
            <w:r>
              <w:rPr>
                <w:rFonts w:hint="eastAsia" w:ascii="宋体" w:hAnsi="宋体" w:cs="宋体"/>
              </w:rPr>
              <w:t>1</w:t>
            </w:r>
            <w:r>
              <w:rPr>
                <w:rFonts w:hint="eastAsia" w:ascii="宋体" w:hAnsi="宋体" w:cs="宋体"/>
                <w:lang w:val="en-US" w:eastAsia="zh-CN"/>
              </w:rPr>
              <w:t>时</w:t>
            </w:r>
            <w:r>
              <w:rPr>
                <w:rFonts w:hint="eastAsia" w:ascii="宋体" w:hAnsi="宋体" w:cs="宋体"/>
              </w:rPr>
              <w:t>需要传入</w:t>
            </w:r>
            <w:r>
              <w:rPr>
                <w:rFonts w:hint="eastAsia" w:ascii="宋体" w:hAnsi="宋体" w:cs="宋体"/>
                <w:lang w:val="en-US" w:eastAsia="zh-CN"/>
              </w:rPr>
              <w:t>医院药房名称</w:t>
            </w:r>
          </w:p>
        </w:tc>
      </w:tr>
      <w:tr w14:paraId="3CB3A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69B82D5A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01F737C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delivery</w:t>
            </w:r>
            <w:r>
              <w:rPr>
                <w:rFonts w:ascii="宋体" w:hAnsi="宋体" w:cs="宋体"/>
              </w:rPr>
              <w:t>People</w:t>
            </w:r>
          </w:p>
        </w:tc>
        <w:tc>
          <w:tcPr>
            <w:tcW w:w="1700" w:type="dxa"/>
            <w:gridSpan w:val="2"/>
            <w:noWrap w:val="0"/>
            <w:vAlign w:val="top"/>
          </w:tcPr>
          <w:p w14:paraId="43931B6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处方核销人</w:t>
            </w:r>
          </w:p>
        </w:tc>
        <w:tc>
          <w:tcPr>
            <w:tcW w:w="1667" w:type="dxa"/>
            <w:noWrap w:val="0"/>
            <w:vAlign w:val="top"/>
          </w:tcPr>
          <w:p w14:paraId="38416210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V</w:t>
            </w:r>
            <w:r>
              <w:rPr>
                <w:rFonts w:hint="eastAsia" w:ascii="宋体" w:hAnsi="宋体" w:cs="宋体"/>
              </w:rPr>
              <w:t>ar</w:t>
            </w:r>
            <w:r>
              <w:rPr>
                <w:rFonts w:ascii="宋体" w:hAnsi="宋体" w:cs="宋体"/>
              </w:rPr>
              <w:t>char(50)</w:t>
            </w:r>
          </w:p>
        </w:tc>
        <w:tc>
          <w:tcPr>
            <w:tcW w:w="650" w:type="dxa"/>
            <w:noWrap w:val="0"/>
            <w:vAlign w:val="top"/>
          </w:tcPr>
          <w:p w14:paraId="2E2F7FCC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Y</w:t>
            </w:r>
          </w:p>
        </w:tc>
        <w:tc>
          <w:tcPr>
            <w:tcW w:w="2353" w:type="dxa"/>
            <w:noWrap w:val="0"/>
            <w:vAlign w:val="top"/>
          </w:tcPr>
          <w:p w14:paraId="00B58EA8">
            <w:pPr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3385F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687AB702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148D2D8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deliverySTDate</w:t>
            </w:r>
          </w:p>
        </w:tc>
        <w:tc>
          <w:tcPr>
            <w:tcW w:w="1700" w:type="dxa"/>
            <w:gridSpan w:val="2"/>
            <w:noWrap w:val="0"/>
            <w:vAlign w:val="top"/>
          </w:tcPr>
          <w:p w14:paraId="79253B4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处方开始配送日期</w:t>
            </w:r>
          </w:p>
        </w:tc>
        <w:tc>
          <w:tcPr>
            <w:tcW w:w="1667" w:type="dxa"/>
            <w:noWrap w:val="0"/>
            <w:vAlign w:val="top"/>
          </w:tcPr>
          <w:p w14:paraId="3CA9877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datetime</w:t>
            </w:r>
          </w:p>
        </w:tc>
        <w:tc>
          <w:tcPr>
            <w:tcW w:w="650" w:type="dxa"/>
            <w:noWrap w:val="0"/>
            <w:vAlign w:val="top"/>
          </w:tcPr>
          <w:p w14:paraId="433E3307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53" w:type="dxa"/>
            <w:noWrap w:val="0"/>
            <w:vAlign w:val="top"/>
          </w:tcPr>
          <w:p w14:paraId="4A9279F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deliveryType=1</w:t>
            </w:r>
            <w:r>
              <w:rPr>
                <w:rFonts w:hint="eastAsia" w:ascii="宋体" w:hAnsi="宋体" w:cs="宋体"/>
                <w:lang w:val="en-US" w:eastAsia="zh-CN"/>
              </w:rPr>
              <w:t>时</w:t>
            </w:r>
            <w:r>
              <w:rPr>
                <w:rFonts w:hint="eastAsia" w:ascii="宋体" w:hAnsi="宋体" w:cs="宋体"/>
              </w:rPr>
              <w:t>需要传入</w:t>
            </w:r>
          </w:p>
        </w:tc>
      </w:tr>
      <w:tr w14:paraId="37E54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521FDDAC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1E9E1D1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deliveryENDDate</w:t>
            </w:r>
          </w:p>
        </w:tc>
        <w:tc>
          <w:tcPr>
            <w:tcW w:w="1700" w:type="dxa"/>
            <w:gridSpan w:val="2"/>
            <w:noWrap w:val="0"/>
            <w:vAlign w:val="top"/>
          </w:tcPr>
          <w:p w14:paraId="243BD52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处方完成配送日期</w:t>
            </w:r>
          </w:p>
        </w:tc>
        <w:tc>
          <w:tcPr>
            <w:tcW w:w="1667" w:type="dxa"/>
            <w:noWrap w:val="0"/>
            <w:vAlign w:val="top"/>
          </w:tcPr>
          <w:p w14:paraId="6C0190E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datetime</w:t>
            </w:r>
          </w:p>
        </w:tc>
        <w:tc>
          <w:tcPr>
            <w:tcW w:w="650" w:type="dxa"/>
            <w:noWrap w:val="0"/>
            <w:vAlign w:val="top"/>
          </w:tcPr>
          <w:p w14:paraId="109BF58E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53" w:type="dxa"/>
            <w:noWrap w:val="0"/>
            <w:vAlign w:val="top"/>
          </w:tcPr>
          <w:p w14:paraId="30F3A3C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deliveryType=1</w:t>
            </w:r>
            <w:r>
              <w:rPr>
                <w:rFonts w:hint="eastAsia" w:ascii="宋体" w:hAnsi="宋体" w:cs="宋体"/>
                <w:lang w:val="en-US" w:eastAsia="zh-CN"/>
              </w:rPr>
              <w:t>时</w:t>
            </w:r>
            <w:r>
              <w:rPr>
                <w:rFonts w:hint="eastAsia" w:ascii="宋体" w:hAnsi="宋体" w:cs="宋体"/>
              </w:rPr>
              <w:t>需要传入</w:t>
            </w:r>
          </w:p>
        </w:tc>
      </w:tr>
      <w:tr w14:paraId="29276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771F1DC0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5B37F13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deliveryFee</w:t>
            </w:r>
          </w:p>
        </w:tc>
        <w:tc>
          <w:tcPr>
            <w:tcW w:w="1700" w:type="dxa"/>
            <w:gridSpan w:val="2"/>
            <w:noWrap w:val="0"/>
            <w:vAlign w:val="top"/>
          </w:tcPr>
          <w:p w14:paraId="1340C87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配送金额</w:t>
            </w:r>
          </w:p>
        </w:tc>
        <w:tc>
          <w:tcPr>
            <w:tcW w:w="1667" w:type="dxa"/>
            <w:noWrap w:val="0"/>
            <w:vAlign w:val="top"/>
          </w:tcPr>
          <w:p w14:paraId="6C07134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Decimal(8,2)</w:t>
            </w:r>
          </w:p>
        </w:tc>
        <w:tc>
          <w:tcPr>
            <w:tcW w:w="650" w:type="dxa"/>
            <w:noWrap w:val="0"/>
            <w:vAlign w:val="top"/>
          </w:tcPr>
          <w:p w14:paraId="6147ACC4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53" w:type="dxa"/>
            <w:noWrap w:val="0"/>
            <w:vAlign w:val="top"/>
          </w:tcPr>
          <w:p w14:paraId="0AB3C6B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单位：元</w:t>
            </w:r>
          </w:p>
        </w:tc>
      </w:tr>
      <w:tr w14:paraId="06033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3537EE80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08C4AC6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totalFee</w:t>
            </w:r>
          </w:p>
        </w:tc>
        <w:tc>
          <w:tcPr>
            <w:tcW w:w="1700" w:type="dxa"/>
            <w:gridSpan w:val="2"/>
            <w:noWrap w:val="0"/>
            <w:vAlign w:val="top"/>
          </w:tcPr>
          <w:p w14:paraId="0F66D64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处方金额</w:t>
            </w:r>
          </w:p>
        </w:tc>
        <w:tc>
          <w:tcPr>
            <w:tcW w:w="1667" w:type="dxa"/>
            <w:noWrap w:val="0"/>
            <w:vAlign w:val="top"/>
          </w:tcPr>
          <w:p w14:paraId="3D4DAAB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Decimal(8,2)</w:t>
            </w:r>
          </w:p>
        </w:tc>
        <w:tc>
          <w:tcPr>
            <w:tcW w:w="650" w:type="dxa"/>
            <w:noWrap w:val="0"/>
            <w:vAlign w:val="top"/>
          </w:tcPr>
          <w:p w14:paraId="4D62C270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53" w:type="dxa"/>
            <w:noWrap w:val="0"/>
            <w:vAlign w:val="top"/>
          </w:tcPr>
          <w:p w14:paraId="5594860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单位：元</w:t>
            </w:r>
          </w:p>
        </w:tc>
      </w:tr>
      <w:tr w14:paraId="279AF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20C4F9C2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7268B65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isPay</w:t>
            </w:r>
          </w:p>
        </w:tc>
        <w:tc>
          <w:tcPr>
            <w:tcW w:w="1700" w:type="dxa"/>
            <w:gridSpan w:val="2"/>
            <w:noWrap w:val="0"/>
            <w:vAlign w:val="top"/>
          </w:tcPr>
          <w:p w14:paraId="2012A38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是否支付</w:t>
            </w:r>
          </w:p>
        </w:tc>
        <w:tc>
          <w:tcPr>
            <w:tcW w:w="1667" w:type="dxa"/>
            <w:noWrap w:val="0"/>
            <w:vAlign w:val="top"/>
          </w:tcPr>
          <w:p w14:paraId="157A222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Varchar(10)</w:t>
            </w:r>
          </w:p>
        </w:tc>
        <w:tc>
          <w:tcPr>
            <w:tcW w:w="650" w:type="dxa"/>
            <w:noWrap w:val="0"/>
            <w:vAlign w:val="top"/>
          </w:tcPr>
          <w:p w14:paraId="7DAAEA21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53" w:type="dxa"/>
            <w:noWrap w:val="0"/>
            <w:vAlign w:val="top"/>
          </w:tcPr>
          <w:p w14:paraId="341BEF8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</w:t>
            </w:r>
            <w:r>
              <w:rPr>
                <w:rFonts w:ascii="宋体" w:hAnsi="宋体" w:cs="宋体"/>
              </w:rPr>
              <w:t xml:space="preserve"> </w:t>
            </w:r>
            <w:r>
              <w:rPr>
                <w:rFonts w:hint="eastAsia" w:ascii="宋体" w:hAnsi="宋体" w:cs="宋体"/>
              </w:rPr>
              <w:t xml:space="preserve">未支付 </w:t>
            </w:r>
            <w:r>
              <w:rPr>
                <w:rFonts w:ascii="宋体" w:hAnsi="宋体" w:cs="宋体"/>
              </w:rPr>
              <w:t xml:space="preserve">1 </w:t>
            </w:r>
            <w:r>
              <w:rPr>
                <w:rFonts w:hint="eastAsia" w:ascii="宋体" w:hAnsi="宋体" w:cs="宋体"/>
              </w:rPr>
              <w:t>已支付</w:t>
            </w:r>
          </w:p>
        </w:tc>
      </w:tr>
      <w:tr w14:paraId="09D3F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0A946B4D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3941187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tradeNo</w:t>
            </w:r>
          </w:p>
        </w:tc>
        <w:tc>
          <w:tcPr>
            <w:tcW w:w="1700" w:type="dxa"/>
            <w:gridSpan w:val="2"/>
            <w:noWrap w:val="0"/>
            <w:vAlign w:val="top"/>
          </w:tcPr>
          <w:p w14:paraId="708BA63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第三方支付交易流水号</w:t>
            </w:r>
          </w:p>
        </w:tc>
        <w:tc>
          <w:tcPr>
            <w:tcW w:w="1667" w:type="dxa"/>
            <w:noWrap w:val="0"/>
            <w:vAlign w:val="top"/>
          </w:tcPr>
          <w:p w14:paraId="303C732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Varchar(60)</w:t>
            </w:r>
          </w:p>
        </w:tc>
        <w:tc>
          <w:tcPr>
            <w:tcW w:w="650" w:type="dxa"/>
            <w:noWrap w:val="0"/>
            <w:vAlign w:val="top"/>
          </w:tcPr>
          <w:p w14:paraId="631EDA4D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53" w:type="dxa"/>
            <w:noWrap w:val="0"/>
            <w:vAlign w:val="top"/>
          </w:tcPr>
          <w:p w14:paraId="18D8E80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在线支付流水号、医院结算单号、药店结算单号</w:t>
            </w:r>
          </w:p>
        </w:tc>
      </w:tr>
      <w:tr w14:paraId="2EBA0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64C1EB83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418FEFEF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updateTime</w:t>
            </w:r>
          </w:p>
        </w:tc>
        <w:tc>
          <w:tcPr>
            <w:tcW w:w="1700" w:type="dxa"/>
            <w:gridSpan w:val="2"/>
            <w:noWrap w:val="0"/>
            <w:vAlign w:val="top"/>
          </w:tcPr>
          <w:p w14:paraId="6E25D9D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上传时间</w:t>
            </w:r>
          </w:p>
        </w:tc>
        <w:tc>
          <w:tcPr>
            <w:tcW w:w="1667" w:type="dxa"/>
            <w:noWrap w:val="0"/>
            <w:vAlign w:val="top"/>
          </w:tcPr>
          <w:p w14:paraId="311F9F9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datetime</w:t>
            </w:r>
          </w:p>
        </w:tc>
        <w:tc>
          <w:tcPr>
            <w:tcW w:w="650" w:type="dxa"/>
            <w:noWrap w:val="0"/>
            <w:vAlign w:val="top"/>
          </w:tcPr>
          <w:p w14:paraId="1EDCFCBA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53" w:type="dxa"/>
            <w:noWrap w:val="0"/>
            <w:vAlign w:val="top"/>
          </w:tcPr>
          <w:p w14:paraId="311FE957">
            <w:pPr>
              <w:rPr>
                <w:rFonts w:ascii="宋体" w:hAnsi="宋体" w:cs="宋体"/>
              </w:rPr>
            </w:pPr>
          </w:p>
        </w:tc>
      </w:tr>
      <w:tr w14:paraId="4F62C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1" w:type="dxa"/>
            <w:gridSpan w:val="7"/>
            <w:shd w:val="clear" w:color="auto" w:fill="5B9BD5"/>
            <w:noWrap w:val="0"/>
            <w:vAlign w:val="top"/>
          </w:tcPr>
          <w:p w14:paraId="200C36F9">
            <w:pPr>
              <w:rPr>
                <w:rFonts w:ascii="宋体" w:hAnsi="宋体" w:cs="宋体"/>
                <w:color w:val="5B9BD5"/>
              </w:rPr>
            </w:pPr>
          </w:p>
        </w:tc>
      </w:tr>
      <w:tr w14:paraId="13136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4" w:type="dxa"/>
            <w:vMerge w:val="restart"/>
            <w:shd w:val="clear" w:color="auto" w:fill="auto"/>
            <w:noWrap w:val="0"/>
            <w:vAlign w:val="top"/>
          </w:tcPr>
          <w:p w14:paraId="2A2BABC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567" w:type="dxa"/>
            <w:shd w:val="clear" w:color="auto" w:fill="auto"/>
            <w:noWrap w:val="0"/>
            <w:vAlign w:val="top"/>
          </w:tcPr>
          <w:p w14:paraId="6B92892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code</w:t>
            </w:r>
          </w:p>
        </w:tc>
        <w:tc>
          <w:tcPr>
            <w:tcW w:w="1683" w:type="dxa"/>
            <w:shd w:val="clear" w:color="auto" w:fill="FFFFFF"/>
            <w:noWrap w:val="0"/>
            <w:vAlign w:val="center"/>
          </w:tcPr>
          <w:p w14:paraId="29AA1B89">
            <w:pPr>
              <w:widowControl/>
              <w:jc w:val="left"/>
              <w:textAlignment w:val="center"/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返回代码</w:t>
            </w:r>
          </w:p>
        </w:tc>
        <w:tc>
          <w:tcPr>
            <w:tcW w:w="1684" w:type="dxa"/>
            <w:gridSpan w:val="2"/>
            <w:shd w:val="clear" w:color="auto" w:fill="FFFFFF"/>
            <w:noWrap w:val="0"/>
            <w:vAlign w:val="center"/>
          </w:tcPr>
          <w:p w14:paraId="748235E7">
            <w:pPr>
              <w:widowControl/>
              <w:jc w:val="left"/>
              <w:textAlignment w:val="center"/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Int</w:t>
            </w:r>
          </w:p>
        </w:tc>
        <w:tc>
          <w:tcPr>
            <w:tcW w:w="650" w:type="dxa"/>
            <w:noWrap w:val="0"/>
            <w:vAlign w:val="top"/>
          </w:tcPr>
          <w:p w14:paraId="66F98871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53" w:type="dxa"/>
            <w:noWrap w:val="0"/>
            <w:vAlign w:val="top"/>
          </w:tcPr>
          <w:p w14:paraId="5E7275F3">
            <w:pPr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200成功， 非200 失败</w:t>
            </w:r>
          </w:p>
        </w:tc>
      </w:tr>
      <w:tr w14:paraId="2A88B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4" w:type="dxa"/>
            <w:vMerge w:val="continue"/>
            <w:shd w:val="clear" w:color="auto" w:fill="auto"/>
            <w:noWrap w:val="0"/>
            <w:vAlign w:val="top"/>
          </w:tcPr>
          <w:p w14:paraId="62C251C1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shd w:val="clear" w:color="auto" w:fill="auto"/>
            <w:noWrap w:val="0"/>
            <w:vAlign w:val="top"/>
          </w:tcPr>
          <w:p w14:paraId="24C4C05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msg</w:t>
            </w:r>
          </w:p>
        </w:tc>
        <w:tc>
          <w:tcPr>
            <w:tcW w:w="1683" w:type="dxa"/>
            <w:shd w:val="clear" w:color="auto" w:fill="FFFFFF"/>
            <w:noWrap w:val="0"/>
            <w:vAlign w:val="center"/>
          </w:tcPr>
          <w:p w14:paraId="1D50EB88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szCs w:val="18"/>
              </w:rPr>
              <w:t>错误信息</w:t>
            </w:r>
          </w:p>
        </w:tc>
        <w:tc>
          <w:tcPr>
            <w:tcW w:w="1684" w:type="dxa"/>
            <w:gridSpan w:val="2"/>
            <w:shd w:val="clear" w:color="auto" w:fill="FFFFFF"/>
            <w:noWrap w:val="0"/>
            <w:vAlign w:val="center"/>
          </w:tcPr>
          <w:p w14:paraId="667BF03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</w:rPr>
              <w:t>Varchar(200)</w:t>
            </w:r>
          </w:p>
        </w:tc>
        <w:tc>
          <w:tcPr>
            <w:tcW w:w="650" w:type="dxa"/>
            <w:noWrap w:val="0"/>
            <w:vAlign w:val="top"/>
          </w:tcPr>
          <w:p w14:paraId="38C1DAF7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53" w:type="dxa"/>
            <w:noWrap w:val="0"/>
            <w:vAlign w:val="top"/>
          </w:tcPr>
          <w:p w14:paraId="419BB333">
            <w:pPr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失败描述</w:t>
            </w:r>
          </w:p>
        </w:tc>
      </w:tr>
    </w:tbl>
    <w:p w14:paraId="1A7DF4E6">
      <w:pPr>
        <w:pStyle w:val="5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接口示例</w:t>
      </w:r>
    </w:p>
    <w:p w14:paraId="71A919B3">
      <w:pPr>
        <w:ind w:firstLine="420"/>
        <w:rPr>
          <w:rFonts w:ascii="宋体" w:hAnsi="宋体" w:cs="宋体"/>
        </w:rPr>
      </w:pPr>
      <w:r>
        <w:rPr>
          <w:rFonts w:hint="eastAsia" w:ascii="宋体" w:hAnsi="宋体" w:cs="宋体"/>
          <w:lang w:val="en-US" w:eastAsia="zh-CN"/>
        </w:rPr>
        <w:t xml:space="preserve">见1.7 </w:t>
      </w:r>
      <w:r>
        <w:rPr>
          <w:rFonts w:hint="eastAsia" w:ascii="宋体" w:hAnsi="宋体" w:cs="宋体"/>
          <w:lang w:val="en-US" w:eastAsia="zh-CN"/>
        </w:rPr>
        <w:fldChar w:fldCharType="begin"/>
      </w:r>
      <w:r>
        <w:rPr>
          <w:rFonts w:hint="eastAsia" w:ascii="宋体" w:hAnsi="宋体" w:cs="宋体"/>
          <w:lang w:val="en-US" w:eastAsia="zh-CN"/>
        </w:rPr>
        <w:instrText xml:space="preserve"> HYPERLINK \l "_工具包调用说明" </w:instrText>
      </w:r>
      <w:r>
        <w:rPr>
          <w:rFonts w:hint="eastAsia" w:ascii="宋体" w:hAnsi="宋体" w:cs="宋体"/>
          <w:lang w:val="en-US" w:eastAsia="zh-CN"/>
        </w:rPr>
        <w:fldChar w:fldCharType="separate"/>
      </w:r>
      <w:r>
        <w:rPr>
          <w:rStyle w:val="19"/>
          <w:rFonts w:hint="eastAsia" w:ascii="宋体" w:hAnsi="宋体" w:cs="宋体"/>
          <w:lang w:val="en-US" w:eastAsia="zh-CN"/>
        </w:rPr>
        <w:t>工具包调用说明</w:t>
      </w:r>
      <w:r>
        <w:rPr>
          <w:rFonts w:hint="eastAsia" w:ascii="宋体" w:hAnsi="宋体" w:cs="宋体"/>
          <w:lang w:val="en-US" w:eastAsia="zh-CN"/>
        </w:rPr>
        <w:fldChar w:fldCharType="end"/>
      </w:r>
    </w:p>
    <w:p w14:paraId="23FDB1C8">
      <w:pPr>
        <w:pStyle w:val="27"/>
        <w:keepNext/>
        <w:keepLines/>
        <w:numPr>
          <w:ilvl w:val="2"/>
          <w:numId w:val="3"/>
        </w:numPr>
        <w:tabs>
          <w:tab w:val="left" w:pos="432"/>
          <w:tab w:val="left" w:pos="3272"/>
        </w:tabs>
        <w:spacing w:before="260" w:after="260" w:line="413" w:lineRule="auto"/>
        <w:ind w:firstLineChars="0"/>
        <w:outlineLvl w:val="2"/>
        <w:rPr>
          <w:rFonts w:ascii="宋体" w:hAnsi="宋体" w:eastAsia="宋体" w:cs="宋体"/>
          <w:b/>
          <w:vanish/>
          <w:sz w:val="28"/>
          <w:szCs w:val="22"/>
        </w:rPr>
      </w:pPr>
      <w:bookmarkStart w:id="40" w:name="_Toc2789"/>
      <w:bookmarkEnd w:id="40"/>
      <w:bookmarkStart w:id="41" w:name="_Toc19634991"/>
      <w:bookmarkEnd w:id="41"/>
      <w:bookmarkStart w:id="42" w:name="_Toc23153991"/>
      <w:bookmarkEnd w:id="42"/>
      <w:bookmarkStart w:id="43" w:name="_Toc30154"/>
      <w:bookmarkEnd w:id="43"/>
      <w:bookmarkStart w:id="44" w:name="_Toc18932694"/>
      <w:bookmarkEnd w:id="44"/>
    </w:p>
    <w:p w14:paraId="224738B4">
      <w:pPr>
        <w:pStyle w:val="27"/>
        <w:keepNext/>
        <w:keepLines/>
        <w:numPr>
          <w:ilvl w:val="2"/>
          <w:numId w:val="3"/>
        </w:numPr>
        <w:tabs>
          <w:tab w:val="left" w:pos="432"/>
          <w:tab w:val="left" w:pos="3272"/>
        </w:tabs>
        <w:spacing w:before="260" w:after="260" w:line="413" w:lineRule="auto"/>
        <w:ind w:firstLineChars="0"/>
        <w:outlineLvl w:val="2"/>
        <w:rPr>
          <w:rFonts w:ascii="宋体" w:hAnsi="宋体" w:eastAsia="宋体" w:cs="宋体"/>
          <w:b/>
          <w:vanish/>
          <w:sz w:val="28"/>
          <w:szCs w:val="22"/>
        </w:rPr>
      </w:pPr>
      <w:bookmarkStart w:id="45" w:name="_Toc18932695"/>
      <w:bookmarkEnd w:id="45"/>
      <w:bookmarkStart w:id="46" w:name="_Toc31499"/>
      <w:bookmarkEnd w:id="46"/>
      <w:bookmarkStart w:id="47" w:name="_Toc22870"/>
      <w:bookmarkEnd w:id="47"/>
      <w:bookmarkStart w:id="48" w:name="_Toc23153992"/>
      <w:bookmarkEnd w:id="48"/>
      <w:bookmarkStart w:id="49" w:name="_Toc19634992"/>
      <w:bookmarkEnd w:id="49"/>
    </w:p>
    <w:p w14:paraId="141222D7">
      <w:pPr>
        <w:pStyle w:val="27"/>
        <w:keepNext/>
        <w:keepLines/>
        <w:numPr>
          <w:ilvl w:val="2"/>
          <w:numId w:val="3"/>
        </w:numPr>
        <w:tabs>
          <w:tab w:val="left" w:pos="432"/>
          <w:tab w:val="left" w:pos="3272"/>
        </w:tabs>
        <w:spacing w:before="260" w:after="260" w:line="413" w:lineRule="auto"/>
        <w:ind w:firstLineChars="0"/>
        <w:outlineLvl w:val="2"/>
        <w:rPr>
          <w:rFonts w:ascii="宋体" w:hAnsi="宋体" w:eastAsia="宋体" w:cs="宋体"/>
          <w:b/>
          <w:vanish/>
          <w:sz w:val="28"/>
          <w:szCs w:val="22"/>
        </w:rPr>
      </w:pPr>
      <w:bookmarkStart w:id="50" w:name="_Toc19634993"/>
      <w:bookmarkEnd w:id="50"/>
      <w:bookmarkStart w:id="51" w:name="_Toc23153993"/>
      <w:bookmarkEnd w:id="51"/>
      <w:bookmarkStart w:id="52" w:name="_Toc14178"/>
      <w:bookmarkEnd w:id="52"/>
      <w:bookmarkStart w:id="53" w:name="_Toc17086"/>
      <w:bookmarkEnd w:id="53"/>
      <w:bookmarkStart w:id="54" w:name="_Toc18932696"/>
      <w:bookmarkEnd w:id="54"/>
    </w:p>
    <w:p w14:paraId="4193915D">
      <w:pPr>
        <w:pStyle w:val="4"/>
        <w:numPr>
          <w:ilvl w:val="2"/>
          <w:numId w:val="4"/>
        </w:numPr>
        <w:jc w:val="left"/>
        <w:rPr>
          <w:rFonts w:ascii="宋体" w:hAnsi="宋体" w:eastAsia="宋体" w:cs="宋体"/>
        </w:rPr>
      </w:pPr>
      <w:bookmarkStart w:id="55" w:name="_Toc2890"/>
      <w:r>
        <w:rPr>
          <w:rFonts w:hint="eastAsia" w:ascii="宋体" w:hAnsi="宋体" w:eastAsia="宋体" w:cs="宋体"/>
        </w:rPr>
        <w:t>互联网护理服务记录</w:t>
      </w:r>
      <w:bookmarkEnd w:id="55"/>
    </w:p>
    <w:p w14:paraId="00DB8A35">
      <w:pPr>
        <w:pStyle w:val="5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数据推送机制</w:t>
      </w:r>
    </w:p>
    <w:p w14:paraId="56A131E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/>
        <w:jc w:val="both"/>
        <w:rPr>
          <w:rFonts w:hint="eastAsia" w:ascii="宋体" w:hAnsi="宋体" w:eastAsia="宋体" w:cs="宋体"/>
          <w:kern w:val="2"/>
          <w:sz w:val="21"/>
          <w:szCs w:val="21"/>
        </w:rPr>
      </w:pPr>
      <w:r>
        <w:rPr>
          <w:rFonts w:hint="eastAsia" w:ascii="宋体" w:hAnsi="宋体" w:cs="宋体"/>
        </w:rPr>
        <w:t>开展互联网护理的医院，向平台推送互联网护理服务记录信息。</w:t>
      </w:r>
    </w:p>
    <w:p w14:paraId="0575D5C0">
      <w:pPr>
        <w:ind w:firstLine="420"/>
        <w:rPr>
          <w:rFonts w:ascii="宋体" w:hAnsi="宋体" w:cs="宋体"/>
        </w:rPr>
      </w:pPr>
    </w:p>
    <w:p w14:paraId="79FB4158">
      <w:pPr>
        <w:pStyle w:val="5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互联网护理服务记录推送接口</w:t>
      </w:r>
    </w:p>
    <w:tbl>
      <w:tblPr>
        <w:tblStyle w:val="15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2"/>
        <w:gridCol w:w="863"/>
        <w:gridCol w:w="850"/>
        <w:gridCol w:w="1843"/>
        <w:gridCol w:w="1589"/>
        <w:gridCol w:w="395"/>
        <w:gridCol w:w="2410"/>
      </w:tblGrid>
      <w:tr w14:paraId="5B6BC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2" w:type="dxa"/>
            <w:tcBorders>
              <w:bottom w:val="single" w:color="auto" w:sz="4" w:space="0"/>
            </w:tcBorders>
            <w:noWrap w:val="0"/>
            <w:vAlign w:val="top"/>
          </w:tcPr>
          <w:p w14:paraId="7A6C954D">
            <w:pPr>
              <w:jc w:val="center"/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操作名称</w:t>
            </w:r>
          </w:p>
        </w:tc>
        <w:tc>
          <w:tcPr>
            <w:tcW w:w="7950" w:type="dxa"/>
            <w:gridSpan w:val="6"/>
            <w:tcBorders>
              <w:bottom w:val="single" w:color="auto" w:sz="4" w:space="0"/>
            </w:tcBorders>
            <w:noWrap w:val="0"/>
            <w:vAlign w:val="top"/>
          </w:tcPr>
          <w:p w14:paraId="744DAF3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X-Service-Id=his.provinceDataUploadService, X-Service-Method=upload</w:t>
            </w:r>
            <w:r>
              <w:rPr>
                <w:rFonts w:ascii="宋体" w:hAnsi="宋体" w:cs="宋体"/>
              </w:rPr>
              <w:t>NursingServiceRecords</w:t>
            </w:r>
          </w:p>
        </w:tc>
      </w:tr>
      <w:tr w14:paraId="6132B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2" w:type="dxa"/>
            <w:tcBorders>
              <w:bottom w:val="single" w:color="auto" w:sz="4" w:space="0"/>
            </w:tcBorders>
            <w:noWrap w:val="0"/>
            <w:vAlign w:val="top"/>
          </w:tcPr>
          <w:p w14:paraId="3039D100">
            <w:pPr>
              <w:jc w:val="center"/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说明</w:t>
            </w:r>
          </w:p>
        </w:tc>
        <w:tc>
          <w:tcPr>
            <w:tcW w:w="7950" w:type="dxa"/>
            <w:gridSpan w:val="6"/>
            <w:tcBorders>
              <w:bottom w:val="single" w:color="auto" w:sz="4" w:space="0"/>
            </w:tcBorders>
            <w:noWrap w:val="0"/>
            <w:vAlign w:val="top"/>
          </w:tcPr>
          <w:p w14:paraId="4C93F51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向互联网医院监管平台推送互联网护理服务记录详细信息</w:t>
            </w:r>
          </w:p>
        </w:tc>
      </w:tr>
      <w:tr w14:paraId="42BBD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692" w:type="dxa"/>
            <w:shd w:val="clear" w:color="auto" w:fill="8DB3E2"/>
            <w:noWrap w:val="0"/>
            <w:vAlign w:val="top"/>
          </w:tcPr>
          <w:p w14:paraId="6759BF8D">
            <w:pPr>
              <w:jc w:val="center"/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类型</w:t>
            </w:r>
          </w:p>
        </w:tc>
        <w:tc>
          <w:tcPr>
            <w:tcW w:w="1713" w:type="dxa"/>
            <w:gridSpan w:val="2"/>
            <w:shd w:val="clear" w:color="auto" w:fill="8DB3E2"/>
            <w:noWrap w:val="0"/>
            <w:vAlign w:val="top"/>
          </w:tcPr>
          <w:p w14:paraId="0C3C475D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参数</w:t>
            </w:r>
          </w:p>
        </w:tc>
        <w:tc>
          <w:tcPr>
            <w:tcW w:w="1843" w:type="dxa"/>
            <w:shd w:val="clear" w:color="auto" w:fill="8DB3E2"/>
            <w:noWrap w:val="0"/>
            <w:vAlign w:val="top"/>
          </w:tcPr>
          <w:p w14:paraId="493B32AC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参数名称</w:t>
            </w:r>
          </w:p>
        </w:tc>
        <w:tc>
          <w:tcPr>
            <w:tcW w:w="1589" w:type="dxa"/>
            <w:shd w:val="clear" w:color="auto" w:fill="8DB3E2"/>
            <w:noWrap w:val="0"/>
            <w:vAlign w:val="top"/>
          </w:tcPr>
          <w:p w14:paraId="72AB37CB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字段类型</w:t>
            </w:r>
          </w:p>
        </w:tc>
        <w:tc>
          <w:tcPr>
            <w:tcW w:w="395" w:type="dxa"/>
            <w:shd w:val="clear" w:color="auto" w:fill="8DB3E2"/>
            <w:noWrap w:val="0"/>
            <w:vAlign w:val="top"/>
          </w:tcPr>
          <w:p w14:paraId="77F8C5A3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必输</w:t>
            </w:r>
          </w:p>
        </w:tc>
        <w:tc>
          <w:tcPr>
            <w:tcW w:w="2410" w:type="dxa"/>
            <w:shd w:val="clear" w:color="auto" w:fill="8DB3E2"/>
            <w:noWrap w:val="0"/>
            <w:vAlign w:val="top"/>
          </w:tcPr>
          <w:p w14:paraId="1C1FEF33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说明</w:t>
            </w:r>
          </w:p>
        </w:tc>
      </w:tr>
      <w:tr w14:paraId="152B4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2" w:type="dxa"/>
            <w:vMerge w:val="restart"/>
            <w:noWrap w:val="0"/>
            <w:vAlign w:val="top"/>
          </w:tcPr>
          <w:p w14:paraId="712DF19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输入List</w:t>
            </w:r>
          </w:p>
        </w:tc>
        <w:tc>
          <w:tcPr>
            <w:tcW w:w="1713" w:type="dxa"/>
            <w:gridSpan w:val="2"/>
            <w:noWrap w:val="0"/>
            <w:vAlign w:val="top"/>
          </w:tcPr>
          <w:p w14:paraId="17B7BD7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organID</w:t>
            </w:r>
          </w:p>
        </w:tc>
        <w:tc>
          <w:tcPr>
            <w:tcW w:w="1843" w:type="dxa"/>
            <w:noWrap w:val="0"/>
            <w:vAlign w:val="top"/>
          </w:tcPr>
          <w:p w14:paraId="255D1D1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机构唯一号</w:t>
            </w:r>
          </w:p>
        </w:tc>
        <w:tc>
          <w:tcPr>
            <w:tcW w:w="1589" w:type="dxa"/>
            <w:noWrap w:val="0"/>
            <w:vAlign w:val="top"/>
          </w:tcPr>
          <w:p w14:paraId="68CF749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Varchar(20)</w:t>
            </w:r>
          </w:p>
        </w:tc>
        <w:tc>
          <w:tcPr>
            <w:tcW w:w="395" w:type="dxa"/>
            <w:noWrap w:val="0"/>
            <w:vAlign w:val="top"/>
          </w:tcPr>
          <w:p w14:paraId="255500DC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410" w:type="dxa"/>
            <w:noWrap w:val="0"/>
            <w:vAlign w:val="top"/>
          </w:tcPr>
          <w:p w14:paraId="3D10DAE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全国统一的组织机构代码</w:t>
            </w:r>
          </w:p>
        </w:tc>
      </w:tr>
      <w:tr w14:paraId="07E67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2" w:type="dxa"/>
            <w:vMerge w:val="continue"/>
            <w:noWrap w:val="0"/>
            <w:vAlign w:val="top"/>
          </w:tcPr>
          <w:p w14:paraId="14A3CB1A">
            <w:pPr>
              <w:rPr>
                <w:rFonts w:ascii="宋体" w:hAnsi="宋体" w:cs="宋体"/>
              </w:rPr>
            </w:pPr>
          </w:p>
        </w:tc>
        <w:tc>
          <w:tcPr>
            <w:tcW w:w="1713" w:type="dxa"/>
            <w:gridSpan w:val="2"/>
            <w:noWrap w:val="0"/>
            <w:vAlign w:val="top"/>
          </w:tcPr>
          <w:p w14:paraId="7B1C691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unitID</w:t>
            </w:r>
          </w:p>
        </w:tc>
        <w:tc>
          <w:tcPr>
            <w:tcW w:w="1843" w:type="dxa"/>
            <w:noWrap w:val="0"/>
            <w:vAlign w:val="top"/>
          </w:tcPr>
          <w:p w14:paraId="58317EF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监管平台机构ID</w:t>
            </w:r>
          </w:p>
        </w:tc>
        <w:tc>
          <w:tcPr>
            <w:tcW w:w="1589" w:type="dxa"/>
            <w:noWrap w:val="0"/>
            <w:vAlign w:val="top"/>
          </w:tcPr>
          <w:p w14:paraId="773A952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395" w:type="dxa"/>
            <w:noWrap w:val="0"/>
            <w:vAlign w:val="top"/>
          </w:tcPr>
          <w:p w14:paraId="7E2AFF14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410" w:type="dxa"/>
            <w:noWrap w:val="0"/>
            <w:vAlign w:val="top"/>
          </w:tcPr>
          <w:p w14:paraId="5787D269">
            <w:pPr>
              <w:rPr>
                <w:rFonts w:hint="eastAsia" w:ascii="宋体" w:hAnsi="宋体" w:cs="宋体" w:eastAsiaTheme="minorEastAsia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平台分配，登录系统“秘钥生成及管理”处可查</w:t>
            </w:r>
          </w:p>
        </w:tc>
      </w:tr>
      <w:tr w14:paraId="77157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2" w:type="dxa"/>
            <w:vMerge w:val="continue"/>
            <w:noWrap w:val="0"/>
            <w:vAlign w:val="top"/>
          </w:tcPr>
          <w:p w14:paraId="60557267">
            <w:pPr>
              <w:rPr>
                <w:rFonts w:ascii="宋体" w:hAnsi="宋体" w:cs="宋体"/>
              </w:rPr>
            </w:pPr>
          </w:p>
        </w:tc>
        <w:tc>
          <w:tcPr>
            <w:tcW w:w="1713" w:type="dxa"/>
            <w:gridSpan w:val="2"/>
            <w:noWrap w:val="0"/>
            <w:vAlign w:val="top"/>
          </w:tcPr>
          <w:p w14:paraId="2759AF9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organName</w:t>
            </w:r>
          </w:p>
        </w:tc>
        <w:tc>
          <w:tcPr>
            <w:tcW w:w="1843" w:type="dxa"/>
            <w:noWrap w:val="0"/>
            <w:vAlign w:val="top"/>
          </w:tcPr>
          <w:p w14:paraId="5824754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机构名称</w:t>
            </w:r>
          </w:p>
        </w:tc>
        <w:tc>
          <w:tcPr>
            <w:tcW w:w="1589" w:type="dxa"/>
            <w:noWrap w:val="0"/>
            <w:vAlign w:val="top"/>
          </w:tcPr>
          <w:p w14:paraId="68D098B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395" w:type="dxa"/>
            <w:noWrap w:val="0"/>
            <w:vAlign w:val="top"/>
          </w:tcPr>
          <w:p w14:paraId="5775920B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410" w:type="dxa"/>
            <w:noWrap w:val="0"/>
            <w:vAlign w:val="top"/>
          </w:tcPr>
          <w:p w14:paraId="2E525667">
            <w:pPr>
              <w:rPr>
                <w:rFonts w:ascii="宋体" w:hAnsi="宋体" w:cs="宋体"/>
              </w:rPr>
            </w:pPr>
          </w:p>
        </w:tc>
      </w:tr>
      <w:tr w14:paraId="1E07C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2" w:type="dxa"/>
            <w:vMerge w:val="continue"/>
            <w:noWrap w:val="0"/>
            <w:vAlign w:val="top"/>
          </w:tcPr>
          <w:p w14:paraId="2062F578">
            <w:pPr>
              <w:rPr>
                <w:rFonts w:ascii="宋体" w:hAnsi="宋体" w:cs="宋体"/>
              </w:rPr>
            </w:pPr>
          </w:p>
        </w:tc>
        <w:tc>
          <w:tcPr>
            <w:tcW w:w="1713" w:type="dxa"/>
            <w:gridSpan w:val="2"/>
            <w:noWrap w:val="0"/>
            <w:vAlign w:val="top"/>
          </w:tcPr>
          <w:p w14:paraId="5E81671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hosCode</w:t>
            </w:r>
          </w:p>
        </w:tc>
        <w:tc>
          <w:tcPr>
            <w:tcW w:w="1843" w:type="dxa"/>
            <w:noWrap w:val="0"/>
            <w:vAlign w:val="top"/>
          </w:tcPr>
          <w:p w14:paraId="5E74C7B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院区代码</w:t>
            </w:r>
          </w:p>
        </w:tc>
        <w:tc>
          <w:tcPr>
            <w:tcW w:w="1589" w:type="dxa"/>
            <w:noWrap w:val="0"/>
            <w:vAlign w:val="top"/>
          </w:tcPr>
          <w:p w14:paraId="17AE376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Varchar(10)</w:t>
            </w:r>
          </w:p>
        </w:tc>
        <w:tc>
          <w:tcPr>
            <w:tcW w:w="395" w:type="dxa"/>
            <w:noWrap w:val="0"/>
            <w:vAlign w:val="top"/>
          </w:tcPr>
          <w:p w14:paraId="2F7871A4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410" w:type="dxa"/>
            <w:noWrap w:val="0"/>
            <w:vAlign w:val="top"/>
          </w:tcPr>
          <w:p w14:paraId="043AE974">
            <w:pPr>
              <w:rPr>
                <w:rFonts w:ascii="宋体" w:hAnsi="宋体" w:cs="宋体"/>
              </w:rPr>
            </w:pPr>
          </w:p>
        </w:tc>
      </w:tr>
      <w:tr w14:paraId="40743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2" w:type="dxa"/>
            <w:vMerge w:val="continue"/>
            <w:noWrap w:val="0"/>
            <w:vAlign w:val="top"/>
          </w:tcPr>
          <w:p w14:paraId="7B5FDC60">
            <w:pPr>
              <w:rPr>
                <w:rFonts w:ascii="宋体" w:hAnsi="宋体" w:cs="宋体"/>
              </w:rPr>
            </w:pPr>
          </w:p>
        </w:tc>
        <w:tc>
          <w:tcPr>
            <w:tcW w:w="1713" w:type="dxa"/>
            <w:gridSpan w:val="2"/>
            <w:noWrap w:val="0"/>
            <w:vAlign w:val="top"/>
          </w:tcPr>
          <w:p w14:paraId="1DFD591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hosName</w:t>
            </w:r>
          </w:p>
        </w:tc>
        <w:tc>
          <w:tcPr>
            <w:tcW w:w="1843" w:type="dxa"/>
            <w:noWrap w:val="0"/>
            <w:vAlign w:val="top"/>
          </w:tcPr>
          <w:p w14:paraId="6370D20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院区名称</w:t>
            </w:r>
          </w:p>
        </w:tc>
        <w:tc>
          <w:tcPr>
            <w:tcW w:w="1589" w:type="dxa"/>
            <w:noWrap w:val="0"/>
            <w:vAlign w:val="top"/>
          </w:tcPr>
          <w:p w14:paraId="0A26015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395" w:type="dxa"/>
            <w:noWrap w:val="0"/>
            <w:vAlign w:val="top"/>
          </w:tcPr>
          <w:p w14:paraId="6C950019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410" w:type="dxa"/>
            <w:noWrap w:val="0"/>
            <w:vAlign w:val="top"/>
          </w:tcPr>
          <w:p w14:paraId="7C8E0937">
            <w:pPr>
              <w:rPr>
                <w:rFonts w:ascii="宋体" w:hAnsi="宋体" w:cs="宋体"/>
              </w:rPr>
            </w:pPr>
          </w:p>
        </w:tc>
      </w:tr>
      <w:tr w14:paraId="469A0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2" w:type="dxa"/>
            <w:vMerge w:val="continue"/>
            <w:noWrap w:val="0"/>
            <w:vAlign w:val="top"/>
          </w:tcPr>
          <w:p w14:paraId="58010AFB">
            <w:pPr>
              <w:rPr>
                <w:rFonts w:ascii="宋体" w:hAnsi="宋体" w:cs="宋体"/>
              </w:rPr>
            </w:pPr>
          </w:p>
        </w:tc>
        <w:tc>
          <w:tcPr>
            <w:tcW w:w="1713" w:type="dxa"/>
            <w:gridSpan w:val="2"/>
            <w:noWrap w:val="0"/>
            <w:vAlign w:val="top"/>
          </w:tcPr>
          <w:p w14:paraId="2996622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bussID</w:t>
            </w:r>
          </w:p>
        </w:tc>
        <w:tc>
          <w:tcPr>
            <w:tcW w:w="1843" w:type="dxa"/>
            <w:noWrap w:val="0"/>
            <w:vAlign w:val="top"/>
          </w:tcPr>
          <w:p w14:paraId="454ABAE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互联网护理服务记录Id</w:t>
            </w:r>
          </w:p>
        </w:tc>
        <w:tc>
          <w:tcPr>
            <w:tcW w:w="1589" w:type="dxa"/>
            <w:noWrap w:val="0"/>
            <w:vAlign w:val="top"/>
          </w:tcPr>
          <w:p w14:paraId="1B3596D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5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395" w:type="dxa"/>
            <w:noWrap w:val="0"/>
            <w:vAlign w:val="top"/>
          </w:tcPr>
          <w:p w14:paraId="79E24862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Y</w:t>
            </w:r>
          </w:p>
        </w:tc>
        <w:tc>
          <w:tcPr>
            <w:tcW w:w="2410" w:type="dxa"/>
            <w:noWrap w:val="0"/>
            <w:vAlign w:val="top"/>
          </w:tcPr>
          <w:p w14:paraId="3862E6B0">
            <w:pPr>
              <w:rPr>
                <w:rFonts w:ascii="宋体" w:hAnsi="宋体" w:cs="宋体"/>
              </w:rPr>
            </w:pPr>
          </w:p>
        </w:tc>
      </w:tr>
      <w:tr w14:paraId="6267E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2" w:type="dxa"/>
            <w:vMerge w:val="continue"/>
            <w:noWrap w:val="0"/>
            <w:vAlign w:val="top"/>
          </w:tcPr>
          <w:p w14:paraId="77277936">
            <w:pPr>
              <w:rPr>
                <w:rFonts w:ascii="宋体" w:hAnsi="宋体" w:cs="宋体"/>
              </w:rPr>
            </w:pPr>
          </w:p>
        </w:tc>
        <w:tc>
          <w:tcPr>
            <w:tcW w:w="1713" w:type="dxa"/>
            <w:gridSpan w:val="2"/>
            <w:noWrap w:val="0"/>
            <w:vAlign w:val="top"/>
          </w:tcPr>
          <w:p w14:paraId="5438E14B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businessType</w:t>
            </w:r>
          </w:p>
        </w:tc>
        <w:tc>
          <w:tcPr>
            <w:tcW w:w="1843" w:type="dxa"/>
            <w:noWrap w:val="0"/>
            <w:vAlign w:val="top"/>
          </w:tcPr>
          <w:p w14:paraId="54FB976D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拟开通的护理服务类型</w:t>
            </w:r>
          </w:p>
        </w:tc>
        <w:tc>
          <w:tcPr>
            <w:tcW w:w="1589" w:type="dxa"/>
            <w:noWrap w:val="0"/>
            <w:vAlign w:val="top"/>
          </w:tcPr>
          <w:p w14:paraId="6840AEF0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Varchar(6)</w:t>
            </w:r>
          </w:p>
        </w:tc>
        <w:tc>
          <w:tcPr>
            <w:tcW w:w="395" w:type="dxa"/>
            <w:noWrap w:val="0"/>
            <w:vAlign w:val="top"/>
          </w:tcPr>
          <w:p w14:paraId="3203EAFF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410" w:type="dxa"/>
            <w:noWrap w:val="0"/>
            <w:vAlign w:val="top"/>
          </w:tcPr>
          <w:p w14:paraId="5C08395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</w:t>
            </w:r>
            <w:r>
              <w:rPr>
                <w:rFonts w:ascii="宋体" w:hAnsi="宋体" w:cs="宋体"/>
              </w:rPr>
              <w:t xml:space="preserve">1 </w:t>
            </w:r>
            <w:r>
              <w:rPr>
                <w:rFonts w:hint="eastAsia" w:ascii="宋体" w:hAnsi="宋体" w:cs="宋体"/>
              </w:rPr>
              <w:t xml:space="preserve">健康促进 </w:t>
            </w:r>
            <w:r>
              <w:rPr>
                <w:rFonts w:ascii="宋体" w:hAnsi="宋体" w:cs="宋体"/>
              </w:rPr>
              <w:t xml:space="preserve">02 </w:t>
            </w:r>
            <w:r>
              <w:rPr>
                <w:rFonts w:hint="eastAsia" w:ascii="宋体" w:hAnsi="宋体" w:cs="宋体"/>
              </w:rPr>
              <w:t xml:space="preserve">常用临床护理 </w:t>
            </w:r>
            <w:r>
              <w:rPr>
                <w:rFonts w:ascii="宋体" w:hAnsi="宋体" w:cs="宋体"/>
              </w:rPr>
              <w:t xml:space="preserve">03 </w:t>
            </w:r>
            <w:r>
              <w:rPr>
                <w:rFonts w:hint="eastAsia" w:ascii="宋体" w:hAnsi="宋体" w:cs="宋体"/>
              </w:rPr>
              <w:t>专科护理</w:t>
            </w:r>
          </w:p>
        </w:tc>
      </w:tr>
      <w:tr w14:paraId="102CD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2" w:type="dxa"/>
            <w:vMerge w:val="continue"/>
            <w:noWrap w:val="0"/>
            <w:vAlign w:val="top"/>
          </w:tcPr>
          <w:p w14:paraId="5FF7EBFC">
            <w:pPr>
              <w:rPr>
                <w:rFonts w:ascii="宋体" w:hAnsi="宋体" w:cs="宋体"/>
              </w:rPr>
            </w:pPr>
          </w:p>
        </w:tc>
        <w:tc>
          <w:tcPr>
            <w:tcW w:w="1713" w:type="dxa"/>
            <w:gridSpan w:val="2"/>
            <w:noWrap w:val="0"/>
            <w:vAlign w:val="top"/>
          </w:tcPr>
          <w:p w14:paraId="426E9C6B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business</w:t>
            </w:r>
            <w:r>
              <w:rPr>
                <w:rFonts w:ascii="宋体" w:hAnsi="宋体" w:cs="宋体"/>
              </w:rPr>
              <w:t>I</w:t>
            </w:r>
            <w:r>
              <w:rPr>
                <w:rFonts w:hint="eastAsia" w:ascii="宋体" w:hAnsi="宋体" w:cs="宋体"/>
              </w:rPr>
              <w:t>tem</w:t>
            </w:r>
          </w:p>
        </w:tc>
        <w:tc>
          <w:tcPr>
            <w:tcW w:w="1843" w:type="dxa"/>
            <w:noWrap w:val="0"/>
            <w:vAlign w:val="top"/>
          </w:tcPr>
          <w:p w14:paraId="46C922B9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拟开通的护理服务项目</w:t>
            </w:r>
          </w:p>
        </w:tc>
        <w:tc>
          <w:tcPr>
            <w:tcW w:w="1589" w:type="dxa"/>
            <w:noWrap w:val="0"/>
            <w:vAlign w:val="top"/>
          </w:tcPr>
          <w:p w14:paraId="0E64F6FA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Varchar(6)</w:t>
            </w:r>
          </w:p>
        </w:tc>
        <w:tc>
          <w:tcPr>
            <w:tcW w:w="395" w:type="dxa"/>
            <w:noWrap w:val="0"/>
            <w:vAlign w:val="top"/>
          </w:tcPr>
          <w:p w14:paraId="30BD5B62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Y</w:t>
            </w:r>
          </w:p>
        </w:tc>
        <w:tc>
          <w:tcPr>
            <w:tcW w:w="2410" w:type="dxa"/>
            <w:noWrap w:val="0"/>
            <w:vAlign w:val="top"/>
          </w:tcPr>
          <w:p w14:paraId="01D9BA85">
            <w:pPr>
              <w:rPr>
                <w:rFonts w:ascii="宋体" w:hAnsi="宋体" w:cs="宋体"/>
              </w:rPr>
            </w:pPr>
            <w:r>
              <w:fldChar w:fldCharType="begin"/>
            </w:r>
            <w:r>
              <w:instrText xml:space="preserve"> HYPERLINK \l "_互联网护理服务项目字典" </w:instrText>
            </w:r>
            <w:r>
              <w:fldChar w:fldCharType="separate"/>
            </w:r>
            <w:r>
              <w:rPr>
                <w:rStyle w:val="19"/>
                <w:rFonts w:hint="eastAsia" w:ascii="宋体" w:hAnsi="宋体" w:cs="宋体"/>
              </w:rPr>
              <w:t>互联网护理服务项目字典</w:t>
            </w:r>
            <w:r>
              <w:rPr>
                <w:rStyle w:val="20"/>
                <w:rFonts w:hint="eastAsia" w:ascii="宋体" w:hAnsi="宋体" w:cs="宋体"/>
              </w:rPr>
              <w:fldChar w:fldCharType="end"/>
            </w:r>
          </w:p>
        </w:tc>
      </w:tr>
      <w:tr w14:paraId="548D7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2" w:type="dxa"/>
            <w:vMerge w:val="continue"/>
            <w:shd w:val="clear" w:color="auto" w:fill="auto"/>
            <w:noWrap w:val="0"/>
            <w:vAlign w:val="top"/>
          </w:tcPr>
          <w:p w14:paraId="03956E06">
            <w:pPr>
              <w:rPr>
                <w:rFonts w:ascii="宋体" w:hAnsi="宋体" w:cs="宋体"/>
              </w:rPr>
            </w:pPr>
          </w:p>
        </w:tc>
        <w:tc>
          <w:tcPr>
            <w:tcW w:w="1713" w:type="dxa"/>
            <w:gridSpan w:val="2"/>
            <w:shd w:val="clear" w:color="auto" w:fill="00B0F0"/>
            <w:noWrap w:val="0"/>
            <w:vAlign w:val="top"/>
          </w:tcPr>
          <w:p w14:paraId="6C46164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b/>
                <w:bCs/>
              </w:rPr>
              <w:t>nu</w:t>
            </w:r>
            <w:r>
              <w:rPr>
                <w:rFonts w:ascii="宋体" w:hAnsi="宋体" w:cs="宋体"/>
                <w:b/>
                <w:bCs/>
              </w:rPr>
              <w:t>rse</w:t>
            </w:r>
            <w:r>
              <w:rPr>
                <w:rFonts w:hint="eastAsia" w:ascii="宋体" w:hAnsi="宋体" w:cs="宋体"/>
                <w:b/>
                <w:bCs/>
              </w:rPr>
              <w:t>List</w:t>
            </w:r>
          </w:p>
        </w:tc>
        <w:tc>
          <w:tcPr>
            <w:tcW w:w="1843" w:type="dxa"/>
            <w:shd w:val="clear" w:color="auto" w:fill="00B0F0"/>
            <w:noWrap w:val="0"/>
            <w:vAlign w:val="top"/>
          </w:tcPr>
          <w:p w14:paraId="033DFCB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b/>
                <w:bCs/>
              </w:rPr>
              <w:t>执行护士列表</w:t>
            </w:r>
          </w:p>
        </w:tc>
        <w:tc>
          <w:tcPr>
            <w:tcW w:w="1589" w:type="dxa"/>
            <w:shd w:val="clear" w:color="auto" w:fill="00B0F0"/>
            <w:noWrap w:val="0"/>
            <w:vAlign w:val="top"/>
          </w:tcPr>
          <w:p w14:paraId="7EBA295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b/>
                <w:bCs/>
              </w:rPr>
              <w:t>字段类型</w:t>
            </w:r>
          </w:p>
        </w:tc>
        <w:tc>
          <w:tcPr>
            <w:tcW w:w="395" w:type="dxa"/>
            <w:shd w:val="clear" w:color="auto" w:fill="00B0F0"/>
            <w:noWrap w:val="0"/>
            <w:vAlign w:val="top"/>
          </w:tcPr>
          <w:p w14:paraId="281877E2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b/>
                <w:bCs/>
              </w:rPr>
              <w:t>Y</w:t>
            </w:r>
          </w:p>
        </w:tc>
        <w:tc>
          <w:tcPr>
            <w:tcW w:w="2410" w:type="dxa"/>
            <w:shd w:val="clear" w:color="auto" w:fill="00B0F0"/>
            <w:noWrap w:val="0"/>
            <w:vAlign w:val="top"/>
          </w:tcPr>
          <w:p w14:paraId="205EB8B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b/>
                <w:bCs/>
              </w:rPr>
              <w:t xml:space="preserve">执行护士信息 </w:t>
            </w:r>
          </w:p>
        </w:tc>
      </w:tr>
      <w:tr w14:paraId="24E53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2" w:type="dxa"/>
            <w:vMerge w:val="continue"/>
            <w:noWrap w:val="0"/>
            <w:vAlign w:val="top"/>
          </w:tcPr>
          <w:p w14:paraId="79C8B3C3">
            <w:pPr>
              <w:rPr>
                <w:rFonts w:ascii="宋体" w:hAnsi="宋体" w:cs="宋体"/>
              </w:rPr>
            </w:pPr>
          </w:p>
        </w:tc>
        <w:tc>
          <w:tcPr>
            <w:tcW w:w="863" w:type="dxa"/>
            <w:vMerge w:val="restart"/>
            <w:noWrap w:val="0"/>
            <w:vAlign w:val="top"/>
          </w:tcPr>
          <w:p w14:paraId="0E8DD7D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b/>
                <w:bCs/>
              </w:rPr>
              <w:t>[0..1]</w:t>
            </w:r>
          </w:p>
        </w:tc>
        <w:tc>
          <w:tcPr>
            <w:tcW w:w="850" w:type="dxa"/>
            <w:noWrap w:val="0"/>
            <w:vAlign w:val="top"/>
          </w:tcPr>
          <w:p w14:paraId="2CD33B1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s</w:t>
            </w:r>
            <w:r>
              <w:rPr>
                <w:rFonts w:hint="eastAsia" w:ascii="宋体" w:hAnsi="宋体" w:cs="宋体"/>
              </w:rPr>
              <w:t>ubjectCode</w:t>
            </w:r>
          </w:p>
        </w:tc>
        <w:tc>
          <w:tcPr>
            <w:tcW w:w="1843" w:type="dxa"/>
            <w:noWrap w:val="0"/>
            <w:vAlign w:val="top"/>
          </w:tcPr>
          <w:p w14:paraId="1E456EF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护理护士所属专业代码（科目代码）</w:t>
            </w:r>
          </w:p>
        </w:tc>
        <w:tc>
          <w:tcPr>
            <w:tcW w:w="1589" w:type="dxa"/>
            <w:noWrap w:val="0"/>
            <w:vAlign w:val="top"/>
          </w:tcPr>
          <w:p w14:paraId="106A1CE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Varchar(10)</w:t>
            </w:r>
          </w:p>
        </w:tc>
        <w:tc>
          <w:tcPr>
            <w:tcW w:w="395" w:type="dxa"/>
            <w:noWrap w:val="0"/>
            <w:vAlign w:val="top"/>
          </w:tcPr>
          <w:p w14:paraId="1B97540F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410" w:type="dxa"/>
            <w:noWrap w:val="0"/>
            <w:vAlign w:val="top"/>
          </w:tcPr>
          <w:p w14:paraId="581EAE5A">
            <w:pPr>
              <w:rPr>
                <w:rFonts w:ascii="宋体" w:hAnsi="宋体" w:cs="宋体"/>
              </w:rPr>
            </w:pPr>
            <w:r>
              <w:fldChar w:fldCharType="begin"/>
            </w:r>
            <w:r>
              <w:instrText xml:space="preserve"> HYPERLINK \l "_国家诊疗科目字典（专科字典）" </w:instrText>
            </w:r>
            <w:r>
              <w:fldChar w:fldCharType="separate"/>
            </w:r>
            <w:r>
              <w:rPr>
                <w:rStyle w:val="19"/>
                <w:rFonts w:hint="eastAsia" w:ascii="宋体" w:hAnsi="宋体" w:cs="宋体"/>
              </w:rPr>
              <w:t>国家诊疗科目编码</w:t>
            </w:r>
            <w:r>
              <w:rPr>
                <w:rStyle w:val="19"/>
                <w:rFonts w:hint="eastAsia" w:ascii="宋体" w:hAnsi="宋体" w:cs="宋体"/>
              </w:rPr>
              <w:fldChar w:fldCharType="end"/>
            </w:r>
          </w:p>
        </w:tc>
      </w:tr>
      <w:tr w14:paraId="1117A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2" w:type="dxa"/>
            <w:vMerge w:val="continue"/>
            <w:noWrap w:val="0"/>
            <w:vAlign w:val="top"/>
          </w:tcPr>
          <w:p w14:paraId="38D188F8">
            <w:pPr>
              <w:rPr>
                <w:rFonts w:ascii="宋体" w:hAnsi="宋体" w:cs="宋体"/>
              </w:rPr>
            </w:pPr>
          </w:p>
        </w:tc>
        <w:tc>
          <w:tcPr>
            <w:tcW w:w="863" w:type="dxa"/>
            <w:vMerge w:val="continue"/>
            <w:noWrap w:val="0"/>
            <w:vAlign w:val="top"/>
          </w:tcPr>
          <w:p w14:paraId="037C3148">
            <w:pPr>
              <w:rPr>
                <w:rFonts w:ascii="宋体" w:hAnsi="宋体" w:cs="宋体"/>
              </w:rPr>
            </w:pPr>
          </w:p>
        </w:tc>
        <w:tc>
          <w:tcPr>
            <w:tcW w:w="850" w:type="dxa"/>
            <w:noWrap w:val="0"/>
            <w:vAlign w:val="top"/>
          </w:tcPr>
          <w:p w14:paraId="46C3423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s</w:t>
            </w:r>
            <w:r>
              <w:rPr>
                <w:rFonts w:hint="eastAsia" w:ascii="宋体" w:hAnsi="宋体" w:cs="宋体"/>
              </w:rPr>
              <w:t>ubjectName</w:t>
            </w:r>
          </w:p>
        </w:tc>
        <w:tc>
          <w:tcPr>
            <w:tcW w:w="1843" w:type="dxa"/>
            <w:noWrap w:val="0"/>
            <w:vAlign w:val="top"/>
          </w:tcPr>
          <w:p w14:paraId="644D49A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护理护士所属专业名称（科目名称）</w:t>
            </w:r>
          </w:p>
        </w:tc>
        <w:tc>
          <w:tcPr>
            <w:tcW w:w="1589" w:type="dxa"/>
            <w:noWrap w:val="0"/>
            <w:vAlign w:val="top"/>
          </w:tcPr>
          <w:p w14:paraId="7E3A7FA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Varchar(30)</w:t>
            </w:r>
          </w:p>
        </w:tc>
        <w:tc>
          <w:tcPr>
            <w:tcW w:w="395" w:type="dxa"/>
            <w:noWrap w:val="0"/>
            <w:vAlign w:val="top"/>
          </w:tcPr>
          <w:p w14:paraId="4496FC9E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410" w:type="dxa"/>
            <w:noWrap w:val="0"/>
            <w:vAlign w:val="top"/>
          </w:tcPr>
          <w:p w14:paraId="419A85A3">
            <w:pPr>
              <w:rPr>
                <w:rFonts w:ascii="宋体" w:hAnsi="宋体" w:cs="宋体"/>
              </w:rPr>
            </w:pPr>
          </w:p>
        </w:tc>
      </w:tr>
      <w:tr w14:paraId="2F8EE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2" w:type="dxa"/>
            <w:vMerge w:val="continue"/>
            <w:noWrap w:val="0"/>
            <w:vAlign w:val="top"/>
          </w:tcPr>
          <w:p w14:paraId="772DE949">
            <w:pPr>
              <w:rPr>
                <w:rFonts w:ascii="宋体" w:hAnsi="宋体" w:cs="宋体"/>
              </w:rPr>
            </w:pPr>
          </w:p>
        </w:tc>
        <w:tc>
          <w:tcPr>
            <w:tcW w:w="863" w:type="dxa"/>
            <w:vMerge w:val="continue"/>
            <w:noWrap w:val="0"/>
            <w:vAlign w:val="top"/>
          </w:tcPr>
          <w:p w14:paraId="6595B74F">
            <w:pPr>
              <w:rPr>
                <w:rFonts w:ascii="宋体" w:hAnsi="宋体" w:cs="宋体"/>
              </w:rPr>
            </w:pPr>
          </w:p>
        </w:tc>
        <w:tc>
          <w:tcPr>
            <w:tcW w:w="850" w:type="dxa"/>
            <w:noWrap w:val="0"/>
            <w:vAlign w:val="top"/>
          </w:tcPr>
          <w:p w14:paraId="65A2FD6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deptID</w:t>
            </w:r>
          </w:p>
        </w:tc>
        <w:tc>
          <w:tcPr>
            <w:tcW w:w="1843" w:type="dxa"/>
            <w:noWrap w:val="0"/>
            <w:vAlign w:val="top"/>
          </w:tcPr>
          <w:p w14:paraId="6EE5ADB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护士所属科室代码</w:t>
            </w:r>
          </w:p>
        </w:tc>
        <w:tc>
          <w:tcPr>
            <w:tcW w:w="1589" w:type="dxa"/>
            <w:noWrap w:val="0"/>
            <w:vAlign w:val="top"/>
          </w:tcPr>
          <w:p w14:paraId="01B2989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Varchar(10)</w:t>
            </w:r>
          </w:p>
        </w:tc>
        <w:tc>
          <w:tcPr>
            <w:tcW w:w="395" w:type="dxa"/>
            <w:noWrap w:val="0"/>
            <w:vAlign w:val="top"/>
          </w:tcPr>
          <w:p w14:paraId="51D0E079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410" w:type="dxa"/>
            <w:noWrap w:val="0"/>
            <w:vAlign w:val="top"/>
          </w:tcPr>
          <w:p w14:paraId="150AF3BF">
            <w:pPr>
              <w:jc w:val="left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见科室码表，</w:t>
            </w:r>
            <w:r>
              <w:rPr>
                <w:rFonts w:hint="eastAsia" w:ascii="宋体" w:hAnsi="宋体" w:cs="宋体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lang w:val="en-US" w:eastAsia="zh-CN"/>
              </w:rPr>
              <w:instrText xml:space="preserve"> HYPERLINK \l "_科室类别字典" </w:instrText>
            </w:r>
            <w:r>
              <w:rPr>
                <w:rFonts w:hint="eastAsia" w:ascii="宋体" w:hAnsi="宋体" w:cs="宋体"/>
                <w:lang w:val="en-US" w:eastAsia="zh-CN"/>
              </w:rPr>
              <w:fldChar w:fldCharType="separate"/>
            </w:r>
            <w:r>
              <w:rPr>
                <w:rStyle w:val="20"/>
                <w:rFonts w:hint="eastAsia" w:ascii="宋体" w:hAnsi="宋体" w:cs="宋体"/>
                <w:lang w:val="en-US" w:eastAsia="zh-CN"/>
              </w:rPr>
              <w:t>科室类别字典</w:t>
            </w:r>
            <w:r>
              <w:rPr>
                <w:rFonts w:hint="eastAsia" w:ascii="宋体" w:hAnsi="宋体" w:cs="宋体"/>
                <w:lang w:val="en-US" w:eastAsia="zh-CN"/>
              </w:rPr>
              <w:fldChar w:fldCharType="end"/>
            </w:r>
          </w:p>
        </w:tc>
      </w:tr>
      <w:tr w14:paraId="7C47E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2" w:type="dxa"/>
            <w:vMerge w:val="continue"/>
            <w:noWrap w:val="0"/>
            <w:vAlign w:val="top"/>
          </w:tcPr>
          <w:p w14:paraId="62400FCC">
            <w:pPr>
              <w:rPr>
                <w:rFonts w:ascii="宋体" w:hAnsi="宋体" w:cs="宋体"/>
              </w:rPr>
            </w:pPr>
          </w:p>
        </w:tc>
        <w:tc>
          <w:tcPr>
            <w:tcW w:w="863" w:type="dxa"/>
            <w:vMerge w:val="continue"/>
            <w:noWrap w:val="0"/>
            <w:vAlign w:val="top"/>
          </w:tcPr>
          <w:p w14:paraId="02BE2B12">
            <w:pPr>
              <w:rPr>
                <w:rFonts w:ascii="宋体" w:hAnsi="宋体" w:cs="宋体"/>
              </w:rPr>
            </w:pPr>
          </w:p>
        </w:tc>
        <w:tc>
          <w:tcPr>
            <w:tcW w:w="850" w:type="dxa"/>
            <w:noWrap w:val="0"/>
            <w:vAlign w:val="top"/>
          </w:tcPr>
          <w:p w14:paraId="029BADF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deptName</w:t>
            </w:r>
          </w:p>
        </w:tc>
        <w:tc>
          <w:tcPr>
            <w:tcW w:w="1843" w:type="dxa"/>
            <w:noWrap w:val="0"/>
            <w:vAlign w:val="top"/>
          </w:tcPr>
          <w:p w14:paraId="6711799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护士所属科室名称</w:t>
            </w:r>
          </w:p>
        </w:tc>
        <w:tc>
          <w:tcPr>
            <w:tcW w:w="1589" w:type="dxa"/>
            <w:noWrap w:val="0"/>
            <w:vAlign w:val="top"/>
          </w:tcPr>
          <w:p w14:paraId="061F8BB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Varchar(30)</w:t>
            </w:r>
          </w:p>
        </w:tc>
        <w:tc>
          <w:tcPr>
            <w:tcW w:w="395" w:type="dxa"/>
            <w:noWrap w:val="0"/>
            <w:vAlign w:val="top"/>
          </w:tcPr>
          <w:p w14:paraId="6C29FC9C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410" w:type="dxa"/>
            <w:noWrap w:val="0"/>
            <w:vAlign w:val="top"/>
          </w:tcPr>
          <w:p w14:paraId="6FAAE30D"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具体科室名称，如三级医院内科可能有内科一内科二等以实际名称填写</w:t>
            </w:r>
          </w:p>
        </w:tc>
      </w:tr>
      <w:tr w14:paraId="4E48E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2" w:type="dxa"/>
            <w:vMerge w:val="continue"/>
            <w:noWrap w:val="0"/>
            <w:vAlign w:val="top"/>
          </w:tcPr>
          <w:p w14:paraId="06FEE37E">
            <w:pPr>
              <w:rPr>
                <w:rFonts w:ascii="宋体" w:hAnsi="宋体" w:cs="宋体"/>
              </w:rPr>
            </w:pPr>
          </w:p>
        </w:tc>
        <w:tc>
          <w:tcPr>
            <w:tcW w:w="863" w:type="dxa"/>
            <w:vMerge w:val="continue"/>
            <w:noWrap w:val="0"/>
            <w:vAlign w:val="top"/>
          </w:tcPr>
          <w:p w14:paraId="704C67D2">
            <w:pPr>
              <w:rPr>
                <w:rFonts w:ascii="宋体" w:hAnsi="宋体" w:cs="宋体"/>
              </w:rPr>
            </w:pPr>
          </w:p>
        </w:tc>
        <w:tc>
          <w:tcPr>
            <w:tcW w:w="850" w:type="dxa"/>
            <w:noWrap w:val="0"/>
            <w:vAlign w:val="top"/>
          </w:tcPr>
          <w:p w14:paraId="4CDE2AC4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nurse</w:t>
            </w:r>
            <w:r>
              <w:rPr>
                <w:rFonts w:hint="eastAsia" w:ascii="宋体" w:hAnsi="宋体" w:cs="宋体"/>
              </w:rPr>
              <w:t>Id</w:t>
            </w:r>
          </w:p>
        </w:tc>
        <w:tc>
          <w:tcPr>
            <w:tcW w:w="1843" w:type="dxa"/>
            <w:noWrap w:val="0"/>
            <w:vAlign w:val="top"/>
          </w:tcPr>
          <w:p w14:paraId="04CF591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护士ID</w:t>
            </w:r>
          </w:p>
        </w:tc>
        <w:tc>
          <w:tcPr>
            <w:tcW w:w="1589" w:type="dxa"/>
            <w:noWrap w:val="0"/>
            <w:vAlign w:val="top"/>
          </w:tcPr>
          <w:p w14:paraId="4848BE8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5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395" w:type="dxa"/>
            <w:noWrap w:val="0"/>
            <w:vAlign w:val="top"/>
          </w:tcPr>
          <w:p w14:paraId="18D5EE6E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410" w:type="dxa"/>
            <w:noWrap w:val="0"/>
            <w:vAlign w:val="top"/>
          </w:tcPr>
          <w:p w14:paraId="6D5786C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所属医院系统工号</w:t>
            </w:r>
          </w:p>
        </w:tc>
      </w:tr>
      <w:tr w14:paraId="56A33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2" w:type="dxa"/>
            <w:vMerge w:val="continue"/>
            <w:noWrap w:val="0"/>
            <w:vAlign w:val="top"/>
          </w:tcPr>
          <w:p w14:paraId="0CD873FC">
            <w:pPr>
              <w:rPr>
                <w:rFonts w:ascii="宋体" w:hAnsi="宋体" w:cs="宋体"/>
              </w:rPr>
            </w:pPr>
          </w:p>
        </w:tc>
        <w:tc>
          <w:tcPr>
            <w:tcW w:w="863" w:type="dxa"/>
            <w:vMerge w:val="continue"/>
            <w:noWrap w:val="0"/>
            <w:vAlign w:val="top"/>
          </w:tcPr>
          <w:p w14:paraId="53371226">
            <w:pPr>
              <w:rPr>
                <w:rFonts w:ascii="宋体" w:hAnsi="宋体" w:cs="宋体"/>
              </w:rPr>
            </w:pPr>
          </w:p>
        </w:tc>
        <w:tc>
          <w:tcPr>
            <w:tcW w:w="850" w:type="dxa"/>
            <w:noWrap w:val="0"/>
            <w:vAlign w:val="top"/>
          </w:tcPr>
          <w:p w14:paraId="1E63773B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nurse</w:t>
            </w:r>
            <w:r>
              <w:rPr>
                <w:rFonts w:hint="eastAsia" w:ascii="宋体" w:hAnsi="宋体" w:cs="宋体"/>
              </w:rPr>
              <w:t>CertID</w:t>
            </w:r>
          </w:p>
        </w:tc>
        <w:tc>
          <w:tcPr>
            <w:tcW w:w="1843" w:type="dxa"/>
            <w:noWrap w:val="0"/>
            <w:vAlign w:val="top"/>
          </w:tcPr>
          <w:p w14:paraId="25A2D3B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护士身份证号</w:t>
            </w:r>
          </w:p>
        </w:tc>
        <w:tc>
          <w:tcPr>
            <w:tcW w:w="1589" w:type="dxa"/>
            <w:noWrap w:val="0"/>
            <w:vAlign w:val="top"/>
          </w:tcPr>
          <w:p w14:paraId="1B69A62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Varchar(18)</w:t>
            </w:r>
          </w:p>
        </w:tc>
        <w:tc>
          <w:tcPr>
            <w:tcW w:w="395" w:type="dxa"/>
            <w:noWrap w:val="0"/>
            <w:vAlign w:val="top"/>
          </w:tcPr>
          <w:p w14:paraId="61201123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410" w:type="dxa"/>
            <w:noWrap w:val="0"/>
            <w:vAlign w:val="top"/>
          </w:tcPr>
          <w:p w14:paraId="69FD5D76">
            <w:pPr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66360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2" w:type="dxa"/>
            <w:vMerge w:val="continue"/>
            <w:noWrap w:val="0"/>
            <w:vAlign w:val="top"/>
          </w:tcPr>
          <w:p w14:paraId="51024508">
            <w:pPr>
              <w:rPr>
                <w:rFonts w:ascii="宋体" w:hAnsi="宋体" w:cs="宋体"/>
              </w:rPr>
            </w:pPr>
          </w:p>
        </w:tc>
        <w:tc>
          <w:tcPr>
            <w:tcW w:w="863" w:type="dxa"/>
            <w:vMerge w:val="continue"/>
            <w:noWrap w:val="0"/>
            <w:vAlign w:val="top"/>
          </w:tcPr>
          <w:p w14:paraId="5DCE88F5">
            <w:pPr>
              <w:rPr>
                <w:rFonts w:ascii="宋体" w:hAnsi="宋体" w:cs="宋体"/>
              </w:rPr>
            </w:pPr>
          </w:p>
        </w:tc>
        <w:tc>
          <w:tcPr>
            <w:tcW w:w="850" w:type="dxa"/>
            <w:noWrap w:val="0"/>
            <w:vAlign w:val="top"/>
          </w:tcPr>
          <w:p w14:paraId="38CAF3EC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nurse</w:t>
            </w:r>
            <w:r>
              <w:rPr>
                <w:rFonts w:hint="eastAsia" w:ascii="宋体" w:hAnsi="宋体" w:cs="宋体"/>
              </w:rPr>
              <w:t>Name</w:t>
            </w:r>
          </w:p>
        </w:tc>
        <w:tc>
          <w:tcPr>
            <w:tcW w:w="1843" w:type="dxa"/>
            <w:noWrap w:val="0"/>
            <w:vAlign w:val="top"/>
          </w:tcPr>
          <w:p w14:paraId="73F5255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护士姓名</w:t>
            </w:r>
          </w:p>
        </w:tc>
        <w:tc>
          <w:tcPr>
            <w:tcW w:w="1589" w:type="dxa"/>
            <w:noWrap w:val="0"/>
            <w:vAlign w:val="top"/>
          </w:tcPr>
          <w:p w14:paraId="629D113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395" w:type="dxa"/>
            <w:noWrap w:val="0"/>
            <w:vAlign w:val="top"/>
          </w:tcPr>
          <w:p w14:paraId="578206F4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410" w:type="dxa"/>
            <w:noWrap w:val="0"/>
            <w:vAlign w:val="top"/>
          </w:tcPr>
          <w:p w14:paraId="674421C9">
            <w:pPr>
              <w:rPr>
                <w:rFonts w:ascii="宋体" w:hAnsi="宋体" w:cs="宋体"/>
              </w:rPr>
            </w:pPr>
          </w:p>
        </w:tc>
      </w:tr>
      <w:tr w14:paraId="56DC0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2" w:type="dxa"/>
            <w:vMerge w:val="continue"/>
            <w:noWrap w:val="0"/>
            <w:vAlign w:val="top"/>
          </w:tcPr>
          <w:p w14:paraId="307CB637">
            <w:pPr>
              <w:rPr>
                <w:rFonts w:ascii="宋体" w:hAnsi="宋体" w:cs="宋体"/>
              </w:rPr>
            </w:pPr>
          </w:p>
        </w:tc>
        <w:tc>
          <w:tcPr>
            <w:tcW w:w="1713" w:type="dxa"/>
            <w:gridSpan w:val="2"/>
            <w:noWrap w:val="0"/>
            <w:vAlign w:val="top"/>
          </w:tcPr>
          <w:p w14:paraId="20875EB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patientCertType</w:t>
            </w:r>
          </w:p>
        </w:tc>
        <w:tc>
          <w:tcPr>
            <w:tcW w:w="1843" w:type="dxa"/>
            <w:noWrap w:val="0"/>
            <w:vAlign w:val="top"/>
          </w:tcPr>
          <w:p w14:paraId="7E732F2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患者证件</w:t>
            </w:r>
          </w:p>
        </w:tc>
        <w:tc>
          <w:tcPr>
            <w:tcW w:w="1589" w:type="dxa"/>
            <w:noWrap w:val="0"/>
            <w:vAlign w:val="top"/>
          </w:tcPr>
          <w:p w14:paraId="739D067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Varchar(10)</w:t>
            </w:r>
          </w:p>
        </w:tc>
        <w:tc>
          <w:tcPr>
            <w:tcW w:w="395" w:type="dxa"/>
            <w:noWrap w:val="0"/>
            <w:vAlign w:val="top"/>
          </w:tcPr>
          <w:p w14:paraId="74338DCF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410" w:type="dxa"/>
            <w:noWrap w:val="0"/>
            <w:vAlign w:val="top"/>
          </w:tcPr>
          <w:p w14:paraId="6CBBF905">
            <w:pPr>
              <w:rPr>
                <w:rFonts w:ascii="宋体" w:hAnsi="宋体" w:cs="宋体"/>
              </w:rPr>
            </w:pPr>
            <w:r>
              <w:fldChar w:fldCharType="begin"/>
            </w:r>
            <w:r>
              <w:instrText xml:space="preserve"> HYPERLINK \l "_证件类型" </w:instrText>
            </w:r>
            <w:r>
              <w:fldChar w:fldCharType="separate"/>
            </w:r>
            <w:r>
              <w:rPr>
                <w:rStyle w:val="19"/>
                <w:rFonts w:hint="eastAsia" w:ascii="宋体" w:hAnsi="宋体" w:cs="宋体"/>
              </w:rPr>
              <w:t>证件类型字典</w:t>
            </w:r>
            <w:r>
              <w:rPr>
                <w:rStyle w:val="20"/>
                <w:rFonts w:hint="eastAsia" w:ascii="宋体" w:hAnsi="宋体" w:cs="宋体"/>
              </w:rPr>
              <w:fldChar w:fldCharType="end"/>
            </w:r>
          </w:p>
        </w:tc>
      </w:tr>
      <w:tr w14:paraId="774E8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2" w:type="dxa"/>
            <w:vMerge w:val="continue"/>
            <w:noWrap w:val="0"/>
            <w:vAlign w:val="top"/>
          </w:tcPr>
          <w:p w14:paraId="1592F757">
            <w:pPr>
              <w:rPr>
                <w:rFonts w:ascii="宋体" w:hAnsi="宋体" w:cs="宋体"/>
              </w:rPr>
            </w:pPr>
          </w:p>
        </w:tc>
        <w:tc>
          <w:tcPr>
            <w:tcW w:w="1713" w:type="dxa"/>
            <w:gridSpan w:val="2"/>
            <w:noWrap w:val="0"/>
            <w:vAlign w:val="top"/>
          </w:tcPr>
          <w:p w14:paraId="3E2F44D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patientCertID</w:t>
            </w:r>
          </w:p>
        </w:tc>
        <w:tc>
          <w:tcPr>
            <w:tcW w:w="1843" w:type="dxa"/>
            <w:noWrap w:val="0"/>
            <w:vAlign w:val="top"/>
          </w:tcPr>
          <w:p w14:paraId="05CB218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患者证件号</w:t>
            </w:r>
          </w:p>
        </w:tc>
        <w:tc>
          <w:tcPr>
            <w:tcW w:w="1589" w:type="dxa"/>
            <w:noWrap w:val="0"/>
            <w:vAlign w:val="top"/>
          </w:tcPr>
          <w:p w14:paraId="18F5885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Varchar(18)</w:t>
            </w:r>
          </w:p>
        </w:tc>
        <w:tc>
          <w:tcPr>
            <w:tcW w:w="395" w:type="dxa"/>
            <w:noWrap w:val="0"/>
            <w:vAlign w:val="top"/>
          </w:tcPr>
          <w:p w14:paraId="2D99C61A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Y</w:t>
            </w:r>
          </w:p>
        </w:tc>
        <w:tc>
          <w:tcPr>
            <w:tcW w:w="2410" w:type="dxa"/>
            <w:noWrap w:val="0"/>
            <w:vAlign w:val="top"/>
          </w:tcPr>
          <w:p w14:paraId="2FC25338">
            <w:pPr>
              <w:rPr>
                <w:rFonts w:ascii="宋体" w:hAnsi="宋体" w:cs="宋体"/>
              </w:rPr>
            </w:pPr>
          </w:p>
        </w:tc>
      </w:tr>
      <w:tr w14:paraId="40EB6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2" w:type="dxa"/>
            <w:vMerge w:val="continue"/>
            <w:noWrap w:val="0"/>
            <w:vAlign w:val="top"/>
          </w:tcPr>
          <w:p w14:paraId="3DC77DCB">
            <w:pPr>
              <w:rPr>
                <w:rFonts w:ascii="宋体" w:hAnsi="宋体" w:cs="宋体"/>
              </w:rPr>
            </w:pPr>
          </w:p>
        </w:tc>
        <w:tc>
          <w:tcPr>
            <w:tcW w:w="1713" w:type="dxa"/>
            <w:gridSpan w:val="2"/>
            <w:noWrap w:val="0"/>
            <w:vAlign w:val="top"/>
          </w:tcPr>
          <w:p w14:paraId="7A27CD1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patientName</w:t>
            </w:r>
          </w:p>
        </w:tc>
        <w:tc>
          <w:tcPr>
            <w:tcW w:w="1843" w:type="dxa"/>
            <w:noWrap w:val="0"/>
            <w:vAlign w:val="top"/>
          </w:tcPr>
          <w:p w14:paraId="21C0329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患者姓名</w:t>
            </w:r>
          </w:p>
        </w:tc>
        <w:tc>
          <w:tcPr>
            <w:tcW w:w="1589" w:type="dxa"/>
            <w:noWrap w:val="0"/>
            <w:vAlign w:val="top"/>
          </w:tcPr>
          <w:p w14:paraId="6B8E1DB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Varchar(18)</w:t>
            </w:r>
          </w:p>
        </w:tc>
        <w:tc>
          <w:tcPr>
            <w:tcW w:w="395" w:type="dxa"/>
            <w:noWrap w:val="0"/>
            <w:vAlign w:val="top"/>
          </w:tcPr>
          <w:p w14:paraId="3D996B51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410" w:type="dxa"/>
            <w:noWrap w:val="0"/>
            <w:vAlign w:val="top"/>
          </w:tcPr>
          <w:p w14:paraId="0CD6075A">
            <w:pPr>
              <w:rPr>
                <w:rFonts w:ascii="宋体" w:hAnsi="宋体" w:cs="宋体"/>
              </w:rPr>
            </w:pPr>
          </w:p>
        </w:tc>
      </w:tr>
      <w:tr w14:paraId="19559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2" w:type="dxa"/>
            <w:vMerge w:val="continue"/>
            <w:noWrap w:val="0"/>
            <w:vAlign w:val="top"/>
          </w:tcPr>
          <w:p w14:paraId="4B684DFC">
            <w:pPr>
              <w:rPr>
                <w:rFonts w:ascii="宋体" w:hAnsi="宋体" w:cs="宋体"/>
              </w:rPr>
            </w:pPr>
          </w:p>
        </w:tc>
        <w:tc>
          <w:tcPr>
            <w:tcW w:w="1713" w:type="dxa"/>
            <w:gridSpan w:val="2"/>
            <w:noWrap w:val="0"/>
            <w:vAlign w:val="top"/>
          </w:tcPr>
          <w:p w14:paraId="2E4E4B0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age</w:t>
            </w:r>
          </w:p>
        </w:tc>
        <w:tc>
          <w:tcPr>
            <w:tcW w:w="1843" w:type="dxa"/>
            <w:noWrap w:val="0"/>
            <w:vAlign w:val="top"/>
          </w:tcPr>
          <w:p w14:paraId="2A6EAA0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患者年龄</w:t>
            </w:r>
          </w:p>
        </w:tc>
        <w:tc>
          <w:tcPr>
            <w:tcW w:w="1589" w:type="dxa"/>
            <w:noWrap w:val="0"/>
            <w:vAlign w:val="top"/>
          </w:tcPr>
          <w:p w14:paraId="4CB4D4E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int</w:t>
            </w:r>
          </w:p>
        </w:tc>
        <w:tc>
          <w:tcPr>
            <w:tcW w:w="395" w:type="dxa"/>
            <w:noWrap w:val="0"/>
            <w:vAlign w:val="top"/>
          </w:tcPr>
          <w:p w14:paraId="5A8BBE9A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410" w:type="dxa"/>
            <w:noWrap w:val="0"/>
            <w:vAlign w:val="top"/>
          </w:tcPr>
          <w:p w14:paraId="35447D3A">
            <w:pPr>
              <w:rPr>
                <w:rFonts w:ascii="宋体" w:hAnsi="宋体" w:cs="宋体"/>
              </w:rPr>
            </w:pPr>
          </w:p>
        </w:tc>
      </w:tr>
      <w:tr w14:paraId="0B7E9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2" w:type="dxa"/>
            <w:vMerge w:val="continue"/>
            <w:noWrap w:val="0"/>
            <w:vAlign w:val="top"/>
          </w:tcPr>
          <w:p w14:paraId="20019F8C">
            <w:pPr>
              <w:rPr>
                <w:rFonts w:ascii="宋体" w:hAnsi="宋体" w:cs="宋体"/>
              </w:rPr>
            </w:pPr>
          </w:p>
        </w:tc>
        <w:tc>
          <w:tcPr>
            <w:tcW w:w="1713" w:type="dxa"/>
            <w:gridSpan w:val="2"/>
            <w:noWrap w:val="0"/>
            <w:vAlign w:val="top"/>
          </w:tcPr>
          <w:p w14:paraId="0ABAE8C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sex</w:t>
            </w:r>
          </w:p>
        </w:tc>
        <w:tc>
          <w:tcPr>
            <w:tcW w:w="1843" w:type="dxa"/>
            <w:noWrap w:val="0"/>
            <w:vAlign w:val="top"/>
          </w:tcPr>
          <w:p w14:paraId="2C7D6A4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患者性别</w:t>
            </w:r>
          </w:p>
        </w:tc>
        <w:tc>
          <w:tcPr>
            <w:tcW w:w="1589" w:type="dxa"/>
            <w:noWrap w:val="0"/>
            <w:vAlign w:val="top"/>
          </w:tcPr>
          <w:p w14:paraId="55E3764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Varchar(6)</w:t>
            </w:r>
          </w:p>
        </w:tc>
        <w:tc>
          <w:tcPr>
            <w:tcW w:w="395" w:type="dxa"/>
            <w:noWrap w:val="0"/>
            <w:vAlign w:val="top"/>
          </w:tcPr>
          <w:p w14:paraId="52203965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410" w:type="dxa"/>
            <w:noWrap w:val="0"/>
            <w:vAlign w:val="top"/>
          </w:tcPr>
          <w:p w14:paraId="2C2031CC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见字典，</w:t>
            </w:r>
            <w:r>
              <w:rPr>
                <w:rFonts w:hint="eastAsia" w:ascii="宋体" w:hAnsi="宋体" w:cs="宋体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lang w:val="en-US" w:eastAsia="zh-CN"/>
              </w:rPr>
              <w:instrText xml:space="preserve"> HYPERLINK \l "_性别类型" </w:instrText>
            </w:r>
            <w:r>
              <w:rPr>
                <w:rFonts w:hint="eastAsia" w:ascii="宋体" w:hAnsi="宋体" w:cs="宋体"/>
                <w:lang w:val="en-US" w:eastAsia="zh-CN"/>
              </w:rPr>
              <w:fldChar w:fldCharType="separate"/>
            </w:r>
            <w:r>
              <w:rPr>
                <w:rStyle w:val="20"/>
                <w:rFonts w:hint="eastAsia" w:ascii="宋体" w:hAnsi="宋体" w:cs="宋体"/>
                <w:lang w:val="en-US" w:eastAsia="zh-CN"/>
              </w:rPr>
              <w:t>性别类型</w:t>
            </w:r>
            <w:r>
              <w:rPr>
                <w:rFonts w:hint="eastAsia" w:ascii="宋体" w:hAnsi="宋体" w:cs="宋体"/>
                <w:lang w:val="en-US" w:eastAsia="zh-CN"/>
              </w:rPr>
              <w:fldChar w:fldCharType="end"/>
            </w:r>
          </w:p>
        </w:tc>
      </w:tr>
      <w:tr w14:paraId="449A4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2" w:type="dxa"/>
            <w:vMerge w:val="continue"/>
            <w:noWrap w:val="0"/>
            <w:vAlign w:val="top"/>
          </w:tcPr>
          <w:p w14:paraId="71B5080B">
            <w:pPr>
              <w:rPr>
                <w:rFonts w:ascii="宋体" w:hAnsi="宋体" w:cs="宋体"/>
              </w:rPr>
            </w:pPr>
          </w:p>
        </w:tc>
        <w:tc>
          <w:tcPr>
            <w:tcW w:w="1713" w:type="dxa"/>
            <w:gridSpan w:val="2"/>
            <w:noWrap w:val="0"/>
            <w:vAlign w:val="top"/>
          </w:tcPr>
          <w:p w14:paraId="58ABD6C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mobile</w:t>
            </w:r>
          </w:p>
        </w:tc>
        <w:tc>
          <w:tcPr>
            <w:tcW w:w="1843" w:type="dxa"/>
            <w:noWrap w:val="0"/>
            <w:vAlign w:val="top"/>
          </w:tcPr>
          <w:p w14:paraId="1DF7596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患者联系电话</w:t>
            </w:r>
          </w:p>
        </w:tc>
        <w:tc>
          <w:tcPr>
            <w:tcW w:w="1589" w:type="dxa"/>
            <w:noWrap w:val="0"/>
            <w:vAlign w:val="top"/>
          </w:tcPr>
          <w:p w14:paraId="7E15554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Varchar(15)</w:t>
            </w:r>
          </w:p>
        </w:tc>
        <w:tc>
          <w:tcPr>
            <w:tcW w:w="395" w:type="dxa"/>
            <w:noWrap w:val="0"/>
            <w:vAlign w:val="top"/>
          </w:tcPr>
          <w:p w14:paraId="3B1412B1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410" w:type="dxa"/>
            <w:noWrap w:val="0"/>
            <w:vAlign w:val="top"/>
          </w:tcPr>
          <w:p w14:paraId="509F8675">
            <w:pPr>
              <w:rPr>
                <w:rFonts w:ascii="宋体" w:hAnsi="宋体" w:cs="宋体"/>
              </w:rPr>
            </w:pPr>
          </w:p>
        </w:tc>
      </w:tr>
      <w:tr w14:paraId="068F9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2" w:type="dxa"/>
            <w:vMerge w:val="continue"/>
            <w:noWrap w:val="0"/>
            <w:vAlign w:val="top"/>
          </w:tcPr>
          <w:p w14:paraId="6A8E5D44">
            <w:pPr>
              <w:rPr>
                <w:rFonts w:ascii="宋体" w:hAnsi="宋体" w:cs="宋体"/>
              </w:rPr>
            </w:pPr>
          </w:p>
        </w:tc>
        <w:tc>
          <w:tcPr>
            <w:tcW w:w="1713" w:type="dxa"/>
            <w:gridSpan w:val="2"/>
            <w:noWrap w:val="0"/>
            <w:vAlign w:val="top"/>
          </w:tcPr>
          <w:p w14:paraId="1697F41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a</w:t>
            </w:r>
            <w:r>
              <w:rPr>
                <w:rFonts w:ascii="宋体" w:hAnsi="宋体" w:cs="宋体"/>
              </w:rPr>
              <w:t>ddress</w:t>
            </w:r>
          </w:p>
        </w:tc>
        <w:tc>
          <w:tcPr>
            <w:tcW w:w="1843" w:type="dxa"/>
            <w:noWrap w:val="0"/>
            <w:vAlign w:val="top"/>
          </w:tcPr>
          <w:p w14:paraId="5CBD9F6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护理服务地址</w:t>
            </w:r>
          </w:p>
        </w:tc>
        <w:tc>
          <w:tcPr>
            <w:tcW w:w="1589" w:type="dxa"/>
            <w:noWrap w:val="0"/>
            <w:vAlign w:val="top"/>
          </w:tcPr>
          <w:p w14:paraId="15C2B50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50</w:t>
            </w:r>
            <w:r>
              <w:rPr>
                <w:rFonts w:hint="eastAsia" w:ascii="宋体" w:hAnsi="宋体" w:cs="宋体"/>
              </w:rPr>
              <w:t>)</w:t>
            </w:r>
          </w:p>
        </w:tc>
        <w:tc>
          <w:tcPr>
            <w:tcW w:w="395" w:type="dxa"/>
            <w:noWrap w:val="0"/>
            <w:vAlign w:val="top"/>
          </w:tcPr>
          <w:p w14:paraId="5D123B7E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410" w:type="dxa"/>
            <w:noWrap w:val="0"/>
            <w:vAlign w:val="top"/>
          </w:tcPr>
          <w:p w14:paraId="44261CD4">
            <w:pPr>
              <w:rPr>
                <w:rFonts w:ascii="宋体" w:hAnsi="宋体" w:cs="宋体"/>
              </w:rPr>
            </w:pPr>
          </w:p>
        </w:tc>
      </w:tr>
      <w:tr w14:paraId="73B1D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2" w:type="dxa"/>
            <w:vMerge w:val="continue"/>
            <w:noWrap w:val="0"/>
            <w:vAlign w:val="top"/>
          </w:tcPr>
          <w:p w14:paraId="44D8AF85">
            <w:pPr>
              <w:rPr>
                <w:rFonts w:ascii="宋体" w:hAnsi="宋体" w:cs="宋体"/>
              </w:rPr>
            </w:pPr>
          </w:p>
        </w:tc>
        <w:tc>
          <w:tcPr>
            <w:tcW w:w="1713" w:type="dxa"/>
            <w:gridSpan w:val="2"/>
            <w:noWrap w:val="0"/>
            <w:vAlign w:val="top"/>
          </w:tcPr>
          <w:p w14:paraId="2F271765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longitude</w:t>
            </w:r>
          </w:p>
        </w:tc>
        <w:tc>
          <w:tcPr>
            <w:tcW w:w="1843" w:type="dxa"/>
            <w:noWrap w:val="0"/>
            <w:vAlign w:val="top"/>
          </w:tcPr>
          <w:p w14:paraId="601A6ED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护理服务地址经度</w:t>
            </w:r>
          </w:p>
        </w:tc>
        <w:tc>
          <w:tcPr>
            <w:tcW w:w="1589" w:type="dxa"/>
            <w:noWrap w:val="0"/>
            <w:vAlign w:val="top"/>
          </w:tcPr>
          <w:p w14:paraId="5701295D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Decimal(10,7)</w:t>
            </w:r>
          </w:p>
        </w:tc>
        <w:tc>
          <w:tcPr>
            <w:tcW w:w="395" w:type="dxa"/>
            <w:noWrap w:val="0"/>
            <w:vAlign w:val="top"/>
          </w:tcPr>
          <w:p w14:paraId="623820B1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410" w:type="dxa"/>
            <w:noWrap w:val="0"/>
            <w:vAlign w:val="top"/>
          </w:tcPr>
          <w:p w14:paraId="159EDCF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采用</w:t>
            </w:r>
            <w:r>
              <w:rPr>
                <w:rFonts w:ascii="宋体" w:hAnsi="宋体" w:cs="宋体"/>
              </w:rPr>
              <w:t>GCJ02坐标系</w:t>
            </w:r>
            <w:r>
              <w:rPr>
                <w:rFonts w:hint="eastAsia" w:ascii="宋体" w:hAnsi="宋体" w:cs="宋体"/>
              </w:rPr>
              <w:t>（国际通用</w:t>
            </w:r>
            <w:r>
              <w:rPr>
                <w:rFonts w:ascii="宋体" w:hAnsi="宋体" w:cs="宋体"/>
              </w:rPr>
              <w:t>WGS84坐标系加密后的坐标系</w:t>
            </w:r>
            <w:r>
              <w:rPr>
                <w:rFonts w:hint="eastAsia" w:ascii="宋体" w:hAnsi="宋体" w:cs="宋体"/>
              </w:rPr>
              <w:t>，</w:t>
            </w:r>
            <w:r>
              <w:rPr>
                <w:rFonts w:ascii="宋体" w:hAnsi="宋体" w:cs="宋体"/>
              </w:rPr>
              <w:t>Google国内地图、高德、QQ地图 使用</w:t>
            </w:r>
            <w:r>
              <w:rPr>
                <w:rFonts w:hint="eastAsia" w:ascii="宋体" w:hAnsi="宋体" w:cs="宋体"/>
              </w:rPr>
              <w:t>）如：</w:t>
            </w:r>
            <w:r>
              <w:rPr>
                <w:rFonts w:ascii="宋体" w:hAnsi="宋体" w:cs="宋体"/>
              </w:rPr>
              <w:t>120.1690000</w:t>
            </w:r>
            <w:r>
              <w:rPr>
                <w:rFonts w:hint="eastAsia" w:ascii="宋体" w:hAnsi="宋体" w:cs="宋体"/>
              </w:rPr>
              <w:t>，实际度分秒为</w:t>
            </w:r>
            <w:r>
              <w:rPr>
                <w:rFonts w:ascii="宋体" w:hAnsi="宋体" w:cs="宋体"/>
              </w:rPr>
              <w:t>120°10'8.4"</w:t>
            </w:r>
          </w:p>
        </w:tc>
      </w:tr>
      <w:tr w14:paraId="0FAF4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2" w:type="dxa"/>
            <w:vMerge w:val="continue"/>
            <w:noWrap w:val="0"/>
            <w:vAlign w:val="top"/>
          </w:tcPr>
          <w:p w14:paraId="0786243E">
            <w:pPr>
              <w:rPr>
                <w:rFonts w:ascii="宋体" w:hAnsi="宋体" w:cs="宋体"/>
              </w:rPr>
            </w:pPr>
          </w:p>
        </w:tc>
        <w:tc>
          <w:tcPr>
            <w:tcW w:w="1713" w:type="dxa"/>
            <w:gridSpan w:val="2"/>
            <w:noWrap w:val="0"/>
            <w:vAlign w:val="top"/>
          </w:tcPr>
          <w:p w14:paraId="2A8D4775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latitude</w:t>
            </w:r>
          </w:p>
        </w:tc>
        <w:tc>
          <w:tcPr>
            <w:tcW w:w="1843" w:type="dxa"/>
            <w:noWrap w:val="0"/>
            <w:vAlign w:val="top"/>
          </w:tcPr>
          <w:p w14:paraId="7C2CDA6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护理服务地址纬度</w:t>
            </w:r>
          </w:p>
        </w:tc>
        <w:tc>
          <w:tcPr>
            <w:tcW w:w="1589" w:type="dxa"/>
            <w:noWrap w:val="0"/>
            <w:vAlign w:val="top"/>
          </w:tcPr>
          <w:p w14:paraId="57971E78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Decimal(10,7)</w:t>
            </w:r>
          </w:p>
        </w:tc>
        <w:tc>
          <w:tcPr>
            <w:tcW w:w="395" w:type="dxa"/>
            <w:noWrap w:val="0"/>
            <w:vAlign w:val="top"/>
          </w:tcPr>
          <w:p w14:paraId="1AF5887E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410" w:type="dxa"/>
            <w:noWrap w:val="0"/>
            <w:vAlign w:val="top"/>
          </w:tcPr>
          <w:p w14:paraId="41B981B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如：</w:t>
            </w:r>
            <w:r>
              <w:rPr>
                <w:rFonts w:ascii="宋体" w:hAnsi="宋体" w:cs="宋体"/>
              </w:rPr>
              <w:t>30.1880000</w:t>
            </w:r>
            <w:r>
              <w:rPr>
                <w:rFonts w:hint="eastAsia" w:ascii="宋体" w:hAnsi="宋体" w:cs="宋体"/>
              </w:rPr>
              <w:t>实际度分秒为</w:t>
            </w:r>
            <w:r>
              <w:rPr>
                <w:rFonts w:ascii="宋体" w:hAnsi="宋体" w:cs="宋体"/>
              </w:rPr>
              <w:t>30°11'16.8"</w:t>
            </w:r>
          </w:p>
        </w:tc>
      </w:tr>
      <w:tr w14:paraId="263D9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2" w:type="dxa"/>
            <w:vMerge w:val="continue"/>
            <w:noWrap w:val="0"/>
            <w:vAlign w:val="top"/>
          </w:tcPr>
          <w:p w14:paraId="2191AF57">
            <w:pPr>
              <w:rPr>
                <w:rFonts w:ascii="宋体" w:hAnsi="宋体" w:cs="宋体"/>
              </w:rPr>
            </w:pPr>
          </w:p>
        </w:tc>
        <w:tc>
          <w:tcPr>
            <w:tcW w:w="1713" w:type="dxa"/>
            <w:gridSpan w:val="2"/>
            <w:noWrap w:val="0"/>
            <w:vAlign w:val="top"/>
          </w:tcPr>
          <w:p w14:paraId="6462807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s</w:t>
            </w:r>
            <w:r>
              <w:rPr>
                <w:rFonts w:ascii="宋体" w:hAnsi="宋体" w:cs="宋体"/>
              </w:rPr>
              <w:t>etOutTime</w:t>
            </w:r>
          </w:p>
        </w:tc>
        <w:tc>
          <w:tcPr>
            <w:tcW w:w="1843" w:type="dxa"/>
            <w:noWrap w:val="0"/>
            <w:vAlign w:val="top"/>
          </w:tcPr>
          <w:p w14:paraId="0984D73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护士出发时间</w:t>
            </w:r>
          </w:p>
        </w:tc>
        <w:tc>
          <w:tcPr>
            <w:tcW w:w="1589" w:type="dxa"/>
            <w:noWrap w:val="0"/>
            <w:vAlign w:val="top"/>
          </w:tcPr>
          <w:p w14:paraId="0B58DB8F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D</w:t>
            </w:r>
            <w:r>
              <w:rPr>
                <w:rFonts w:hint="eastAsia" w:ascii="宋体" w:hAnsi="宋体" w:cs="宋体"/>
              </w:rPr>
              <w:t>ate</w:t>
            </w:r>
            <w:r>
              <w:rPr>
                <w:rFonts w:ascii="宋体" w:hAnsi="宋体" w:cs="宋体"/>
              </w:rPr>
              <w:t>time</w:t>
            </w:r>
          </w:p>
        </w:tc>
        <w:tc>
          <w:tcPr>
            <w:tcW w:w="395" w:type="dxa"/>
            <w:noWrap w:val="0"/>
            <w:vAlign w:val="top"/>
          </w:tcPr>
          <w:p w14:paraId="30EB9CBD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410" w:type="dxa"/>
            <w:noWrap w:val="0"/>
            <w:vAlign w:val="top"/>
          </w:tcPr>
          <w:p w14:paraId="4B1384BC">
            <w:pPr>
              <w:rPr>
                <w:rFonts w:ascii="宋体" w:hAnsi="宋体" w:cs="宋体"/>
              </w:rPr>
            </w:pPr>
          </w:p>
        </w:tc>
      </w:tr>
      <w:tr w14:paraId="6697C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2" w:type="dxa"/>
            <w:vMerge w:val="continue"/>
            <w:noWrap w:val="0"/>
            <w:vAlign w:val="top"/>
          </w:tcPr>
          <w:p w14:paraId="104F504A">
            <w:pPr>
              <w:rPr>
                <w:rFonts w:ascii="宋体" w:hAnsi="宋体" w:cs="宋体"/>
              </w:rPr>
            </w:pPr>
          </w:p>
        </w:tc>
        <w:tc>
          <w:tcPr>
            <w:tcW w:w="1713" w:type="dxa"/>
            <w:gridSpan w:val="2"/>
            <w:noWrap w:val="0"/>
            <w:vAlign w:val="top"/>
          </w:tcPr>
          <w:p w14:paraId="606DCA6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s</w:t>
            </w:r>
            <w:r>
              <w:rPr>
                <w:rFonts w:ascii="宋体" w:hAnsi="宋体" w:cs="宋体"/>
              </w:rPr>
              <w:t>tartTime</w:t>
            </w:r>
          </w:p>
        </w:tc>
        <w:tc>
          <w:tcPr>
            <w:tcW w:w="1843" w:type="dxa"/>
            <w:noWrap w:val="0"/>
            <w:vAlign w:val="top"/>
          </w:tcPr>
          <w:p w14:paraId="4BF7785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开始护理服务时间</w:t>
            </w:r>
          </w:p>
        </w:tc>
        <w:tc>
          <w:tcPr>
            <w:tcW w:w="1589" w:type="dxa"/>
            <w:noWrap w:val="0"/>
            <w:vAlign w:val="top"/>
          </w:tcPr>
          <w:p w14:paraId="0B42F4B9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Datetime</w:t>
            </w:r>
          </w:p>
        </w:tc>
        <w:tc>
          <w:tcPr>
            <w:tcW w:w="395" w:type="dxa"/>
            <w:noWrap w:val="0"/>
            <w:vAlign w:val="top"/>
          </w:tcPr>
          <w:p w14:paraId="6C0D1A8F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410" w:type="dxa"/>
            <w:noWrap w:val="0"/>
            <w:vAlign w:val="top"/>
          </w:tcPr>
          <w:p w14:paraId="61D6BCD0">
            <w:pPr>
              <w:rPr>
                <w:rFonts w:ascii="宋体" w:hAnsi="宋体" w:cs="宋体"/>
              </w:rPr>
            </w:pPr>
          </w:p>
        </w:tc>
      </w:tr>
      <w:tr w14:paraId="0D45C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2" w:type="dxa"/>
            <w:vMerge w:val="continue"/>
            <w:noWrap w:val="0"/>
            <w:vAlign w:val="top"/>
          </w:tcPr>
          <w:p w14:paraId="4DF6C1EF">
            <w:pPr>
              <w:rPr>
                <w:rFonts w:ascii="宋体" w:hAnsi="宋体" w:cs="宋体"/>
              </w:rPr>
            </w:pPr>
          </w:p>
        </w:tc>
        <w:tc>
          <w:tcPr>
            <w:tcW w:w="1713" w:type="dxa"/>
            <w:gridSpan w:val="2"/>
            <w:noWrap w:val="0"/>
            <w:vAlign w:val="top"/>
          </w:tcPr>
          <w:p w14:paraId="6B0C4A8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e</w:t>
            </w:r>
            <w:r>
              <w:rPr>
                <w:rFonts w:ascii="宋体" w:hAnsi="宋体" w:cs="宋体"/>
              </w:rPr>
              <w:t>ndingTime</w:t>
            </w:r>
          </w:p>
        </w:tc>
        <w:tc>
          <w:tcPr>
            <w:tcW w:w="1843" w:type="dxa"/>
            <w:noWrap w:val="0"/>
            <w:vAlign w:val="top"/>
          </w:tcPr>
          <w:p w14:paraId="0912A18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完成护理服务时间</w:t>
            </w:r>
          </w:p>
        </w:tc>
        <w:tc>
          <w:tcPr>
            <w:tcW w:w="1589" w:type="dxa"/>
            <w:noWrap w:val="0"/>
            <w:vAlign w:val="top"/>
          </w:tcPr>
          <w:p w14:paraId="13931C0E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Datetime</w:t>
            </w:r>
          </w:p>
        </w:tc>
        <w:tc>
          <w:tcPr>
            <w:tcW w:w="395" w:type="dxa"/>
            <w:noWrap w:val="0"/>
            <w:vAlign w:val="top"/>
          </w:tcPr>
          <w:p w14:paraId="32786736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410" w:type="dxa"/>
            <w:noWrap w:val="0"/>
            <w:vAlign w:val="top"/>
          </w:tcPr>
          <w:p w14:paraId="1A6F9613">
            <w:pPr>
              <w:rPr>
                <w:rFonts w:ascii="宋体" w:hAnsi="宋体" w:cs="宋体"/>
              </w:rPr>
            </w:pPr>
          </w:p>
        </w:tc>
      </w:tr>
      <w:tr w14:paraId="02ABB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2" w:type="dxa"/>
            <w:vMerge w:val="continue"/>
            <w:noWrap w:val="0"/>
            <w:vAlign w:val="top"/>
          </w:tcPr>
          <w:p w14:paraId="5BAFC912">
            <w:pPr>
              <w:rPr>
                <w:rFonts w:ascii="宋体" w:hAnsi="宋体" w:cs="宋体"/>
              </w:rPr>
            </w:pPr>
          </w:p>
        </w:tc>
        <w:tc>
          <w:tcPr>
            <w:tcW w:w="1713" w:type="dxa"/>
            <w:gridSpan w:val="2"/>
            <w:noWrap w:val="0"/>
            <w:vAlign w:val="top"/>
          </w:tcPr>
          <w:p w14:paraId="6381022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s</w:t>
            </w:r>
            <w:r>
              <w:rPr>
                <w:rFonts w:ascii="宋体" w:hAnsi="宋体" w:cs="宋体"/>
              </w:rPr>
              <w:t>ervicePrice</w:t>
            </w:r>
          </w:p>
        </w:tc>
        <w:tc>
          <w:tcPr>
            <w:tcW w:w="1843" w:type="dxa"/>
            <w:noWrap w:val="0"/>
            <w:vAlign w:val="top"/>
          </w:tcPr>
          <w:p w14:paraId="3F17A5C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护理服务</w:t>
            </w:r>
            <w:r>
              <w:rPr>
                <w:rFonts w:hint="eastAsia" w:ascii="宋体" w:hAnsi="宋体" w:cs="宋体"/>
                <w:lang w:val="en-US" w:eastAsia="zh-CN"/>
              </w:rPr>
              <w:t>总</w:t>
            </w:r>
            <w:r>
              <w:rPr>
                <w:rFonts w:hint="eastAsia" w:ascii="宋体" w:hAnsi="宋体" w:cs="宋体"/>
              </w:rPr>
              <w:t>费用</w:t>
            </w:r>
          </w:p>
        </w:tc>
        <w:tc>
          <w:tcPr>
            <w:tcW w:w="1589" w:type="dxa"/>
            <w:noWrap w:val="0"/>
            <w:vAlign w:val="top"/>
          </w:tcPr>
          <w:p w14:paraId="740E056F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Decimal(10,2)</w:t>
            </w:r>
          </w:p>
        </w:tc>
        <w:tc>
          <w:tcPr>
            <w:tcW w:w="395" w:type="dxa"/>
            <w:noWrap w:val="0"/>
            <w:vAlign w:val="top"/>
          </w:tcPr>
          <w:p w14:paraId="1C9D5109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410" w:type="dxa"/>
            <w:noWrap w:val="0"/>
            <w:vAlign w:val="top"/>
          </w:tcPr>
          <w:p w14:paraId="49F76E9F">
            <w:pPr>
              <w:rPr>
                <w:rFonts w:hint="default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包含入户费、项目费、交通费、耗材费等所有费用</w:t>
            </w:r>
          </w:p>
        </w:tc>
      </w:tr>
      <w:tr w14:paraId="4B792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2" w:type="dxa"/>
            <w:vMerge w:val="continue"/>
            <w:noWrap w:val="0"/>
            <w:vAlign w:val="top"/>
          </w:tcPr>
          <w:p w14:paraId="44785112">
            <w:pPr>
              <w:rPr>
                <w:rFonts w:ascii="宋体" w:hAnsi="宋体" w:cs="宋体"/>
              </w:rPr>
            </w:pPr>
          </w:p>
        </w:tc>
        <w:tc>
          <w:tcPr>
            <w:tcW w:w="1713" w:type="dxa"/>
            <w:gridSpan w:val="2"/>
            <w:noWrap w:val="0"/>
            <w:vAlign w:val="top"/>
          </w:tcPr>
          <w:p w14:paraId="0066E7A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m</w:t>
            </w:r>
            <w:r>
              <w:rPr>
                <w:rFonts w:ascii="宋体" w:hAnsi="宋体" w:cs="宋体"/>
              </w:rPr>
              <w:t>aterialPrice</w:t>
            </w:r>
          </w:p>
        </w:tc>
        <w:tc>
          <w:tcPr>
            <w:tcW w:w="1843" w:type="dxa"/>
            <w:noWrap w:val="0"/>
            <w:vAlign w:val="top"/>
          </w:tcPr>
          <w:p w14:paraId="2F119F8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护理耗材费用</w:t>
            </w:r>
          </w:p>
        </w:tc>
        <w:tc>
          <w:tcPr>
            <w:tcW w:w="1589" w:type="dxa"/>
            <w:noWrap w:val="0"/>
            <w:vAlign w:val="top"/>
          </w:tcPr>
          <w:p w14:paraId="3A0C81DC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Decimal(10,2)</w:t>
            </w:r>
          </w:p>
        </w:tc>
        <w:tc>
          <w:tcPr>
            <w:tcW w:w="395" w:type="dxa"/>
            <w:noWrap w:val="0"/>
            <w:vAlign w:val="top"/>
          </w:tcPr>
          <w:p w14:paraId="0CA37FF4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410" w:type="dxa"/>
            <w:noWrap w:val="0"/>
            <w:vAlign w:val="top"/>
          </w:tcPr>
          <w:p w14:paraId="59167D0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根据实际业务填写，没有为0</w:t>
            </w:r>
          </w:p>
        </w:tc>
      </w:tr>
      <w:tr w14:paraId="6DB99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2" w:type="dxa"/>
            <w:vMerge w:val="continue"/>
            <w:noWrap w:val="0"/>
            <w:vAlign w:val="top"/>
          </w:tcPr>
          <w:p w14:paraId="4B3AB747">
            <w:pPr>
              <w:rPr>
                <w:rFonts w:ascii="宋体" w:hAnsi="宋体" w:cs="宋体"/>
              </w:rPr>
            </w:pPr>
          </w:p>
        </w:tc>
        <w:tc>
          <w:tcPr>
            <w:tcW w:w="1713" w:type="dxa"/>
            <w:gridSpan w:val="2"/>
            <w:noWrap w:val="0"/>
            <w:vAlign w:val="top"/>
          </w:tcPr>
          <w:p w14:paraId="4C4AB552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b</w:t>
            </w:r>
            <w:r>
              <w:rPr>
                <w:rFonts w:hint="eastAsia" w:ascii="宋体" w:hAnsi="宋体" w:cs="宋体"/>
              </w:rPr>
              <w:t>ill</w:t>
            </w:r>
            <w:r>
              <w:rPr>
                <w:rFonts w:hint="eastAsia" w:ascii="宋体" w:hAnsi="宋体" w:cs="宋体"/>
                <w:lang w:val="en-US" w:eastAsia="zh-CN"/>
              </w:rPr>
              <w:t>N</w:t>
            </w:r>
            <w:r>
              <w:rPr>
                <w:rFonts w:hint="eastAsia" w:ascii="宋体" w:hAnsi="宋体" w:cs="宋体"/>
              </w:rPr>
              <w:t>umber</w:t>
            </w:r>
          </w:p>
        </w:tc>
        <w:tc>
          <w:tcPr>
            <w:tcW w:w="1843" w:type="dxa"/>
            <w:noWrap w:val="0"/>
            <w:vAlign w:val="top"/>
          </w:tcPr>
          <w:p w14:paraId="14E21B15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关联单据</w:t>
            </w:r>
          </w:p>
        </w:tc>
        <w:tc>
          <w:tcPr>
            <w:tcW w:w="1589" w:type="dxa"/>
            <w:noWrap w:val="0"/>
            <w:vAlign w:val="top"/>
          </w:tcPr>
          <w:p w14:paraId="37D5E1B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hint="eastAsia" w:ascii="宋体" w:hAnsi="宋体" w:cs="宋体"/>
                <w:lang w:val="en-US" w:eastAsia="zh-CN"/>
              </w:rPr>
              <w:t>40</w:t>
            </w:r>
            <w:r>
              <w:rPr>
                <w:rFonts w:hint="eastAsia" w:ascii="宋体" w:hAnsi="宋体" w:cs="宋体"/>
              </w:rPr>
              <w:t>)</w:t>
            </w:r>
          </w:p>
        </w:tc>
        <w:tc>
          <w:tcPr>
            <w:tcW w:w="395" w:type="dxa"/>
            <w:noWrap w:val="0"/>
            <w:vAlign w:val="top"/>
          </w:tcPr>
          <w:p w14:paraId="7F6FC10D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N</w:t>
            </w:r>
          </w:p>
        </w:tc>
        <w:tc>
          <w:tcPr>
            <w:tcW w:w="2410" w:type="dxa"/>
            <w:noWrap w:val="0"/>
            <w:vAlign w:val="top"/>
          </w:tcPr>
          <w:p w14:paraId="3B75B5AF">
            <w:pPr>
              <w:rPr>
                <w:rFonts w:ascii="宋体" w:hAnsi="宋体" w:cs="宋体"/>
              </w:rPr>
            </w:pPr>
          </w:p>
        </w:tc>
      </w:tr>
      <w:tr w14:paraId="60413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2" w:type="dxa"/>
            <w:vMerge w:val="continue"/>
            <w:noWrap w:val="0"/>
            <w:vAlign w:val="top"/>
          </w:tcPr>
          <w:p w14:paraId="5A29E343">
            <w:pPr>
              <w:rPr>
                <w:rFonts w:ascii="宋体" w:hAnsi="宋体" w:cs="宋体"/>
              </w:rPr>
            </w:pPr>
          </w:p>
        </w:tc>
        <w:tc>
          <w:tcPr>
            <w:tcW w:w="1713" w:type="dxa"/>
            <w:gridSpan w:val="2"/>
            <w:noWrap w:val="0"/>
            <w:vAlign w:val="top"/>
          </w:tcPr>
          <w:p w14:paraId="68306D6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  <w:r>
              <w:rPr>
                <w:rFonts w:ascii="宋体" w:hAnsi="宋体" w:cs="宋体"/>
              </w:rPr>
              <w:t>ursingSummary</w:t>
            </w:r>
          </w:p>
        </w:tc>
        <w:tc>
          <w:tcPr>
            <w:tcW w:w="1843" w:type="dxa"/>
            <w:noWrap w:val="0"/>
            <w:vAlign w:val="top"/>
          </w:tcPr>
          <w:p w14:paraId="6578997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护理小结</w:t>
            </w:r>
          </w:p>
        </w:tc>
        <w:tc>
          <w:tcPr>
            <w:tcW w:w="1589" w:type="dxa"/>
            <w:noWrap w:val="0"/>
            <w:vAlign w:val="top"/>
          </w:tcPr>
          <w:p w14:paraId="03DE265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200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395" w:type="dxa"/>
            <w:noWrap w:val="0"/>
            <w:vAlign w:val="top"/>
          </w:tcPr>
          <w:p w14:paraId="044C63BC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410" w:type="dxa"/>
            <w:noWrap w:val="0"/>
            <w:vAlign w:val="top"/>
          </w:tcPr>
          <w:p w14:paraId="02C618B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本次护理过程、护理医嘱、护理总结等</w:t>
            </w:r>
          </w:p>
        </w:tc>
      </w:tr>
      <w:tr w14:paraId="5A662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2" w:type="dxa"/>
            <w:vMerge w:val="continue"/>
            <w:noWrap w:val="0"/>
            <w:vAlign w:val="top"/>
          </w:tcPr>
          <w:p w14:paraId="53FE7F1A">
            <w:pPr>
              <w:rPr>
                <w:rFonts w:ascii="宋体" w:hAnsi="宋体" w:cs="宋体"/>
              </w:rPr>
            </w:pPr>
          </w:p>
        </w:tc>
        <w:tc>
          <w:tcPr>
            <w:tcW w:w="1713" w:type="dxa"/>
            <w:gridSpan w:val="2"/>
            <w:noWrap w:val="0"/>
            <w:vAlign w:val="top"/>
          </w:tcPr>
          <w:p w14:paraId="0DEF0221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s</w:t>
            </w:r>
            <w:r>
              <w:rPr>
                <w:rFonts w:ascii="宋体" w:hAnsi="宋体" w:cs="宋体"/>
              </w:rPr>
              <w:t>tatus</w:t>
            </w:r>
          </w:p>
        </w:tc>
        <w:tc>
          <w:tcPr>
            <w:tcW w:w="1843" w:type="dxa"/>
            <w:noWrap w:val="0"/>
            <w:vAlign w:val="top"/>
          </w:tcPr>
          <w:p w14:paraId="6FC17021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护理记录状态</w:t>
            </w:r>
          </w:p>
        </w:tc>
        <w:tc>
          <w:tcPr>
            <w:tcW w:w="1589" w:type="dxa"/>
            <w:noWrap w:val="0"/>
            <w:vAlign w:val="top"/>
          </w:tcPr>
          <w:p w14:paraId="74933CD2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2</w:t>
            </w:r>
            <w:r>
              <w:rPr>
                <w:rFonts w:hint="eastAsia" w:ascii="宋体" w:hAnsi="宋体" w:cs="宋体"/>
              </w:rPr>
              <w:t>)</w:t>
            </w:r>
          </w:p>
        </w:tc>
        <w:tc>
          <w:tcPr>
            <w:tcW w:w="395" w:type="dxa"/>
            <w:noWrap w:val="0"/>
            <w:vAlign w:val="top"/>
          </w:tcPr>
          <w:p w14:paraId="2AD3E8B6">
            <w:pPr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410" w:type="dxa"/>
            <w:noWrap w:val="0"/>
            <w:vAlign w:val="top"/>
          </w:tcPr>
          <w:p w14:paraId="0B46513C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 xml:space="preserve">0未完成 </w:t>
            </w:r>
            <w:r>
              <w:rPr>
                <w:rFonts w:ascii="宋体" w:hAnsi="宋体" w:cs="宋体"/>
              </w:rPr>
              <w:t>1</w:t>
            </w:r>
            <w:r>
              <w:rPr>
                <w:rFonts w:hint="eastAsia" w:ascii="宋体" w:hAnsi="宋体" w:cs="宋体"/>
              </w:rPr>
              <w:t>已完成</w:t>
            </w:r>
          </w:p>
        </w:tc>
      </w:tr>
      <w:tr w14:paraId="7B6A5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2" w:type="dxa"/>
            <w:vMerge w:val="continue"/>
            <w:noWrap w:val="0"/>
            <w:vAlign w:val="top"/>
          </w:tcPr>
          <w:p w14:paraId="6E0A9000">
            <w:pPr>
              <w:rPr>
                <w:rFonts w:ascii="宋体" w:hAnsi="宋体" w:cs="宋体"/>
              </w:rPr>
            </w:pPr>
          </w:p>
        </w:tc>
        <w:tc>
          <w:tcPr>
            <w:tcW w:w="1713" w:type="dxa"/>
            <w:gridSpan w:val="2"/>
            <w:noWrap w:val="0"/>
            <w:vAlign w:val="top"/>
          </w:tcPr>
          <w:p w14:paraId="4AFF3698">
            <w:pPr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default" w:ascii="宋体" w:hAnsi="宋体" w:cs="宋体"/>
                <w:lang w:val="en-US" w:eastAsia="zh-CN"/>
              </w:rPr>
              <w:t>formoftransportation</w:t>
            </w:r>
          </w:p>
        </w:tc>
        <w:tc>
          <w:tcPr>
            <w:tcW w:w="1843" w:type="dxa"/>
            <w:noWrap w:val="0"/>
            <w:vAlign w:val="top"/>
          </w:tcPr>
          <w:p w14:paraId="03DCAC98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乘坐交通工具形式</w:t>
            </w:r>
          </w:p>
        </w:tc>
        <w:tc>
          <w:tcPr>
            <w:tcW w:w="1589" w:type="dxa"/>
            <w:noWrap w:val="0"/>
            <w:vAlign w:val="top"/>
          </w:tcPr>
          <w:p w14:paraId="693B767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Varchar(</w:t>
            </w:r>
            <w:r>
              <w:rPr>
                <w:rFonts w:hint="eastAsia" w:ascii="宋体" w:hAnsi="宋体" w:cs="宋体"/>
                <w:kern w:val="2"/>
                <w:sz w:val="21"/>
                <w:szCs w:val="21"/>
                <w:lang w:val="en-US" w:eastAsia="zh-CN" w:bidi="ar"/>
              </w:rPr>
              <w:t>20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)</w:t>
            </w:r>
          </w:p>
        </w:tc>
        <w:tc>
          <w:tcPr>
            <w:tcW w:w="395" w:type="dxa"/>
            <w:noWrap w:val="0"/>
            <w:vAlign w:val="top"/>
          </w:tcPr>
          <w:p w14:paraId="3639F8AE">
            <w:pPr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410" w:type="dxa"/>
            <w:noWrap w:val="0"/>
            <w:vAlign w:val="top"/>
          </w:tcPr>
          <w:p w14:paraId="6DBBC841">
            <w:pPr>
              <w:rPr>
                <w:rFonts w:hint="eastAsia" w:ascii="宋体" w:hAnsi="宋体" w:cs="宋体"/>
              </w:rPr>
            </w:pPr>
          </w:p>
        </w:tc>
      </w:tr>
      <w:tr w14:paraId="51721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2" w:type="dxa"/>
            <w:vMerge w:val="continue"/>
            <w:noWrap w:val="0"/>
            <w:vAlign w:val="top"/>
          </w:tcPr>
          <w:p w14:paraId="1D6D29AA">
            <w:pPr>
              <w:rPr>
                <w:rFonts w:ascii="宋体" w:hAnsi="宋体" w:cs="宋体"/>
              </w:rPr>
            </w:pPr>
          </w:p>
        </w:tc>
        <w:tc>
          <w:tcPr>
            <w:tcW w:w="1713" w:type="dxa"/>
            <w:gridSpan w:val="2"/>
            <w:noWrap w:val="0"/>
            <w:vAlign w:val="top"/>
          </w:tcPr>
          <w:p w14:paraId="3DC911DE">
            <w:pPr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transPrice</w:t>
            </w:r>
          </w:p>
        </w:tc>
        <w:tc>
          <w:tcPr>
            <w:tcW w:w="1843" w:type="dxa"/>
            <w:noWrap w:val="0"/>
            <w:vAlign w:val="top"/>
          </w:tcPr>
          <w:p w14:paraId="4C8C33D3">
            <w:pPr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交通费</w:t>
            </w:r>
          </w:p>
        </w:tc>
        <w:tc>
          <w:tcPr>
            <w:tcW w:w="1589" w:type="dxa"/>
            <w:noWrap w:val="0"/>
            <w:vAlign w:val="top"/>
          </w:tcPr>
          <w:p w14:paraId="61505B4A">
            <w:pPr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cs="宋体"/>
              </w:rPr>
              <w:t>Decimal(10,2)</w:t>
            </w:r>
          </w:p>
        </w:tc>
        <w:tc>
          <w:tcPr>
            <w:tcW w:w="395" w:type="dxa"/>
            <w:noWrap w:val="0"/>
            <w:vAlign w:val="top"/>
          </w:tcPr>
          <w:p w14:paraId="2C12F7BC">
            <w:pPr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410" w:type="dxa"/>
            <w:noWrap w:val="0"/>
            <w:vAlign w:val="top"/>
          </w:tcPr>
          <w:p w14:paraId="1C5F179A">
            <w:pPr>
              <w:rPr>
                <w:rFonts w:hint="default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根据实际业务费用分配填写，没有为0</w:t>
            </w:r>
          </w:p>
        </w:tc>
      </w:tr>
      <w:tr w14:paraId="44856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2" w:type="dxa"/>
            <w:vMerge w:val="continue"/>
            <w:noWrap w:val="0"/>
            <w:vAlign w:val="top"/>
          </w:tcPr>
          <w:p w14:paraId="123623B0">
            <w:pPr>
              <w:rPr>
                <w:rFonts w:ascii="宋体" w:hAnsi="宋体" w:cs="宋体"/>
              </w:rPr>
            </w:pPr>
          </w:p>
        </w:tc>
        <w:tc>
          <w:tcPr>
            <w:tcW w:w="1713" w:type="dxa"/>
            <w:gridSpan w:val="2"/>
            <w:noWrap w:val="0"/>
            <w:vAlign w:val="top"/>
          </w:tcPr>
          <w:p w14:paraId="6F6553FA">
            <w:pPr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itemPrice</w:t>
            </w:r>
          </w:p>
        </w:tc>
        <w:tc>
          <w:tcPr>
            <w:tcW w:w="1843" w:type="dxa"/>
            <w:noWrap w:val="0"/>
            <w:vAlign w:val="top"/>
          </w:tcPr>
          <w:p w14:paraId="4A35C583">
            <w:pPr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项目费</w:t>
            </w:r>
          </w:p>
        </w:tc>
        <w:tc>
          <w:tcPr>
            <w:tcW w:w="1589" w:type="dxa"/>
            <w:noWrap w:val="0"/>
            <w:vAlign w:val="top"/>
          </w:tcPr>
          <w:p w14:paraId="5D1A0A53">
            <w:pPr>
              <w:rPr>
                <w:rFonts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cs="宋体"/>
              </w:rPr>
              <w:t>Decimal(10,2)</w:t>
            </w:r>
          </w:p>
        </w:tc>
        <w:tc>
          <w:tcPr>
            <w:tcW w:w="395" w:type="dxa"/>
            <w:noWrap w:val="0"/>
            <w:vAlign w:val="top"/>
          </w:tcPr>
          <w:p w14:paraId="258782C8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2410" w:type="dxa"/>
            <w:noWrap w:val="0"/>
            <w:vAlign w:val="top"/>
          </w:tcPr>
          <w:p w14:paraId="26B49488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根据实际业务费用分配填写，没有为0</w:t>
            </w:r>
          </w:p>
        </w:tc>
      </w:tr>
      <w:tr w14:paraId="513EF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692" w:type="dxa"/>
            <w:vMerge w:val="continue"/>
            <w:noWrap w:val="0"/>
            <w:vAlign w:val="top"/>
          </w:tcPr>
          <w:p w14:paraId="2B733A23">
            <w:pPr>
              <w:rPr>
                <w:rFonts w:ascii="宋体" w:hAnsi="宋体" w:cs="宋体"/>
              </w:rPr>
            </w:pPr>
          </w:p>
        </w:tc>
        <w:tc>
          <w:tcPr>
            <w:tcW w:w="1713" w:type="dxa"/>
            <w:gridSpan w:val="2"/>
            <w:noWrap w:val="0"/>
            <w:vAlign w:val="top"/>
          </w:tcPr>
          <w:p w14:paraId="48437487">
            <w:pPr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default" w:ascii="宋体" w:hAnsi="宋体" w:cs="宋体"/>
                <w:lang w:val="en-US" w:eastAsia="zh-CN"/>
              </w:rPr>
              <w:t>householdservicefee</w:t>
            </w:r>
          </w:p>
        </w:tc>
        <w:tc>
          <w:tcPr>
            <w:tcW w:w="1843" w:type="dxa"/>
            <w:noWrap w:val="0"/>
            <w:vAlign w:val="top"/>
          </w:tcPr>
          <w:p w14:paraId="2CBEA2EA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入户服务费</w:t>
            </w:r>
          </w:p>
        </w:tc>
        <w:tc>
          <w:tcPr>
            <w:tcW w:w="1589" w:type="dxa"/>
            <w:noWrap w:val="0"/>
            <w:vAlign w:val="top"/>
          </w:tcPr>
          <w:p w14:paraId="1EEE64B4">
            <w:pPr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cs="宋体"/>
              </w:rPr>
              <w:t>Decimal(10,2)</w:t>
            </w:r>
          </w:p>
        </w:tc>
        <w:tc>
          <w:tcPr>
            <w:tcW w:w="395" w:type="dxa"/>
            <w:noWrap w:val="0"/>
            <w:vAlign w:val="top"/>
          </w:tcPr>
          <w:p w14:paraId="4E1B6880">
            <w:pPr>
              <w:jc w:val="center"/>
              <w:rPr>
                <w:rFonts w:hint="eastAsia" w:ascii="宋体" w:hAnsi="宋体" w:cs="宋体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410" w:type="dxa"/>
            <w:noWrap w:val="0"/>
            <w:vAlign w:val="top"/>
          </w:tcPr>
          <w:p w14:paraId="2AF21FE3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根据实际业务费用分配填写，没有为0</w:t>
            </w:r>
          </w:p>
        </w:tc>
      </w:tr>
      <w:tr w14:paraId="163A6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692" w:type="dxa"/>
            <w:vMerge w:val="continue"/>
            <w:noWrap w:val="0"/>
            <w:vAlign w:val="top"/>
          </w:tcPr>
          <w:p w14:paraId="16DD42BD">
            <w:pPr>
              <w:rPr>
                <w:rFonts w:ascii="宋体" w:hAnsi="宋体" w:cs="宋体"/>
              </w:rPr>
            </w:pPr>
          </w:p>
        </w:tc>
        <w:tc>
          <w:tcPr>
            <w:tcW w:w="1713" w:type="dxa"/>
            <w:gridSpan w:val="2"/>
            <w:noWrap w:val="0"/>
            <w:vAlign w:val="top"/>
          </w:tcPr>
          <w:p w14:paraId="0807B977">
            <w:pPr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default" w:ascii="宋体" w:hAnsi="宋体" w:cs="宋体"/>
                <w:lang w:val="en-US" w:eastAsia="zh-CN"/>
              </w:rPr>
              <w:t>medicalinstitutionallocateexpenses</w:t>
            </w:r>
          </w:p>
          <w:p w14:paraId="6729BAB0">
            <w:pPr>
              <w:rPr>
                <w:rFonts w:hint="default" w:ascii="宋体" w:hAnsi="宋体" w:cs="宋体"/>
                <w:lang w:val="en-US" w:eastAsia="zh-CN"/>
              </w:rPr>
            </w:pPr>
          </w:p>
        </w:tc>
        <w:tc>
          <w:tcPr>
            <w:tcW w:w="1843" w:type="dxa"/>
            <w:noWrap w:val="0"/>
            <w:vAlign w:val="top"/>
          </w:tcPr>
          <w:p w14:paraId="46693C2B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/>
              </w:rPr>
              <w:t>医疗机构分配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金额</w:t>
            </w:r>
          </w:p>
        </w:tc>
        <w:tc>
          <w:tcPr>
            <w:tcW w:w="1589" w:type="dxa"/>
            <w:noWrap w:val="0"/>
            <w:vAlign w:val="top"/>
          </w:tcPr>
          <w:p w14:paraId="1C6E945B">
            <w:pPr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cs="宋体"/>
              </w:rPr>
              <w:t>Decimal(10,2)</w:t>
            </w:r>
          </w:p>
        </w:tc>
        <w:tc>
          <w:tcPr>
            <w:tcW w:w="395" w:type="dxa"/>
            <w:noWrap w:val="0"/>
            <w:vAlign w:val="top"/>
          </w:tcPr>
          <w:p w14:paraId="09A8E550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2410" w:type="dxa"/>
            <w:noWrap w:val="0"/>
            <w:vAlign w:val="top"/>
          </w:tcPr>
          <w:p w14:paraId="43E9042D">
            <w:pPr>
              <w:rPr>
                <w:rFonts w:hint="default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本次护理总费用医疗机构分配的金额，没有则为0</w:t>
            </w:r>
          </w:p>
        </w:tc>
      </w:tr>
      <w:tr w14:paraId="0F572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692" w:type="dxa"/>
            <w:vMerge w:val="continue"/>
            <w:noWrap w:val="0"/>
            <w:vAlign w:val="top"/>
          </w:tcPr>
          <w:p w14:paraId="6FDF323A">
            <w:pPr>
              <w:rPr>
                <w:rFonts w:ascii="宋体" w:hAnsi="宋体" w:cs="宋体"/>
              </w:rPr>
            </w:pPr>
          </w:p>
        </w:tc>
        <w:tc>
          <w:tcPr>
            <w:tcW w:w="1713" w:type="dxa"/>
            <w:gridSpan w:val="2"/>
            <w:noWrap w:val="0"/>
            <w:vAlign w:val="top"/>
          </w:tcPr>
          <w:p w14:paraId="4BC82992">
            <w:pPr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default" w:ascii="宋体" w:hAnsi="宋体" w:cs="宋体"/>
                <w:lang w:val="en-US" w:eastAsia="zh-CN"/>
              </w:rPr>
              <w:t>nurseallocationexpenses</w:t>
            </w:r>
          </w:p>
          <w:p w14:paraId="5008266D">
            <w:pPr>
              <w:rPr>
                <w:rFonts w:hint="default" w:ascii="宋体" w:hAnsi="宋体" w:cs="宋体"/>
                <w:lang w:val="en-US" w:eastAsia="zh-CN"/>
              </w:rPr>
            </w:pPr>
          </w:p>
        </w:tc>
        <w:tc>
          <w:tcPr>
            <w:tcW w:w="1843" w:type="dxa"/>
            <w:noWrap w:val="0"/>
            <w:vAlign w:val="top"/>
          </w:tcPr>
          <w:p w14:paraId="00E81802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护士分配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金额</w:t>
            </w:r>
          </w:p>
        </w:tc>
        <w:tc>
          <w:tcPr>
            <w:tcW w:w="1589" w:type="dxa"/>
            <w:noWrap w:val="0"/>
            <w:vAlign w:val="top"/>
          </w:tcPr>
          <w:p w14:paraId="786E3598">
            <w:pPr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cs="宋体"/>
              </w:rPr>
              <w:t>Decimal(10,2)</w:t>
            </w:r>
          </w:p>
        </w:tc>
        <w:tc>
          <w:tcPr>
            <w:tcW w:w="395" w:type="dxa"/>
            <w:noWrap w:val="0"/>
            <w:vAlign w:val="top"/>
          </w:tcPr>
          <w:p w14:paraId="5342FE84">
            <w:pPr>
              <w:jc w:val="center"/>
              <w:rPr>
                <w:rFonts w:hint="eastAsia" w:ascii="宋体" w:hAnsi="宋体" w:cs="宋体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410" w:type="dxa"/>
            <w:noWrap w:val="0"/>
            <w:vAlign w:val="top"/>
          </w:tcPr>
          <w:p w14:paraId="5E4DABFF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本次护理总费用护士获得的金额，没有则为0</w:t>
            </w:r>
          </w:p>
        </w:tc>
      </w:tr>
      <w:tr w14:paraId="0837C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692" w:type="dxa"/>
            <w:vMerge w:val="continue"/>
            <w:noWrap w:val="0"/>
            <w:vAlign w:val="top"/>
          </w:tcPr>
          <w:p w14:paraId="4F4E1B0B">
            <w:pPr>
              <w:rPr>
                <w:rFonts w:ascii="宋体" w:hAnsi="宋体" w:cs="宋体"/>
              </w:rPr>
            </w:pPr>
          </w:p>
        </w:tc>
        <w:tc>
          <w:tcPr>
            <w:tcW w:w="1713" w:type="dxa"/>
            <w:gridSpan w:val="2"/>
            <w:noWrap w:val="0"/>
            <w:vAlign w:val="top"/>
          </w:tcPr>
          <w:p w14:paraId="450536FF">
            <w:pPr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default" w:ascii="宋体" w:hAnsi="宋体" w:cs="宋体"/>
                <w:lang w:val="en-US" w:eastAsia="zh-CN"/>
              </w:rPr>
              <w:t>nursingvideoimagefileaddress</w:t>
            </w:r>
          </w:p>
          <w:p w14:paraId="4740DD0F">
            <w:pPr>
              <w:bidi w:val="0"/>
              <w:ind w:firstLine="394" w:firstLineChars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843" w:type="dxa"/>
            <w:noWrap w:val="0"/>
            <w:vAlign w:val="top"/>
          </w:tcPr>
          <w:p w14:paraId="68C106C1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护理视频影像文件地址</w:t>
            </w:r>
          </w:p>
        </w:tc>
        <w:tc>
          <w:tcPr>
            <w:tcW w:w="1589" w:type="dxa"/>
            <w:noWrap w:val="0"/>
            <w:vAlign w:val="top"/>
          </w:tcPr>
          <w:p w14:paraId="6477646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Varchar(</w:t>
            </w:r>
            <w:r>
              <w:rPr>
                <w:rFonts w:hint="eastAsia" w:ascii="宋体" w:hAnsi="宋体" w:cs="宋体"/>
                <w:kern w:val="2"/>
                <w:sz w:val="21"/>
                <w:szCs w:val="21"/>
                <w:lang w:val="en-US" w:eastAsia="zh-CN" w:bidi="ar"/>
              </w:rPr>
              <w:t>200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)</w:t>
            </w:r>
          </w:p>
        </w:tc>
        <w:tc>
          <w:tcPr>
            <w:tcW w:w="395" w:type="dxa"/>
            <w:noWrap w:val="0"/>
            <w:vAlign w:val="top"/>
          </w:tcPr>
          <w:p w14:paraId="0191ED57">
            <w:pPr>
              <w:jc w:val="center"/>
              <w:rPr>
                <w:rFonts w:hint="eastAsia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N</w:t>
            </w:r>
          </w:p>
        </w:tc>
        <w:tc>
          <w:tcPr>
            <w:tcW w:w="2410" w:type="dxa"/>
            <w:noWrap w:val="0"/>
            <w:vAlign w:val="top"/>
          </w:tcPr>
          <w:p w14:paraId="331E4EA1">
            <w:pPr>
              <w:rPr>
                <w:rFonts w:hint="eastAsia" w:ascii="宋体" w:hAnsi="宋体" w:cs="宋体"/>
              </w:rPr>
            </w:pPr>
          </w:p>
        </w:tc>
      </w:tr>
      <w:tr w14:paraId="38A01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692" w:type="dxa"/>
            <w:vMerge w:val="continue"/>
            <w:noWrap w:val="0"/>
            <w:vAlign w:val="top"/>
          </w:tcPr>
          <w:p w14:paraId="744C66AA">
            <w:pPr>
              <w:rPr>
                <w:rFonts w:ascii="宋体" w:hAnsi="宋体" w:cs="宋体"/>
              </w:rPr>
            </w:pPr>
          </w:p>
        </w:tc>
        <w:tc>
          <w:tcPr>
            <w:tcW w:w="1713" w:type="dxa"/>
            <w:gridSpan w:val="2"/>
            <w:noWrap w:val="0"/>
            <w:vAlign w:val="top"/>
          </w:tcPr>
          <w:p w14:paraId="70AE5937">
            <w:pPr>
              <w:rPr>
                <w:rFonts w:ascii="monospace" w:hAnsi="monospace" w:eastAsia="monospace" w:cs="monospace"/>
                <w:color w:val="A9B7C6"/>
                <w:sz w:val="19"/>
                <w:szCs w:val="19"/>
              </w:rPr>
            </w:pPr>
            <w:r>
              <w:rPr>
                <w:rFonts w:hint="default" w:ascii="宋体" w:hAnsi="宋体" w:cs="宋体"/>
                <w:lang w:val="en-US" w:eastAsia="zh-CN"/>
              </w:rPr>
              <w:t>thirdpartyallocationexpenses</w:t>
            </w:r>
          </w:p>
          <w:p w14:paraId="01B28713">
            <w:pPr>
              <w:rPr>
                <w:rFonts w:hint="default" w:ascii="宋体" w:hAnsi="宋体" w:cs="宋体"/>
                <w:lang w:val="en-US" w:eastAsia="zh-CN"/>
              </w:rPr>
            </w:pPr>
          </w:p>
        </w:tc>
        <w:tc>
          <w:tcPr>
            <w:tcW w:w="1843" w:type="dxa"/>
            <w:noWrap w:val="0"/>
            <w:vAlign w:val="top"/>
          </w:tcPr>
          <w:p w14:paraId="6ACC654A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第三方分配金额</w:t>
            </w:r>
          </w:p>
        </w:tc>
        <w:tc>
          <w:tcPr>
            <w:tcW w:w="1589" w:type="dxa"/>
            <w:noWrap w:val="0"/>
            <w:vAlign w:val="top"/>
          </w:tcPr>
          <w:p w14:paraId="5F2A58E9">
            <w:pPr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cs="宋体"/>
              </w:rPr>
              <w:t>Decimal(10,2)</w:t>
            </w:r>
          </w:p>
        </w:tc>
        <w:tc>
          <w:tcPr>
            <w:tcW w:w="395" w:type="dxa"/>
            <w:noWrap w:val="0"/>
            <w:vAlign w:val="top"/>
          </w:tcPr>
          <w:p w14:paraId="765A3A0A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2410" w:type="dxa"/>
            <w:noWrap w:val="0"/>
            <w:vAlign w:val="top"/>
          </w:tcPr>
          <w:p w14:paraId="28D38817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本次护理总费用第三方获得的金额，没有则为0</w:t>
            </w:r>
          </w:p>
        </w:tc>
      </w:tr>
      <w:tr w14:paraId="0986C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2" w:type="dxa"/>
            <w:vMerge w:val="continue"/>
            <w:noWrap w:val="0"/>
            <w:vAlign w:val="top"/>
          </w:tcPr>
          <w:p w14:paraId="4194D242">
            <w:pPr>
              <w:rPr>
                <w:rFonts w:ascii="宋体" w:hAnsi="宋体" w:cs="宋体"/>
              </w:rPr>
            </w:pPr>
          </w:p>
        </w:tc>
        <w:tc>
          <w:tcPr>
            <w:tcW w:w="1713" w:type="dxa"/>
            <w:gridSpan w:val="2"/>
            <w:noWrap w:val="0"/>
            <w:vAlign w:val="top"/>
          </w:tcPr>
          <w:p w14:paraId="33AC27E6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remark</w:t>
            </w:r>
          </w:p>
        </w:tc>
        <w:tc>
          <w:tcPr>
            <w:tcW w:w="1843" w:type="dxa"/>
            <w:noWrap w:val="0"/>
            <w:vAlign w:val="top"/>
          </w:tcPr>
          <w:p w14:paraId="632E2FB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备注信息</w:t>
            </w:r>
          </w:p>
        </w:tc>
        <w:tc>
          <w:tcPr>
            <w:tcW w:w="1589" w:type="dxa"/>
            <w:noWrap w:val="0"/>
            <w:vAlign w:val="top"/>
          </w:tcPr>
          <w:p w14:paraId="63FE9FC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20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395" w:type="dxa"/>
            <w:noWrap w:val="0"/>
            <w:vAlign w:val="top"/>
          </w:tcPr>
          <w:p w14:paraId="2DD9C349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410" w:type="dxa"/>
            <w:noWrap w:val="0"/>
            <w:vAlign w:val="top"/>
          </w:tcPr>
          <w:p w14:paraId="0EDE3226">
            <w:pPr>
              <w:rPr>
                <w:rFonts w:ascii="宋体" w:hAnsi="宋体" w:cs="宋体"/>
              </w:rPr>
            </w:pPr>
          </w:p>
        </w:tc>
      </w:tr>
      <w:tr w14:paraId="35C60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2" w:type="dxa"/>
            <w:vMerge w:val="continue"/>
            <w:noWrap w:val="0"/>
            <w:vAlign w:val="top"/>
          </w:tcPr>
          <w:p w14:paraId="70DE897C">
            <w:pPr>
              <w:rPr>
                <w:rFonts w:ascii="宋体" w:hAnsi="宋体" w:cs="宋体"/>
              </w:rPr>
            </w:pPr>
          </w:p>
        </w:tc>
        <w:tc>
          <w:tcPr>
            <w:tcW w:w="1713" w:type="dxa"/>
            <w:gridSpan w:val="2"/>
            <w:noWrap w:val="0"/>
            <w:vAlign w:val="top"/>
          </w:tcPr>
          <w:p w14:paraId="555C325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updateTime</w:t>
            </w:r>
          </w:p>
        </w:tc>
        <w:tc>
          <w:tcPr>
            <w:tcW w:w="1843" w:type="dxa"/>
            <w:noWrap w:val="0"/>
            <w:vAlign w:val="top"/>
          </w:tcPr>
          <w:p w14:paraId="71B038F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上传时间</w:t>
            </w:r>
          </w:p>
        </w:tc>
        <w:tc>
          <w:tcPr>
            <w:tcW w:w="1589" w:type="dxa"/>
            <w:noWrap w:val="0"/>
            <w:vAlign w:val="top"/>
          </w:tcPr>
          <w:p w14:paraId="60ACA2E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datetime</w:t>
            </w:r>
          </w:p>
        </w:tc>
        <w:tc>
          <w:tcPr>
            <w:tcW w:w="395" w:type="dxa"/>
            <w:noWrap w:val="0"/>
            <w:vAlign w:val="top"/>
          </w:tcPr>
          <w:p w14:paraId="189A8BCB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410" w:type="dxa"/>
            <w:noWrap w:val="0"/>
            <w:vAlign w:val="top"/>
          </w:tcPr>
          <w:p w14:paraId="5A352BAD">
            <w:pPr>
              <w:rPr>
                <w:rFonts w:ascii="宋体" w:hAnsi="宋体" w:cs="宋体"/>
              </w:rPr>
            </w:pPr>
          </w:p>
        </w:tc>
      </w:tr>
      <w:tr w14:paraId="43978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2" w:type="dxa"/>
            <w:gridSpan w:val="7"/>
            <w:shd w:val="clear" w:color="auto" w:fill="5B9BD5"/>
            <w:noWrap w:val="0"/>
            <w:vAlign w:val="top"/>
          </w:tcPr>
          <w:p w14:paraId="1ECCAF6F">
            <w:pPr>
              <w:rPr>
                <w:rFonts w:ascii="宋体" w:hAnsi="宋体" w:cs="宋体"/>
                <w:color w:val="5B9BD5"/>
              </w:rPr>
            </w:pPr>
          </w:p>
        </w:tc>
      </w:tr>
      <w:tr w14:paraId="6D460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2" w:type="dxa"/>
            <w:vMerge w:val="restart"/>
            <w:shd w:val="clear" w:color="auto" w:fill="auto"/>
            <w:noWrap w:val="0"/>
            <w:vAlign w:val="top"/>
          </w:tcPr>
          <w:p w14:paraId="3D93C8E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713" w:type="dxa"/>
            <w:gridSpan w:val="2"/>
            <w:shd w:val="clear" w:color="auto" w:fill="auto"/>
            <w:noWrap w:val="0"/>
            <w:vAlign w:val="top"/>
          </w:tcPr>
          <w:p w14:paraId="3DEB75A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code</w:t>
            </w:r>
          </w:p>
        </w:tc>
        <w:tc>
          <w:tcPr>
            <w:tcW w:w="1843" w:type="dxa"/>
            <w:shd w:val="clear" w:color="auto" w:fill="FFFFFF"/>
            <w:noWrap w:val="0"/>
            <w:vAlign w:val="center"/>
          </w:tcPr>
          <w:p w14:paraId="34D9C4E5">
            <w:pPr>
              <w:widowControl/>
              <w:jc w:val="left"/>
              <w:textAlignment w:val="center"/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返回代码</w:t>
            </w:r>
          </w:p>
        </w:tc>
        <w:tc>
          <w:tcPr>
            <w:tcW w:w="1589" w:type="dxa"/>
            <w:shd w:val="clear" w:color="auto" w:fill="FFFFFF"/>
            <w:noWrap w:val="0"/>
            <w:vAlign w:val="center"/>
          </w:tcPr>
          <w:p w14:paraId="3A0CA8F6">
            <w:pPr>
              <w:widowControl/>
              <w:jc w:val="left"/>
              <w:textAlignment w:val="center"/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Int</w:t>
            </w:r>
          </w:p>
        </w:tc>
        <w:tc>
          <w:tcPr>
            <w:tcW w:w="395" w:type="dxa"/>
            <w:noWrap w:val="0"/>
            <w:vAlign w:val="top"/>
          </w:tcPr>
          <w:p w14:paraId="018D597F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410" w:type="dxa"/>
            <w:noWrap w:val="0"/>
            <w:vAlign w:val="top"/>
          </w:tcPr>
          <w:p w14:paraId="50434356">
            <w:pPr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200成功， 非200 失败</w:t>
            </w:r>
          </w:p>
        </w:tc>
      </w:tr>
      <w:tr w14:paraId="4B4EB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2" w:type="dxa"/>
            <w:vMerge w:val="continue"/>
            <w:shd w:val="clear" w:color="auto" w:fill="auto"/>
            <w:noWrap w:val="0"/>
            <w:vAlign w:val="top"/>
          </w:tcPr>
          <w:p w14:paraId="145E65EE">
            <w:pPr>
              <w:rPr>
                <w:rFonts w:ascii="宋体" w:hAnsi="宋体" w:cs="宋体"/>
              </w:rPr>
            </w:pPr>
          </w:p>
        </w:tc>
        <w:tc>
          <w:tcPr>
            <w:tcW w:w="1713" w:type="dxa"/>
            <w:gridSpan w:val="2"/>
            <w:shd w:val="clear" w:color="auto" w:fill="auto"/>
            <w:noWrap w:val="0"/>
            <w:vAlign w:val="top"/>
          </w:tcPr>
          <w:p w14:paraId="3F53DA8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msg</w:t>
            </w:r>
          </w:p>
        </w:tc>
        <w:tc>
          <w:tcPr>
            <w:tcW w:w="1843" w:type="dxa"/>
            <w:shd w:val="clear" w:color="auto" w:fill="FFFFFF"/>
            <w:noWrap w:val="0"/>
            <w:vAlign w:val="center"/>
          </w:tcPr>
          <w:p w14:paraId="3E5353A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szCs w:val="18"/>
              </w:rPr>
              <w:t>错误信息</w:t>
            </w:r>
          </w:p>
        </w:tc>
        <w:tc>
          <w:tcPr>
            <w:tcW w:w="1589" w:type="dxa"/>
            <w:shd w:val="clear" w:color="auto" w:fill="FFFFFF"/>
            <w:noWrap w:val="0"/>
            <w:vAlign w:val="center"/>
          </w:tcPr>
          <w:p w14:paraId="664DE05B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</w:rPr>
              <w:t>Varchar(200)</w:t>
            </w:r>
          </w:p>
        </w:tc>
        <w:tc>
          <w:tcPr>
            <w:tcW w:w="395" w:type="dxa"/>
            <w:noWrap w:val="0"/>
            <w:vAlign w:val="top"/>
          </w:tcPr>
          <w:p w14:paraId="2303995E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410" w:type="dxa"/>
            <w:noWrap w:val="0"/>
            <w:vAlign w:val="top"/>
          </w:tcPr>
          <w:p w14:paraId="648417C3">
            <w:pPr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失败描述</w:t>
            </w:r>
          </w:p>
        </w:tc>
      </w:tr>
    </w:tbl>
    <w:p w14:paraId="0AD4129F">
      <w:pPr>
        <w:pStyle w:val="5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接口示例</w:t>
      </w:r>
    </w:p>
    <w:p w14:paraId="2B59CC80">
      <w:pPr>
        <w:ind w:firstLine="420"/>
        <w:rPr>
          <w:rFonts w:ascii="宋体" w:hAnsi="宋体" w:cs="宋体"/>
        </w:rPr>
      </w:pPr>
      <w:r>
        <w:rPr>
          <w:rFonts w:hint="eastAsia" w:ascii="宋体" w:hAnsi="宋体" w:cs="宋体"/>
          <w:lang w:val="en-US" w:eastAsia="zh-CN"/>
        </w:rPr>
        <w:t xml:space="preserve">见1.7 </w:t>
      </w:r>
      <w:r>
        <w:rPr>
          <w:rFonts w:hint="eastAsia" w:ascii="宋体" w:hAnsi="宋体" w:cs="宋体"/>
          <w:lang w:val="en-US" w:eastAsia="zh-CN"/>
        </w:rPr>
        <w:fldChar w:fldCharType="begin"/>
      </w:r>
      <w:r>
        <w:rPr>
          <w:rFonts w:hint="eastAsia" w:ascii="宋体" w:hAnsi="宋体" w:cs="宋体"/>
          <w:lang w:val="en-US" w:eastAsia="zh-CN"/>
        </w:rPr>
        <w:instrText xml:space="preserve"> HYPERLINK \l "_工具包调用说明" </w:instrText>
      </w:r>
      <w:r>
        <w:rPr>
          <w:rFonts w:hint="eastAsia" w:ascii="宋体" w:hAnsi="宋体" w:cs="宋体"/>
          <w:lang w:val="en-US" w:eastAsia="zh-CN"/>
        </w:rPr>
        <w:fldChar w:fldCharType="separate"/>
      </w:r>
      <w:r>
        <w:rPr>
          <w:rStyle w:val="19"/>
          <w:rFonts w:hint="eastAsia" w:ascii="宋体" w:hAnsi="宋体" w:cs="宋体"/>
          <w:lang w:val="en-US" w:eastAsia="zh-CN"/>
        </w:rPr>
        <w:t>工具包调用说明</w:t>
      </w:r>
      <w:r>
        <w:rPr>
          <w:rFonts w:hint="eastAsia" w:ascii="宋体" w:hAnsi="宋体" w:cs="宋体"/>
          <w:lang w:val="en-US" w:eastAsia="zh-CN"/>
        </w:rPr>
        <w:fldChar w:fldCharType="end"/>
      </w:r>
    </w:p>
    <w:p w14:paraId="0269C942">
      <w:pPr>
        <w:pStyle w:val="4"/>
        <w:jc w:val="left"/>
        <w:rPr>
          <w:rFonts w:ascii="宋体" w:hAnsi="宋体" w:eastAsia="宋体" w:cs="宋体"/>
        </w:rPr>
      </w:pPr>
      <w:bookmarkStart w:id="56" w:name="_Toc11828"/>
      <w:r>
        <w:rPr>
          <w:rFonts w:hint="eastAsia" w:ascii="宋体" w:hAnsi="宋体" w:eastAsia="宋体" w:cs="宋体"/>
        </w:rPr>
        <w:t>互联网护理专项评估记录</w:t>
      </w:r>
      <w:bookmarkEnd w:id="56"/>
    </w:p>
    <w:p w14:paraId="16F47615">
      <w:pPr>
        <w:pStyle w:val="5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数据推送机制</w:t>
      </w:r>
    </w:p>
    <w:p w14:paraId="742A529F">
      <w:pPr>
        <w:ind w:firstLine="420"/>
        <w:rPr>
          <w:rFonts w:ascii="宋体" w:hAnsi="宋体" w:cs="宋体"/>
        </w:rPr>
      </w:pPr>
      <w:r>
        <w:rPr>
          <w:rFonts w:hint="eastAsia" w:ascii="宋体" w:hAnsi="宋体" w:cs="宋体"/>
        </w:rPr>
        <w:t>开展互联网护理的医院，向平台推送护理服务的专项评估记录信息。</w:t>
      </w:r>
    </w:p>
    <w:p w14:paraId="1FB53B4E">
      <w:pPr>
        <w:pStyle w:val="5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互联网护理专项评估记录推送接口</w:t>
      </w:r>
    </w:p>
    <w:tbl>
      <w:tblPr>
        <w:tblStyle w:val="15"/>
        <w:tblW w:w="863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"/>
        <w:gridCol w:w="1567"/>
        <w:gridCol w:w="1909"/>
        <w:gridCol w:w="1683"/>
        <w:gridCol w:w="800"/>
        <w:gridCol w:w="1978"/>
      </w:tblGrid>
      <w:tr w14:paraId="7307A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4" w:type="dxa"/>
            <w:tcBorders>
              <w:bottom w:val="single" w:color="auto" w:sz="4" w:space="0"/>
            </w:tcBorders>
            <w:noWrap w:val="0"/>
            <w:vAlign w:val="top"/>
          </w:tcPr>
          <w:p w14:paraId="4AA7780C">
            <w:pPr>
              <w:jc w:val="center"/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操作名称</w:t>
            </w:r>
          </w:p>
        </w:tc>
        <w:tc>
          <w:tcPr>
            <w:tcW w:w="7937" w:type="dxa"/>
            <w:gridSpan w:val="5"/>
            <w:tcBorders>
              <w:bottom w:val="single" w:color="auto" w:sz="4" w:space="0"/>
            </w:tcBorders>
            <w:noWrap w:val="0"/>
            <w:vAlign w:val="top"/>
          </w:tcPr>
          <w:p w14:paraId="544D8A6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X-Service-Id=his.provinceDataUploadService, X-Service-Method=upload</w:t>
            </w:r>
            <w:r>
              <w:rPr>
                <w:rFonts w:ascii="宋体" w:hAnsi="宋体" w:cs="宋体"/>
              </w:rPr>
              <w:t>NursingSpecialEvaluation</w:t>
            </w:r>
          </w:p>
        </w:tc>
      </w:tr>
      <w:tr w14:paraId="43691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tcBorders>
              <w:bottom w:val="single" w:color="auto" w:sz="4" w:space="0"/>
            </w:tcBorders>
            <w:noWrap w:val="0"/>
            <w:vAlign w:val="top"/>
          </w:tcPr>
          <w:p w14:paraId="734082E4">
            <w:pPr>
              <w:jc w:val="center"/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说明</w:t>
            </w:r>
          </w:p>
        </w:tc>
        <w:tc>
          <w:tcPr>
            <w:tcW w:w="7937" w:type="dxa"/>
            <w:gridSpan w:val="5"/>
            <w:tcBorders>
              <w:bottom w:val="single" w:color="auto" w:sz="4" w:space="0"/>
            </w:tcBorders>
            <w:noWrap w:val="0"/>
            <w:vAlign w:val="top"/>
          </w:tcPr>
          <w:p w14:paraId="0FFC212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向互联网医院监管平台推送护理专项评估记录信息</w:t>
            </w:r>
          </w:p>
        </w:tc>
      </w:tr>
      <w:tr w14:paraId="00EDE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694" w:type="dxa"/>
            <w:shd w:val="clear" w:color="auto" w:fill="8DB3E2"/>
            <w:noWrap w:val="0"/>
            <w:vAlign w:val="top"/>
          </w:tcPr>
          <w:p w14:paraId="2DE55AD3">
            <w:pPr>
              <w:jc w:val="center"/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类型</w:t>
            </w:r>
          </w:p>
        </w:tc>
        <w:tc>
          <w:tcPr>
            <w:tcW w:w="1567" w:type="dxa"/>
            <w:shd w:val="clear" w:color="auto" w:fill="8DB3E2"/>
            <w:noWrap w:val="0"/>
            <w:vAlign w:val="top"/>
          </w:tcPr>
          <w:p w14:paraId="752CCA90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参数</w:t>
            </w:r>
          </w:p>
        </w:tc>
        <w:tc>
          <w:tcPr>
            <w:tcW w:w="1909" w:type="dxa"/>
            <w:shd w:val="clear" w:color="auto" w:fill="8DB3E2"/>
            <w:noWrap w:val="0"/>
            <w:vAlign w:val="top"/>
          </w:tcPr>
          <w:p w14:paraId="0DC8CCD3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参数名称</w:t>
            </w:r>
          </w:p>
        </w:tc>
        <w:tc>
          <w:tcPr>
            <w:tcW w:w="1683" w:type="dxa"/>
            <w:shd w:val="clear" w:color="auto" w:fill="8DB3E2"/>
            <w:noWrap w:val="0"/>
            <w:vAlign w:val="top"/>
          </w:tcPr>
          <w:p w14:paraId="381729BB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字段类型</w:t>
            </w:r>
          </w:p>
        </w:tc>
        <w:tc>
          <w:tcPr>
            <w:tcW w:w="800" w:type="dxa"/>
            <w:shd w:val="clear" w:color="auto" w:fill="8DB3E2"/>
            <w:noWrap w:val="0"/>
            <w:vAlign w:val="top"/>
          </w:tcPr>
          <w:p w14:paraId="12E0B4AC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必输</w:t>
            </w:r>
          </w:p>
        </w:tc>
        <w:tc>
          <w:tcPr>
            <w:tcW w:w="1978" w:type="dxa"/>
            <w:shd w:val="clear" w:color="auto" w:fill="8DB3E2"/>
            <w:noWrap w:val="0"/>
            <w:vAlign w:val="top"/>
          </w:tcPr>
          <w:p w14:paraId="23EF5561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说明</w:t>
            </w:r>
          </w:p>
        </w:tc>
      </w:tr>
      <w:tr w14:paraId="0760D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restart"/>
            <w:noWrap w:val="0"/>
            <w:vAlign w:val="top"/>
          </w:tcPr>
          <w:p w14:paraId="7259B63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输入List</w:t>
            </w:r>
          </w:p>
        </w:tc>
        <w:tc>
          <w:tcPr>
            <w:tcW w:w="1567" w:type="dxa"/>
            <w:noWrap w:val="0"/>
            <w:vAlign w:val="top"/>
          </w:tcPr>
          <w:p w14:paraId="32BB429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organID</w:t>
            </w:r>
          </w:p>
        </w:tc>
        <w:tc>
          <w:tcPr>
            <w:tcW w:w="1909" w:type="dxa"/>
            <w:noWrap w:val="0"/>
            <w:vAlign w:val="top"/>
          </w:tcPr>
          <w:p w14:paraId="104CFA7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机构唯一号</w:t>
            </w:r>
          </w:p>
        </w:tc>
        <w:tc>
          <w:tcPr>
            <w:tcW w:w="1683" w:type="dxa"/>
            <w:noWrap w:val="0"/>
            <w:vAlign w:val="top"/>
          </w:tcPr>
          <w:p w14:paraId="0F68CF7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Varchar(20)</w:t>
            </w:r>
          </w:p>
        </w:tc>
        <w:tc>
          <w:tcPr>
            <w:tcW w:w="800" w:type="dxa"/>
            <w:noWrap w:val="0"/>
            <w:vAlign w:val="top"/>
          </w:tcPr>
          <w:p w14:paraId="759A27ED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978" w:type="dxa"/>
            <w:noWrap w:val="0"/>
            <w:vAlign w:val="top"/>
          </w:tcPr>
          <w:p w14:paraId="2A524FF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全国统一的组织机构代码</w:t>
            </w:r>
          </w:p>
        </w:tc>
      </w:tr>
      <w:tr w14:paraId="3D526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400BEB34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51AC532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unitID</w:t>
            </w:r>
          </w:p>
        </w:tc>
        <w:tc>
          <w:tcPr>
            <w:tcW w:w="1909" w:type="dxa"/>
            <w:noWrap w:val="0"/>
            <w:vAlign w:val="top"/>
          </w:tcPr>
          <w:p w14:paraId="20E37EE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监管平台机构ID</w:t>
            </w:r>
          </w:p>
        </w:tc>
        <w:tc>
          <w:tcPr>
            <w:tcW w:w="1683" w:type="dxa"/>
            <w:noWrap w:val="0"/>
            <w:vAlign w:val="top"/>
          </w:tcPr>
          <w:p w14:paraId="7664302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800" w:type="dxa"/>
            <w:noWrap w:val="0"/>
            <w:vAlign w:val="top"/>
          </w:tcPr>
          <w:p w14:paraId="1571EE82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978" w:type="dxa"/>
            <w:noWrap w:val="0"/>
            <w:vAlign w:val="top"/>
          </w:tcPr>
          <w:p w14:paraId="2FB2051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平台分配</w:t>
            </w:r>
          </w:p>
        </w:tc>
      </w:tr>
      <w:tr w14:paraId="5C06D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1F759C7D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3F5EBFD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organName</w:t>
            </w:r>
          </w:p>
        </w:tc>
        <w:tc>
          <w:tcPr>
            <w:tcW w:w="1909" w:type="dxa"/>
            <w:noWrap w:val="0"/>
            <w:vAlign w:val="top"/>
          </w:tcPr>
          <w:p w14:paraId="3050F2D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机构名称</w:t>
            </w:r>
          </w:p>
        </w:tc>
        <w:tc>
          <w:tcPr>
            <w:tcW w:w="1683" w:type="dxa"/>
            <w:noWrap w:val="0"/>
            <w:vAlign w:val="top"/>
          </w:tcPr>
          <w:p w14:paraId="408A075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800" w:type="dxa"/>
            <w:noWrap w:val="0"/>
            <w:vAlign w:val="top"/>
          </w:tcPr>
          <w:p w14:paraId="763A8818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978" w:type="dxa"/>
            <w:noWrap w:val="0"/>
            <w:vAlign w:val="top"/>
          </w:tcPr>
          <w:p w14:paraId="1E1D2D8A">
            <w:pPr>
              <w:rPr>
                <w:rFonts w:ascii="宋体" w:hAnsi="宋体" w:cs="宋体"/>
              </w:rPr>
            </w:pPr>
          </w:p>
        </w:tc>
      </w:tr>
      <w:tr w14:paraId="16055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6A0516AF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4A0096A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hosCode</w:t>
            </w:r>
          </w:p>
        </w:tc>
        <w:tc>
          <w:tcPr>
            <w:tcW w:w="1909" w:type="dxa"/>
            <w:noWrap w:val="0"/>
            <w:vAlign w:val="top"/>
          </w:tcPr>
          <w:p w14:paraId="6ACEBF9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院区代码</w:t>
            </w:r>
          </w:p>
        </w:tc>
        <w:tc>
          <w:tcPr>
            <w:tcW w:w="1683" w:type="dxa"/>
            <w:noWrap w:val="0"/>
            <w:vAlign w:val="top"/>
          </w:tcPr>
          <w:p w14:paraId="70AC445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Varchar(10)</w:t>
            </w:r>
          </w:p>
        </w:tc>
        <w:tc>
          <w:tcPr>
            <w:tcW w:w="800" w:type="dxa"/>
            <w:noWrap w:val="0"/>
            <w:vAlign w:val="top"/>
          </w:tcPr>
          <w:p w14:paraId="420EF648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1978" w:type="dxa"/>
            <w:noWrap w:val="0"/>
            <w:vAlign w:val="top"/>
          </w:tcPr>
          <w:p w14:paraId="1E13E96D">
            <w:pPr>
              <w:rPr>
                <w:rFonts w:ascii="宋体" w:hAnsi="宋体" w:cs="宋体"/>
              </w:rPr>
            </w:pPr>
          </w:p>
        </w:tc>
      </w:tr>
      <w:tr w14:paraId="505EF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437BB114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68F4082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hosName</w:t>
            </w:r>
          </w:p>
        </w:tc>
        <w:tc>
          <w:tcPr>
            <w:tcW w:w="1909" w:type="dxa"/>
            <w:noWrap w:val="0"/>
            <w:vAlign w:val="top"/>
          </w:tcPr>
          <w:p w14:paraId="5E3DC5F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院区名称</w:t>
            </w:r>
          </w:p>
        </w:tc>
        <w:tc>
          <w:tcPr>
            <w:tcW w:w="1683" w:type="dxa"/>
            <w:noWrap w:val="0"/>
            <w:vAlign w:val="top"/>
          </w:tcPr>
          <w:p w14:paraId="74A64A5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800" w:type="dxa"/>
            <w:noWrap w:val="0"/>
            <w:vAlign w:val="top"/>
          </w:tcPr>
          <w:p w14:paraId="1C0B9214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1978" w:type="dxa"/>
            <w:noWrap w:val="0"/>
            <w:vAlign w:val="top"/>
          </w:tcPr>
          <w:p w14:paraId="6E9A542B">
            <w:pPr>
              <w:rPr>
                <w:rFonts w:ascii="宋体" w:hAnsi="宋体" w:cs="宋体"/>
              </w:rPr>
            </w:pPr>
          </w:p>
        </w:tc>
      </w:tr>
      <w:tr w14:paraId="672F4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5DA2A693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36ABC31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bussID</w:t>
            </w:r>
          </w:p>
        </w:tc>
        <w:tc>
          <w:tcPr>
            <w:tcW w:w="1909" w:type="dxa"/>
            <w:noWrap w:val="0"/>
            <w:vAlign w:val="top"/>
          </w:tcPr>
          <w:p w14:paraId="54C05B3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互联网护理服务记录Id</w:t>
            </w:r>
          </w:p>
        </w:tc>
        <w:tc>
          <w:tcPr>
            <w:tcW w:w="1683" w:type="dxa"/>
            <w:noWrap w:val="0"/>
            <w:vAlign w:val="top"/>
          </w:tcPr>
          <w:p w14:paraId="3BDCD3D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5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800" w:type="dxa"/>
            <w:noWrap w:val="0"/>
            <w:vAlign w:val="top"/>
          </w:tcPr>
          <w:p w14:paraId="66FC7B6A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Y</w:t>
            </w:r>
          </w:p>
        </w:tc>
        <w:tc>
          <w:tcPr>
            <w:tcW w:w="1978" w:type="dxa"/>
            <w:noWrap w:val="0"/>
            <w:vAlign w:val="top"/>
          </w:tcPr>
          <w:p w14:paraId="00D6A84C">
            <w:pPr>
              <w:rPr>
                <w:rFonts w:ascii="宋体" w:hAnsi="宋体" w:cs="宋体"/>
              </w:rPr>
            </w:pPr>
          </w:p>
        </w:tc>
      </w:tr>
      <w:tr w14:paraId="5FCE1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2946E4F5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415C8F0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  <w:r>
              <w:rPr>
                <w:rFonts w:ascii="宋体" w:hAnsi="宋体" w:cs="宋体"/>
              </w:rPr>
              <w:t>urseAsmtID</w:t>
            </w:r>
          </w:p>
        </w:tc>
        <w:tc>
          <w:tcPr>
            <w:tcW w:w="1909" w:type="dxa"/>
            <w:noWrap w:val="0"/>
            <w:vAlign w:val="top"/>
          </w:tcPr>
          <w:p w14:paraId="2803969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护理专项评估记录Id</w:t>
            </w:r>
          </w:p>
        </w:tc>
        <w:tc>
          <w:tcPr>
            <w:tcW w:w="1683" w:type="dxa"/>
            <w:noWrap w:val="0"/>
            <w:vAlign w:val="top"/>
          </w:tcPr>
          <w:p w14:paraId="1E797F5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5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800" w:type="dxa"/>
            <w:noWrap w:val="0"/>
            <w:vAlign w:val="top"/>
          </w:tcPr>
          <w:p w14:paraId="1E0C32AE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Y</w:t>
            </w:r>
          </w:p>
        </w:tc>
        <w:tc>
          <w:tcPr>
            <w:tcW w:w="1978" w:type="dxa"/>
            <w:noWrap w:val="0"/>
            <w:vAlign w:val="top"/>
          </w:tcPr>
          <w:p w14:paraId="274FFAC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评估记录唯一号</w:t>
            </w:r>
          </w:p>
        </w:tc>
      </w:tr>
      <w:tr w14:paraId="05D6D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1BA327B2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11D2DC93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nurse</w:t>
            </w:r>
            <w:r>
              <w:rPr>
                <w:rFonts w:hint="eastAsia" w:ascii="宋体" w:hAnsi="宋体" w:cs="宋体"/>
              </w:rPr>
              <w:t>Id</w:t>
            </w:r>
          </w:p>
        </w:tc>
        <w:tc>
          <w:tcPr>
            <w:tcW w:w="1909" w:type="dxa"/>
            <w:noWrap w:val="0"/>
            <w:vAlign w:val="top"/>
          </w:tcPr>
          <w:p w14:paraId="11A19D6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评估护士ID</w:t>
            </w:r>
          </w:p>
        </w:tc>
        <w:tc>
          <w:tcPr>
            <w:tcW w:w="1683" w:type="dxa"/>
            <w:noWrap w:val="0"/>
            <w:vAlign w:val="top"/>
          </w:tcPr>
          <w:p w14:paraId="41973F6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5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800" w:type="dxa"/>
            <w:noWrap w:val="0"/>
            <w:vAlign w:val="top"/>
          </w:tcPr>
          <w:p w14:paraId="774DFB03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978" w:type="dxa"/>
            <w:noWrap w:val="0"/>
            <w:vAlign w:val="top"/>
          </w:tcPr>
          <w:p w14:paraId="71F1730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所属医院系统工号</w:t>
            </w:r>
          </w:p>
        </w:tc>
      </w:tr>
      <w:tr w14:paraId="6FBC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7304CAB4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70617F18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nurse</w:t>
            </w:r>
            <w:r>
              <w:rPr>
                <w:rFonts w:hint="eastAsia" w:ascii="宋体" w:hAnsi="宋体" w:cs="宋体"/>
              </w:rPr>
              <w:t>CertID</w:t>
            </w:r>
          </w:p>
        </w:tc>
        <w:tc>
          <w:tcPr>
            <w:tcW w:w="1909" w:type="dxa"/>
            <w:noWrap w:val="0"/>
            <w:vAlign w:val="top"/>
          </w:tcPr>
          <w:p w14:paraId="6212DFB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评估护士身份证号</w:t>
            </w:r>
          </w:p>
        </w:tc>
        <w:tc>
          <w:tcPr>
            <w:tcW w:w="1683" w:type="dxa"/>
            <w:noWrap w:val="0"/>
            <w:vAlign w:val="top"/>
          </w:tcPr>
          <w:p w14:paraId="7E95A1A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Varchar(18)</w:t>
            </w:r>
          </w:p>
        </w:tc>
        <w:tc>
          <w:tcPr>
            <w:tcW w:w="800" w:type="dxa"/>
            <w:noWrap w:val="0"/>
            <w:vAlign w:val="top"/>
          </w:tcPr>
          <w:p w14:paraId="4B9350CD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978" w:type="dxa"/>
            <w:noWrap w:val="0"/>
            <w:vAlign w:val="top"/>
          </w:tcPr>
          <w:p w14:paraId="60A98C0E">
            <w:pPr>
              <w:rPr>
                <w:rFonts w:ascii="宋体" w:hAnsi="宋体" w:cs="宋体"/>
              </w:rPr>
            </w:pPr>
          </w:p>
        </w:tc>
      </w:tr>
      <w:tr w14:paraId="606C5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503AA903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1C597720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nurse</w:t>
            </w:r>
            <w:r>
              <w:rPr>
                <w:rFonts w:hint="eastAsia" w:ascii="宋体" w:hAnsi="宋体" w:cs="宋体"/>
              </w:rPr>
              <w:t>Name</w:t>
            </w:r>
          </w:p>
        </w:tc>
        <w:tc>
          <w:tcPr>
            <w:tcW w:w="1909" w:type="dxa"/>
            <w:noWrap w:val="0"/>
            <w:vAlign w:val="top"/>
          </w:tcPr>
          <w:p w14:paraId="6B30F25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评估护士姓名</w:t>
            </w:r>
          </w:p>
        </w:tc>
        <w:tc>
          <w:tcPr>
            <w:tcW w:w="1683" w:type="dxa"/>
            <w:noWrap w:val="0"/>
            <w:vAlign w:val="top"/>
          </w:tcPr>
          <w:p w14:paraId="5C6F5B8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800" w:type="dxa"/>
            <w:noWrap w:val="0"/>
            <w:vAlign w:val="top"/>
          </w:tcPr>
          <w:p w14:paraId="5E38D8E2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978" w:type="dxa"/>
            <w:noWrap w:val="0"/>
            <w:vAlign w:val="top"/>
          </w:tcPr>
          <w:p w14:paraId="74B12BFC">
            <w:pPr>
              <w:rPr>
                <w:rFonts w:ascii="宋体" w:hAnsi="宋体" w:cs="宋体"/>
              </w:rPr>
            </w:pPr>
          </w:p>
        </w:tc>
      </w:tr>
      <w:tr w14:paraId="49566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097F37B8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5C5A5EC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patientCertType</w:t>
            </w:r>
          </w:p>
        </w:tc>
        <w:tc>
          <w:tcPr>
            <w:tcW w:w="1909" w:type="dxa"/>
            <w:noWrap w:val="0"/>
            <w:vAlign w:val="top"/>
          </w:tcPr>
          <w:p w14:paraId="5C8890C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被评估人证件</w:t>
            </w:r>
          </w:p>
        </w:tc>
        <w:tc>
          <w:tcPr>
            <w:tcW w:w="1683" w:type="dxa"/>
            <w:noWrap w:val="0"/>
            <w:vAlign w:val="top"/>
          </w:tcPr>
          <w:p w14:paraId="66A0DE3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Varchar(10)</w:t>
            </w:r>
          </w:p>
        </w:tc>
        <w:tc>
          <w:tcPr>
            <w:tcW w:w="800" w:type="dxa"/>
            <w:noWrap w:val="0"/>
            <w:vAlign w:val="top"/>
          </w:tcPr>
          <w:p w14:paraId="762461BE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978" w:type="dxa"/>
            <w:noWrap w:val="0"/>
            <w:vAlign w:val="top"/>
          </w:tcPr>
          <w:p w14:paraId="7259060B">
            <w:pPr>
              <w:rPr>
                <w:rFonts w:ascii="宋体" w:hAnsi="宋体" w:cs="宋体"/>
                <w:kern w:val="0"/>
                <w:szCs w:val="21"/>
              </w:rPr>
            </w:pPr>
            <w:r>
              <w:fldChar w:fldCharType="begin"/>
            </w:r>
            <w:r>
              <w:instrText xml:space="preserve"> HYPERLINK \l "_证件类型" </w:instrText>
            </w:r>
            <w:r>
              <w:fldChar w:fldCharType="separate"/>
            </w:r>
            <w:r>
              <w:rPr>
                <w:rStyle w:val="20"/>
                <w:rFonts w:hint="eastAsia" w:ascii="宋体" w:hAnsi="宋体" w:cs="宋体"/>
              </w:rPr>
              <w:t>证件类型字典</w:t>
            </w:r>
            <w:r>
              <w:rPr>
                <w:rStyle w:val="20"/>
                <w:rFonts w:hint="eastAsia" w:ascii="宋体" w:hAnsi="宋体" w:cs="宋体"/>
              </w:rPr>
              <w:fldChar w:fldCharType="end"/>
            </w:r>
          </w:p>
        </w:tc>
      </w:tr>
      <w:tr w14:paraId="3B410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362E29EE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27FA24C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patientCertID</w:t>
            </w:r>
          </w:p>
        </w:tc>
        <w:tc>
          <w:tcPr>
            <w:tcW w:w="1909" w:type="dxa"/>
            <w:noWrap w:val="0"/>
            <w:vAlign w:val="top"/>
          </w:tcPr>
          <w:p w14:paraId="23ECA10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被评估人证件号</w:t>
            </w:r>
          </w:p>
        </w:tc>
        <w:tc>
          <w:tcPr>
            <w:tcW w:w="1683" w:type="dxa"/>
            <w:noWrap w:val="0"/>
            <w:vAlign w:val="top"/>
          </w:tcPr>
          <w:p w14:paraId="4B2E704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Varchar(18)</w:t>
            </w:r>
          </w:p>
        </w:tc>
        <w:tc>
          <w:tcPr>
            <w:tcW w:w="800" w:type="dxa"/>
            <w:noWrap w:val="0"/>
            <w:vAlign w:val="top"/>
          </w:tcPr>
          <w:p w14:paraId="3F871940">
            <w:pPr>
              <w:jc w:val="center"/>
              <w:rPr>
                <w:rFonts w:hint="eastAsia" w:ascii="宋体" w:hAnsi="宋体" w:cs="宋体" w:eastAsiaTheme="minorEastAsia"/>
                <w:lang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1978" w:type="dxa"/>
            <w:noWrap w:val="0"/>
            <w:vAlign w:val="top"/>
          </w:tcPr>
          <w:p w14:paraId="374E9786">
            <w:pPr>
              <w:rPr>
                <w:rFonts w:ascii="宋体" w:hAnsi="宋体" w:cs="宋体"/>
              </w:rPr>
            </w:pPr>
          </w:p>
        </w:tc>
      </w:tr>
      <w:tr w14:paraId="16892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73163CF4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5D11AFC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patientName</w:t>
            </w:r>
          </w:p>
        </w:tc>
        <w:tc>
          <w:tcPr>
            <w:tcW w:w="1909" w:type="dxa"/>
            <w:noWrap w:val="0"/>
            <w:vAlign w:val="top"/>
          </w:tcPr>
          <w:p w14:paraId="467D97A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被评估人姓名</w:t>
            </w:r>
          </w:p>
        </w:tc>
        <w:tc>
          <w:tcPr>
            <w:tcW w:w="1683" w:type="dxa"/>
            <w:noWrap w:val="0"/>
            <w:vAlign w:val="top"/>
          </w:tcPr>
          <w:p w14:paraId="71B0AC9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Varchar(18)</w:t>
            </w:r>
          </w:p>
        </w:tc>
        <w:tc>
          <w:tcPr>
            <w:tcW w:w="800" w:type="dxa"/>
            <w:noWrap w:val="0"/>
            <w:vAlign w:val="top"/>
          </w:tcPr>
          <w:p w14:paraId="0EA957B1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978" w:type="dxa"/>
            <w:noWrap w:val="0"/>
            <w:vAlign w:val="top"/>
          </w:tcPr>
          <w:p w14:paraId="40DAA590">
            <w:pPr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022CD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57BA9CD2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709A928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businessType</w:t>
            </w:r>
          </w:p>
        </w:tc>
        <w:tc>
          <w:tcPr>
            <w:tcW w:w="1909" w:type="dxa"/>
            <w:noWrap w:val="0"/>
            <w:vAlign w:val="top"/>
          </w:tcPr>
          <w:p w14:paraId="78D3F71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护理服务类型</w:t>
            </w:r>
          </w:p>
        </w:tc>
        <w:tc>
          <w:tcPr>
            <w:tcW w:w="1683" w:type="dxa"/>
            <w:noWrap w:val="0"/>
            <w:vAlign w:val="top"/>
          </w:tcPr>
          <w:p w14:paraId="2A9BAD5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Varchar(6)</w:t>
            </w:r>
          </w:p>
        </w:tc>
        <w:tc>
          <w:tcPr>
            <w:tcW w:w="800" w:type="dxa"/>
            <w:noWrap w:val="0"/>
            <w:vAlign w:val="top"/>
          </w:tcPr>
          <w:p w14:paraId="1BDF99A1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978" w:type="dxa"/>
            <w:noWrap w:val="0"/>
            <w:vAlign w:val="top"/>
          </w:tcPr>
          <w:p w14:paraId="23E33F4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</w:t>
            </w:r>
            <w:r>
              <w:rPr>
                <w:rFonts w:ascii="宋体" w:hAnsi="宋体" w:cs="宋体"/>
              </w:rPr>
              <w:t xml:space="preserve">1 </w:t>
            </w:r>
            <w:r>
              <w:rPr>
                <w:rFonts w:hint="eastAsia" w:ascii="宋体" w:hAnsi="宋体" w:cs="宋体"/>
              </w:rPr>
              <w:t xml:space="preserve">健康促进 </w:t>
            </w:r>
            <w:r>
              <w:rPr>
                <w:rFonts w:ascii="宋体" w:hAnsi="宋体" w:cs="宋体"/>
              </w:rPr>
              <w:t xml:space="preserve">02 </w:t>
            </w:r>
            <w:r>
              <w:rPr>
                <w:rFonts w:hint="eastAsia" w:ascii="宋体" w:hAnsi="宋体" w:cs="宋体"/>
              </w:rPr>
              <w:t xml:space="preserve">常用临床护理 </w:t>
            </w:r>
            <w:r>
              <w:rPr>
                <w:rFonts w:ascii="宋体" w:hAnsi="宋体" w:cs="宋体"/>
              </w:rPr>
              <w:t xml:space="preserve">03 </w:t>
            </w:r>
            <w:r>
              <w:rPr>
                <w:rFonts w:hint="eastAsia" w:ascii="宋体" w:hAnsi="宋体" w:cs="宋体"/>
              </w:rPr>
              <w:t>专科护理</w:t>
            </w:r>
          </w:p>
        </w:tc>
      </w:tr>
      <w:tr w14:paraId="074F0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473D863F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7651C51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business</w:t>
            </w:r>
            <w:r>
              <w:rPr>
                <w:rFonts w:ascii="宋体" w:hAnsi="宋体" w:cs="宋体"/>
              </w:rPr>
              <w:t>I</w:t>
            </w:r>
            <w:r>
              <w:rPr>
                <w:rFonts w:hint="eastAsia" w:ascii="宋体" w:hAnsi="宋体" w:cs="宋体"/>
              </w:rPr>
              <w:t>tem</w:t>
            </w:r>
          </w:p>
        </w:tc>
        <w:tc>
          <w:tcPr>
            <w:tcW w:w="1909" w:type="dxa"/>
            <w:noWrap w:val="0"/>
            <w:vAlign w:val="top"/>
          </w:tcPr>
          <w:p w14:paraId="007C4D2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护理服务项目</w:t>
            </w:r>
          </w:p>
        </w:tc>
        <w:tc>
          <w:tcPr>
            <w:tcW w:w="1683" w:type="dxa"/>
            <w:noWrap w:val="0"/>
            <w:vAlign w:val="top"/>
          </w:tcPr>
          <w:p w14:paraId="7029342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Varchar(6)</w:t>
            </w:r>
          </w:p>
        </w:tc>
        <w:tc>
          <w:tcPr>
            <w:tcW w:w="800" w:type="dxa"/>
            <w:noWrap w:val="0"/>
            <w:vAlign w:val="top"/>
          </w:tcPr>
          <w:p w14:paraId="5A4BCE92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Y</w:t>
            </w:r>
          </w:p>
        </w:tc>
        <w:tc>
          <w:tcPr>
            <w:tcW w:w="1978" w:type="dxa"/>
            <w:noWrap w:val="0"/>
            <w:vAlign w:val="top"/>
          </w:tcPr>
          <w:p w14:paraId="7E94446B">
            <w:pPr>
              <w:rPr>
                <w:rFonts w:ascii="宋体" w:hAnsi="宋体" w:cs="宋体"/>
              </w:rPr>
            </w:pPr>
            <w:r>
              <w:fldChar w:fldCharType="begin"/>
            </w:r>
            <w:r>
              <w:instrText xml:space="preserve"> HYPERLINK \l "_互联网护理服务项目字典" </w:instrText>
            </w:r>
            <w:r>
              <w:fldChar w:fldCharType="separate"/>
            </w:r>
            <w:r>
              <w:rPr>
                <w:rStyle w:val="19"/>
                <w:rFonts w:hint="eastAsia" w:ascii="宋体" w:hAnsi="宋体" w:cs="宋体"/>
              </w:rPr>
              <w:t>互联网护理服务项目字典</w:t>
            </w:r>
            <w:r>
              <w:rPr>
                <w:rStyle w:val="20"/>
                <w:rFonts w:hint="eastAsia" w:ascii="宋体" w:hAnsi="宋体" w:cs="宋体"/>
              </w:rPr>
              <w:fldChar w:fldCharType="end"/>
            </w:r>
          </w:p>
        </w:tc>
      </w:tr>
      <w:tr w14:paraId="23C66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02BA3DED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551DD64C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assess</w:t>
            </w:r>
            <w:r>
              <w:rPr>
                <w:rFonts w:hint="eastAsia" w:ascii="宋体" w:hAnsi="宋体" w:cs="宋体"/>
              </w:rPr>
              <w:t>Re</w:t>
            </w:r>
            <w:r>
              <w:rPr>
                <w:rFonts w:ascii="宋体" w:hAnsi="宋体" w:cs="宋体"/>
              </w:rPr>
              <w:t>sult</w:t>
            </w:r>
          </w:p>
        </w:tc>
        <w:tc>
          <w:tcPr>
            <w:tcW w:w="1909" w:type="dxa"/>
            <w:noWrap w:val="0"/>
            <w:vAlign w:val="top"/>
          </w:tcPr>
          <w:p w14:paraId="1700165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评估结果</w:t>
            </w:r>
          </w:p>
        </w:tc>
        <w:tc>
          <w:tcPr>
            <w:tcW w:w="1683" w:type="dxa"/>
            <w:noWrap w:val="0"/>
            <w:vAlign w:val="top"/>
          </w:tcPr>
          <w:p w14:paraId="6CA04EF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Varchar(6)</w:t>
            </w:r>
          </w:p>
        </w:tc>
        <w:tc>
          <w:tcPr>
            <w:tcW w:w="800" w:type="dxa"/>
            <w:noWrap w:val="0"/>
            <w:vAlign w:val="top"/>
          </w:tcPr>
          <w:p w14:paraId="1FDF5514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978" w:type="dxa"/>
            <w:noWrap w:val="0"/>
            <w:vAlign w:val="top"/>
          </w:tcPr>
          <w:p w14:paraId="40EACF8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1</w:t>
            </w:r>
            <w:r>
              <w:rPr>
                <w:rFonts w:ascii="宋体" w:hAnsi="宋体" w:cs="宋体"/>
              </w:rPr>
              <w:t xml:space="preserve"> </w:t>
            </w:r>
            <w:r>
              <w:rPr>
                <w:rFonts w:hint="eastAsia" w:ascii="宋体" w:hAnsi="宋体" w:cs="宋体"/>
              </w:rPr>
              <w:t xml:space="preserve">通过 </w:t>
            </w:r>
            <w:r>
              <w:rPr>
                <w:rFonts w:hint="eastAsia" w:ascii="宋体" w:hAnsi="宋体" w:cs="宋体"/>
                <w:lang w:val="en-US" w:eastAsia="zh-CN"/>
              </w:rPr>
              <w:t>0</w:t>
            </w:r>
            <w:r>
              <w:rPr>
                <w:rFonts w:ascii="宋体" w:hAnsi="宋体" w:cs="宋体"/>
              </w:rPr>
              <w:t xml:space="preserve"> </w:t>
            </w:r>
            <w:r>
              <w:rPr>
                <w:rFonts w:hint="eastAsia" w:ascii="宋体" w:hAnsi="宋体" w:cs="宋体"/>
              </w:rPr>
              <w:t>不通过</w:t>
            </w:r>
          </w:p>
        </w:tc>
      </w:tr>
      <w:tr w14:paraId="3EAF1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2847B26C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4A0AE2CA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assessConclusion</w:t>
            </w:r>
          </w:p>
        </w:tc>
        <w:tc>
          <w:tcPr>
            <w:tcW w:w="1909" w:type="dxa"/>
            <w:noWrap w:val="0"/>
            <w:vAlign w:val="top"/>
          </w:tcPr>
          <w:p w14:paraId="2F46E1B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评估结果内容</w:t>
            </w:r>
          </w:p>
        </w:tc>
        <w:tc>
          <w:tcPr>
            <w:tcW w:w="1683" w:type="dxa"/>
            <w:noWrap w:val="0"/>
            <w:vAlign w:val="top"/>
          </w:tcPr>
          <w:p w14:paraId="12B3A28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2000</w:t>
            </w:r>
            <w:r>
              <w:rPr>
                <w:rFonts w:hint="eastAsia" w:ascii="宋体" w:hAnsi="宋体" w:cs="宋体"/>
              </w:rPr>
              <w:t>)</w:t>
            </w:r>
          </w:p>
        </w:tc>
        <w:tc>
          <w:tcPr>
            <w:tcW w:w="800" w:type="dxa"/>
            <w:noWrap w:val="0"/>
            <w:vAlign w:val="top"/>
          </w:tcPr>
          <w:p w14:paraId="5CE893AD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978" w:type="dxa"/>
            <w:noWrap w:val="0"/>
            <w:vAlign w:val="top"/>
          </w:tcPr>
          <w:p w14:paraId="2E0D79C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评估结论描述</w:t>
            </w:r>
          </w:p>
        </w:tc>
      </w:tr>
      <w:tr w14:paraId="58F6D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73A111B2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433CA88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s</w:t>
            </w:r>
            <w:r>
              <w:rPr>
                <w:rFonts w:ascii="宋体" w:hAnsi="宋体" w:cs="宋体"/>
              </w:rPr>
              <w:t>tartTime</w:t>
            </w:r>
          </w:p>
        </w:tc>
        <w:tc>
          <w:tcPr>
            <w:tcW w:w="1909" w:type="dxa"/>
            <w:noWrap w:val="0"/>
            <w:vAlign w:val="top"/>
          </w:tcPr>
          <w:p w14:paraId="6C89D8F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开始评估时间</w:t>
            </w:r>
          </w:p>
        </w:tc>
        <w:tc>
          <w:tcPr>
            <w:tcW w:w="1683" w:type="dxa"/>
            <w:noWrap w:val="0"/>
            <w:vAlign w:val="top"/>
          </w:tcPr>
          <w:p w14:paraId="05D43CB2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D</w:t>
            </w:r>
            <w:r>
              <w:rPr>
                <w:rFonts w:hint="eastAsia" w:ascii="宋体" w:hAnsi="宋体" w:cs="宋体"/>
              </w:rPr>
              <w:t>ate</w:t>
            </w:r>
            <w:r>
              <w:rPr>
                <w:rFonts w:ascii="宋体" w:hAnsi="宋体" w:cs="宋体"/>
              </w:rPr>
              <w:t>time</w:t>
            </w:r>
          </w:p>
        </w:tc>
        <w:tc>
          <w:tcPr>
            <w:tcW w:w="800" w:type="dxa"/>
            <w:noWrap w:val="0"/>
            <w:vAlign w:val="top"/>
          </w:tcPr>
          <w:p w14:paraId="169FDD15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978" w:type="dxa"/>
            <w:noWrap w:val="0"/>
            <w:vAlign w:val="top"/>
          </w:tcPr>
          <w:p w14:paraId="5F74C448">
            <w:pPr>
              <w:rPr>
                <w:rFonts w:ascii="宋体" w:hAnsi="宋体" w:cs="宋体"/>
              </w:rPr>
            </w:pPr>
          </w:p>
        </w:tc>
      </w:tr>
      <w:tr w14:paraId="41961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40879A59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4FCC0D2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e</w:t>
            </w:r>
            <w:r>
              <w:rPr>
                <w:rFonts w:ascii="宋体" w:hAnsi="宋体" w:cs="宋体"/>
              </w:rPr>
              <w:t>ndingTime</w:t>
            </w:r>
          </w:p>
        </w:tc>
        <w:tc>
          <w:tcPr>
            <w:tcW w:w="1909" w:type="dxa"/>
            <w:noWrap w:val="0"/>
            <w:vAlign w:val="top"/>
          </w:tcPr>
          <w:p w14:paraId="7C021ED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结束评估时间</w:t>
            </w:r>
          </w:p>
        </w:tc>
        <w:tc>
          <w:tcPr>
            <w:tcW w:w="1683" w:type="dxa"/>
            <w:noWrap w:val="0"/>
            <w:vAlign w:val="top"/>
          </w:tcPr>
          <w:p w14:paraId="7629943F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Datetime</w:t>
            </w:r>
          </w:p>
        </w:tc>
        <w:tc>
          <w:tcPr>
            <w:tcW w:w="800" w:type="dxa"/>
            <w:noWrap w:val="0"/>
            <w:vAlign w:val="top"/>
          </w:tcPr>
          <w:p w14:paraId="4718BD7C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978" w:type="dxa"/>
            <w:noWrap w:val="0"/>
            <w:vAlign w:val="top"/>
          </w:tcPr>
          <w:p w14:paraId="6FD6574B">
            <w:pPr>
              <w:rPr>
                <w:rFonts w:ascii="宋体" w:hAnsi="宋体" w:cs="宋体"/>
              </w:rPr>
            </w:pPr>
          </w:p>
        </w:tc>
      </w:tr>
      <w:tr w14:paraId="6506F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44F0FDA6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6DDF073F">
            <w:pP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EastAsia" w:hAnsiTheme="minorEastAsia" w:cstheme="minorEastAsia"/>
              </w:rPr>
              <w:t>locationID</w:t>
            </w:r>
          </w:p>
        </w:tc>
        <w:tc>
          <w:tcPr>
            <w:tcW w:w="1909" w:type="dxa"/>
            <w:noWrap w:val="0"/>
            <w:vAlign w:val="top"/>
          </w:tcPr>
          <w:p w14:paraId="3BE567CA">
            <w:pP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</w:rPr>
              <w:t>实时位置记录Id</w:t>
            </w:r>
          </w:p>
        </w:tc>
        <w:tc>
          <w:tcPr>
            <w:tcW w:w="1683" w:type="dxa"/>
            <w:noWrap w:val="0"/>
            <w:vAlign w:val="top"/>
          </w:tcPr>
          <w:p w14:paraId="40DBA2C2">
            <w:pPr>
              <w:rPr>
                <w:rFonts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</w:rPr>
              <w:t>Varchar(</w:t>
            </w:r>
            <w:r>
              <w:rPr>
                <w:rFonts w:asciiTheme="minorEastAsia" w:hAnsiTheme="minorEastAsia" w:cstheme="minorEastAsia"/>
              </w:rPr>
              <w:t>5</w:t>
            </w:r>
            <w:r>
              <w:rPr>
                <w:rFonts w:hint="eastAsia" w:asciiTheme="minorEastAsia" w:hAnsiTheme="minorEastAsia" w:cstheme="minorEastAsia"/>
              </w:rPr>
              <w:t>0)</w:t>
            </w:r>
          </w:p>
        </w:tc>
        <w:tc>
          <w:tcPr>
            <w:tcW w:w="800" w:type="dxa"/>
            <w:noWrap w:val="0"/>
            <w:vAlign w:val="top"/>
          </w:tcPr>
          <w:p w14:paraId="07B32C2B">
            <w:pPr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</w:rPr>
              <w:t>Y</w:t>
            </w:r>
          </w:p>
        </w:tc>
        <w:tc>
          <w:tcPr>
            <w:tcW w:w="1978" w:type="dxa"/>
            <w:noWrap w:val="0"/>
            <w:vAlign w:val="top"/>
          </w:tcPr>
          <w:p w14:paraId="2A229879">
            <w:pPr>
              <w:rPr>
                <w:rFonts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</w:rPr>
              <w:t>位置记录唯一号</w:t>
            </w:r>
          </w:p>
        </w:tc>
      </w:tr>
      <w:tr w14:paraId="33EF2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4BB88A9A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527DA905">
            <w:pP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lang w:val="en-US" w:eastAsia="zh-CN"/>
              </w:rPr>
              <w:t>address</w:t>
            </w:r>
          </w:p>
        </w:tc>
        <w:tc>
          <w:tcPr>
            <w:tcW w:w="1909" w:type="dxa"/>
            <w:noWrap w:val="0"/>
            <w:vAlign w:val="top"/>
          </w:tcPr>
          <w:p w14:paraId="28438BBB">
            <w:pP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lang w:val="en-US" w:eastAsia="zh-CN"/>
              </w:rPr>
              <w:t>实时位置</w:t>
            </w:r>
          </w:p>
        </w:tc>
        <w:tc>
          <w:tcPr>
            <w:tcW w:w="1683" w:type="dxa"/>
            <w:noWrap w:val="0"/>
            <w:vAlign w:val="top"/>
          </w:tcPr>
          <w:p w14:paraId="0145E985">
            <w:pP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</w:rPr>
              <w:t>Varchar(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100</w:t>
            </w:r>
            <w:r>
              <w:rPr>
                <w:rFonts w:hint="eastAsia" w:asciiTheme="minorEastAsia" w:hAnsiTheme="minorEastAsia" w:cstheme="minorEastAsia"/>
              </w:rPr>
              <w:t>)</w:t>
            </w:r>
          </w:p>
        </w:tc>
        <w:tc>
          <w:tcPr>
            <w:tcW w:w="800" w:type="dxa"/>
            <w:noWrap w:val="0"/>
            <w:vAlign w:val="top"/>
          </w:tcPr>
          <w:p w14:paraId="393E2628">
            <w:pPr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lang w:val="en-US" w:eastAsia="zh-CN"/>
              </w:rPr>
              <w:t>Y</w:t>
            </w:r>
          </w:p>
        </w:tc>
        <w:tc>
          <w:tcPr>
            <w:tcW w:w="1978" w:type="dxa"/>
            <w:noWrap w:val="0"/>
            <w:vAlign w:val="top"/>
          </w:tcPr>
          <w:p w14:paraId="4CE908AC">
            <w:pPr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lang w:val="en-US" w:eastAsia="zh-CN"/>
              </w:rPr>
              <w:t>具体位置</w:t>
            </w:r>
          </w:p>
        </w:tc>
      </w:tr>
      <w:tr w14:paraId="40CE4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76E195FA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6F34903A">
            <w:pP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EastAsia" w:hAnsiTheme="minorEastAsia" w:cstheme="minorEastAsia"/>
              </w:rPr>
              <w:t>longitude</w:t>
            </w:r>
          </w:p>
        </w:tc>
        <w:tc>
          <w:tcPr>
            <w:tcW w:w="1909" w:type="dxa"/>
            <w:noWrap w:val="0"/>
            <w:vAlign w:val="top"/>
          </w:tcPr>
          <w:p w14:paraId="23C38760">
            <w:pP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</w:rPr>
              <w:t>实时位置经度</w:t>
            </w:r>
          </w:p>
        </w:tc>
        <w:tc>
          <w:tcPr>
            <w:tcW w:w="1683" w:type="dxa"/>
            <w:noWrap w:val="0"/>
            <w:vAlign w:val="top"/>
          </w:tcPr>
          <w:p w14:paraId="7170F06E">
            <w:pPr>
              <w:rPr>
                <w:rFonts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EastAsia" w:hAnsiTheme="minorEastAsia" w:cstheme="minorEastAsia"/>
              </w:rPr>
              <w:t>Decimal(10,7)</w:t>
            </w:r>
          </w:p>
        </w:tc>
        <w:tc>
          <w:tcPr>
            <w:tcW w:w="800" w:type="dxa"/>
            <w:noWrap w:val="0"/>
            <w:vAlign w:val="top"/>
          </w:tcPr>
          <w:p w14:paraId="23ECF411">
            <w:pPr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</w:rPr>
              <w:t>Y</w:t>
            </w:r>
          </w:p>
        </w:tc>
        <w:tc>
          <w:tcPr>
            <w:tcW w:w="1978" w:type="dxa"/>
            <w:noWrap w:val="0"/>
            <w:vAlign w:val="top"/>
          </w:tcPr>
          <w:p w14:paraId="138C5080">
            <w:pPr>
              <w:rPr>
                <w:rFonts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</w:rPr>
              <w:t>采用</w:t>
            </w:r>
            <w:r>
              <w:rPr>
                <w:rFonts w:asciiTheme="minorEastAsia" w:hAnsiTheme="minorEastAsia" w:cstheme="minorEastAsia"/>
              </w:rPr>
              <w:t>GCJ02坐标系</w:t>
            </w:r>
            <w:r>
              <w:rPr>
                <w:rFonts w:hint="eastAsia" w:asciiTheme="minorEastAsia" w:hAnsiTheme="minorEastAsia" w:cstheme="minorEastAsia"/>
              </w:rPr>
              <w:t>（国际通用</w:t>
            </w:r>
            <w:r>
              <w:rPr>
                <w:rFonts w:asciiTheme="minorEastAsia" w:hAnsiTheme="minorEastAsia" w:cstheme="minorEastAsia"/>
              </w:rPr>
              <w:t>WGS84坐标系加密后的坐标系</w:t>
            </w:r>
            <w:r>
              <w:rPr>
                <w:rFonts w:hint="eastAsia" w:asciiTheme="minorEastAsia" w:hAnsiTheme="minorEastAsia" w:cstheme="minorEastAsia"/>
              </w:rPr>
              <w:t>，</w:t>
            </w:r>
            <w:r>
              <w:rPr>
                <w:rFonts w:asciiTheme="minorEastAsia" w:hAnsiTheme="minorEastAsia" w:cstheme="minorEastAsia"/>
              </w:rPr>
              <w:t>Google国内地图、高德、QQ地图 使用</w:t>
            </w:r>
            <w:r>
              <w:rPr>
                <w:rFonts w:hint="eastAsia" w:asciiTheme="minorEastAsia" w:hAnsiTheme="minorEastAsia" w:cstheme="minorEastAsia"/>
              </w:rPr>
              <w:t>）如：</w:t>
            </w:r>
            <w:r>
              <w:rPr>
                <w:rFonts w:asciiTheme="minorEastAsia" w:hAnsiTheme="minorEastAsia" w:cstheme="minorEastAsia"/>
              </w:rPr>
              <w:t>120.1690000</w:t>
            </w:r>
            <w:r>
              <w:rPr>
                <w:rFonts w:hint="eastAsia" w:asciiTheme="minorEastAsia" w:hAnsiTheme="minorEastAsia" w:cstheme="minorEastAsia"/>
              </w:rPr>
              <w:t>，实际度分秒为</w:t>
            </w:r>
            <w:r>
              <w:rPr>
                <w:rFonts w:asciiTheme="minorEastAsia" w:hAnsiTheme="minorEastAsia" w:cstheme="minorEastAsia"/>
              </w:rPr>
              <w:t>120°10'8.4"</w:t>
            </w:r>
          </w:p>
        </w:tc>
      </w:tr>
      <w:tr w14:paraId="7EACB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0B2F270F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22E1D834">
            <w:pP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EastAsia" w:hAnsiTheme="minorEastAsia" w:cstheme="minorEastAsia"/>
              </w:rPr>
              <w:t>latitude</w:t>
            </w:r>
          </w:p>
        </w:tc>
        <w:tc>
          <w:tcPr>
            <w:tcW w:w="1909" w:type="dxa"/>
            <w:noWrap w:val="0"/>
            <w:vAlign w:val="top"/>
          </w:tcPr>
          <w:p w14:paraId="0E898BC7">
            <w:pP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</w:rPr>
              <w:t>实时位置纬度</w:t>
            </w:r>
          </w:p>
        </w:tc>
        <w:tc>
          <w:tcPr>
            <w:tcW w:w="1683" w:type="dxa"/>
            <w:noWrap w:val="0"/>
            <w:vAlign w:val="top"/>
          </w:tcPr>
          <w:p w14:paraId="45DA5283">
            <w:pPr>
              <w:rPr>
                <w:rFonts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EastAsia" w:hAnsiTheme="minorEastAsia" w:cstheme="minorEastAsia"/>
              </w:rPr>
              <w:t>Decimal(10,7)</w:t>
            </w:r>
          </w:p>
        </w:tc>
        <w:tc>
          <w:tcPr>
            <w:tcW w:w="800" w:type="dxa"/>
            <w:noWrap w:val="0"/>
            <w:vAlign w:val="top"/>
          </w:tcPr>
          <w:p w14:paraId="161C8DA9">
            <w:pPr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</w:rPr>
              <w:t>Y</w:t>
            </w:r>
          </w:p>
        </w:tc>
        <w:tc>
          <w:tcPr>
            <w:tcW w:w="1978" w:type="dxa"/>
            <w:noWrap w:val="0"/>
            <w:vAlign w:val="top"/>
          </w:tcPr>
          <w:p w14:paraId="21EDC9CA">
            <w:pPr>
              <w:rPr>
                <w:rFonts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</w:rPr>
              <w:t>如：</w:t>
            </w:r>
            <w:r>
              <w:rPr>
                <w:rFonts w:asciiTheme="minorEastAsia" w:hAnsiTheme="minorEastAsia" w:cstheme="minorEastAsia"/>
              </w:rPr>
              <w:t>30.1880000</w:t>
            </w:r>
            <w:r>
              <w:rPr>
                <w:rFonts w:hint="eastAsia" w:asciiTheme="minorEastAsia" w:hAnsiTheme="minorEastAsia" w:cstheme="minorEastAsia"/>
              </w:rPr>
              <w:t>实际度分秒为</w:t>
            </w:r>
            <w:r>
              <w:rPr>
                <w:rFonts w:asciiTheme="minorEastAsia" w:hAnsiTheme="minorEastAsia" w:cstheme="minorEastAsia"/>
              </w:rPr>
              <w:t>30°11'16.8"</w:t>
            </w:r>
          </w:p>
        </w:tc>
      </w:tr>
      <w:tr w14:paraId="12D48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263E3D45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64178126">
            <w:pP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EastAsia" w:hAnsiTheme="minorEastAsia" w:cstheme="minorEastAsia"/>
              </w:rPr>
              <w:t>coordinateTime</w:t>
            </w:r>
          </w:p>
        </w:tc>
        <w:tc>
          <w:tcPr>
            <w:tcW w:w="1909" w:type="dxa"/>
            <w:noWrap w:val="0"/>
            <w:vAlign w:val="top"/>
          </w:tcPr>
          <w:p w14:paraId="6462ECB0">
            <w:pP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</w:rPr>
              <w:t>坐标获取时间</w:t>
            </w:r>
          </w:p>
        </w:tc>
        <w:tc>
          <w:tcPr>
            <w:tcW w:w="1683" w:type="dxa"/>
            <w:noWrap w:val="0"/>
            <w:vAlign w:val="top"/>
          </w:tcPr>
          <w:p w14:paraId="472DC7F0">
            <w:pPr>
              <w:rPr>
                <w:rFonts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EastAsia" w:hAnsiTheme="minorEastAsia" w:cstheme="minorEastAsia"/>
              </w:rPr>
              <w:t>Datetime</w:t>
            </w:r>
          </w:p>
        </w:tc>
        <w:tc>
          <w:tcPr>
            <w:tcW w:w="800" w:type="dxa"/>
            <w:noWrap w:val="0"/>
            <w:vAlign w:val="top"/>
          </w:tcPr>
          <w:p w14:paraId="0D54BBBF">
            <w:pPr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</w:rPr>
              <w:t>Y</w:t>
            </w:r>
          </w:p>
        </w:tc>
        <w:tc>
          <w:tcPr>
            <w:tcW w:w="1978" w:type="dxa"/>
            <w:noWrap w:val="0"/>
            <w:vAlign w:val="top"/>
          </w:tcPr>
          <w:p w14:paraId="28C0ECC4">
            <w:pPr>
              <w:rPr>
                <w:rFonts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-SA"/>
              </w:rPr>
            </w:pPr>
          </w:p>
        </w:tc>
      </w:tr>
      <w:tr w14:paraId="229BE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26F32C84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2BF7AF8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updateTime</w:t>
            </w:r>
          </w:p>
        </w:tc>
        <w:tc>
          <w:tcPr>
            <w:tcW w:w="1909" w:type="dxa"/>
            <w:noWrap w:val="0"/>
            <w:vAlign w:val="top"/>
          </w:tcPr>
          <w:p w14:paraId="24E5EC1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上传时间</w:t>
            </w:r>
          </w:p>
        </w:tc>
        <w:tc>
          <w:tcPr>
            <w:tcW w:w="1683" w:type="dxa"/>
            <w:noWrap w:val="0"/>
            <w:vAlign w:val="top"/>
          </w:tcPr>
          <w:p w14:paraId="7C5CEBE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datetime</w:t>
            </w:r>
          </w:p>
        </w:tc>
        <w:tc>
          <w:tcPr>
            <w:tcW w:w="800" w:type="dxa"/>
            <w:noWrap w:val="0"/>
            <w:vAlign w:val="top"/>
          </w:tcPr>
          <w:p w14:paraId="3E82282A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978" w:type="dxa"/>
            <w:noWrap w:val="0"/>
            <w:vAlign w:val="top"/>
          </w:tcPr>
          <w:p w14:paraId="334CD8A7">
            <w:pPr>
              <w:rPr>
                <w:rFonts w:ascii="宋体" w:hAnsi="宋体" w:cs="宋体"/>
              </w:rPr>
            </w:pPr>
          </w:p>
        </w:tc>
      </w:tr>
      <w:tr w14:paraId="098FE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1" w:type="dxa"/>
            <w:gridSpan w:val="6"/>
            <w:shd w:val="clear" w:color="auto" w:fill="5B9BD5"/>
            <w:noWrap w:val="0"/>
            <w:vAlign w:val="top"/>
          </w:tcPr>
          <w:p w14:paraId="316A0C27">
            <w:pPr>
              <w:rPr>
                <w:rFonts w:ascii="宋体" w:hAnsi="宋体" w:cs="宋体"/>
                <w:color w:val="5B9BD5"/>
              </w:rPr>
            </w:pPr>
          </w:p>
        </w:tc>
      </w:tr>
      <w:tr w14:paraId="19A98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4" w:type="dxa"/>
            <w:vMerge w:val="restart"/>
            <w:shd w:val="clear" w:color="auto" w:fill="auto"/>
            <w:noWrap w:val="0"/>
            <w:vAlign w:val="top"/>
          </w:tcPr>
          <w:p w14:paraId="1EACBC0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567" w:type="dxa"/>
            <w:shd w:val="clear" w:color="auto" w:fill="auto"/>
            <w:noWrap w:val="0"/>
            <w:vAlign w:val="top"/>
          </w:tcPr>
          <w:p w14:paraId="0287C89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code</w:t>
            </w:r>
          </w:p>
        </w:tc>
        <w:tc>
          <w:tcPr>
            <w:tcW w:w="1909" w:type="dxa"/>
            <w:shd w:val="clear" w:color="auto" w:fill="FFFFFF"/>
            <w:noWrap w:val="0"/>
            <w:vAlign w:val="center"/>
          </w:tcPr>
          <w:p w14:paraId="60071FD8">
            <w:pPr>
              <w:widowControl/>
              <w:jc w:val="left"/>
              <w:textAlignment w:val="center"/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返回代码</w:t>
            </w:r>
          </w:p>
        </w:tc>
        <w:tc>
          <w:tcPr>
            <w:tcW w:w="1683" w:type="dxa"/>
            <w:shd w:val="clear" w:color="auto" w:fill="FFFFFF"/>
            <w:noWrap w:val="0"/>
            <w:vAlign w:val="center"/>
          </w:tcPr>
          <w:p w14:paraId="5167A2D7">
            <w:pPr>
              <w:widowControl/>
              <w:jc w:val="left"/>
              <w:textAlignment w:val="center"/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Int</w:t>
            </w:r>
          </w:p>
        </w:tc>
        <w:tc>
          <w:tcPr>
            <w:tcW w:w="800" w:type="dxa"/>
            <w:noWrap w:val="0"/>
            <w:vAlign w:val="top"/>
          </w:tcPr>
          <w:p w14:paraId="40814BCE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978" w:type="dxa"/>
            <w:noWrap w:val="0"/>
            <w:vAlign w:val="top"/>
          </w:tcPr>
          <w:p w14:paraId="328B3DC8">
            <w:pPr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200成功， 非200 失败</w:t>
            </w:r>
          </w:p>
        </w:tc>
      </w:tr>
      <w:tr w14:paraId="5DE97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4" w:type="dxa"/>
            <w:vMerge w:val="continue"/>
            <w:shd w:val="clear" w:color="auto" w:fill="auto"/>
            <w:noWrap w:val="0"/>
            <w:vAlign w:val="top"/>
          </w:tcPr>
          <w:p w14:paraId="22F6D8A4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shd w:val="clear" w:color="auto" w:fill="auto"/>
            <w:noWrap w:val="0"/>
            <w:vAlign w:val="top"/>
          </w:tcPr>
          <w:p w14:paraId="3731BA8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msg</w:t>
            </w:r>
          </w:p>
        </w:tc>
        <w:tc>
          <w:tcPr>
            <w:tcW w:w="1909" w:type="dxa"/>
            <w:shd w:val="clear" w:color="auto" w:fill="FFFFFF"/>
            <w:noWrap w:val="0"/>
            <w:vAlign w:val="center"/>
          </w:tcPr>
          <w:p w14:paraId="694538B7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szCs w:val="18"/>
              </w:rPr>
              <w:t>错误信息</w:t>
            </w:r>
          </w:p>
        </w:tc>
        <w:tc>
          <w:tcPr>
            <w:tcW w:w="1683" w:type="dxa"/>
            <w:shd w:val="clear" w:color="auto" w:fill="FFFFFF"/>
            <w:noWrap w:val="0"/>
            <w:vAlign w:val="center"/>
          </w:tcPr>
          <w:p w14:paraId="7DA2BD52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</w:rPr>
              <w:t>Varchar(200)</w:t>
            </w:r>
          </w:p>
        </w:tc>
        <w:tc>
          <w:tcPr>
            <w:tcW w:w="800" w:type="dxa"/>
            <w:noWrap w:val="0"/>
            <w:vAlign w:val="top"/>
          </w:tcPr>
          <w:p w14:paraId="3CBD264F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1978" w:type="dxa"/>
            <w:noWrap w:val="0"/>
            <w:vAlign w:val="top"/>
          </w:tcPr>
          <w:p w14:paraId="2C3743FD">
            <w:pPr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失败描述</w:t>
            </w:r>
          </w:p>
        </w:tc>
      </w:tr>
    </w:tbl>
    <w:p w14:paraId="084F8349">
      <w:pPr>
        <w:pStyle w:val="5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接口示例</w:t>
      </w:r>
    </w:p>
    <w:p w14:paraId="29F4CD84">
      <w:pPr>
        <w:ind w:firstLine="420"/>
        <w:rPr>
          <w:rFonts w:ascii="宋体" w:hAnsi="宋体" w:cs="宋体"/>
        </w:rPr>
      </w:pPr>
      <w:r>
        <w:rPr>
          <w:rFonts w:hint="eastAsia" w:ascii="宋体" w:hAnsi="宋体" w:cs="宋体"/>
          <w:lang w:val="en-US" w:eastAsia="zh-CN"/>
        </w:rPr>
        <w:t xml:space="preserve">见1.7 </w:t>
      </w:r>
      <w:r>
        <w:rPr>
          <w:rFonts w:hint="eastAsia" w:ascii="宋体" w:hAnsi="宋体" w:cs="宋体"/>
          <w:lang w:val="en-US" w:eastAsia="zh-CN"/>
        </w:rPr>
        <w:fldChar w:fldCharType="begin"/>
      </w:r>
      <w:r>
        <w:rPr>
          <w:rFonts w:hint="eastAsia" w:ascii="宋体" w:hAnsi="宋体" w:cs="宋体"/>
          <w:lang w:val="en-US" w:eastAsia="zh-CN"/>
        </w:rPr>
        <w:instrText xml:space="preserve"> HYPERLINK \l "_工具包调用说明" </w:instrText>
      </w:r>
      <w:r>
        <w:rPr>
          <w:rFonts w:hint="eastAsia" w:ascii="宋体" w:hAnsi="宋体" w:cs="宋体"/>
          <w:lang w:val="en-US" w:eastAsia="zh-CN"/>
        </w:rPr>
        <w:fldChar w:fldCharType="separate"/>
      </w:r>
      <w:r>
        <w:rPr>
          <w:rStyle w:val="19"/>
          <w:rFonts w:hint="eastAsia" w:ascii="宋体" w:hAnsi="宋体" w:cs="宋体"/>
          <w:lang w:val="en-US" w:eastAsia="zh-CN"/>
        </w:rPr>
        <w:t>工具包调用说明</w:t>
      </w:r>
      <w:r>
        <w:rPr>
          <w:rFonts w:hint="eastAsia" w:ascii="宋体" w:hAnsi="宋体" w:cs="宋体"/>
          <w:lang w:val="en-US" w:eastAsia="zh-CN"/>
        </w:rPr>
        <w:fldChar w:fldCharType="end"/>
      </w:r>
    </w:p>
    <w:p w14:paraId="192F251F">
      <w:pPr>
        <w:pStyle w:val="4"/>
        <w:jc w:val="left"/>
        <w:rPr>
          <w:rFonts w:ascii="宋体" w:hAnsi="宋体" w:eastAsia="宋体" w:cs="宋体"/>
        </w:rPr>
      </w:pPr>
      <w:bookmarkStart w:id="57" w:name="_Toc4855"/>
      <w:r>
        <w:rPr>
          <w:rFonts w:hint="eastAsia" w:ascii="宋体" w:hAnsi="宋体" w:eastAsia="宋体" w:cs="宋体"/>
        </w:rPr>
        <w:t>互联网护理医疗耗材使用记录</w:t>
      </w:r>
      <w:bookmarkEnd w:id="57"/>
    </w:p>
    <w:p w14:paraId="5373872F">
      <w:pPr>
        <w:pStyle w:val="5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数据推送机制</w:t>
      </w:r>
    </w:p>
    <w:p w14:paraId="1327BA12">
      <w:pPr>
        <w:ind w:firstLine="420"/>
        <w:rPr>
          <w:rFonts w:ascii="宋体" w:hAnsi="宋体" w:cs="宋体"/>
        </w:rPr>
      </w:pPr>
      <w:r>
        <w:rPr>
          <w:rFonts w:hint="eastAsia" w:ascii="宋体" w:hAnsi="宋体" w:cs="宋体"/>
        </w:rPr>
        <w:t>开展互联网护理的医院，向平台推送护理服务医疗耗材使用记录信息。</w:t>
      </w:r>
    </w:p>
    <w:p w14:paraId="51F2AB7C">
      <w:pPr>
        <w:pStyle w:val="5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互联网护理医疗耗材使用记录推送接口</w:t>
      </w:r>
    </w:p>
    <w:tbl>
      <w:tblPr>
        <w:tblStyle w:val="15"/>
        <w:tblW w:w="863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3"/>
        <w:gridCol w:w="2137"/>
        <w:gridCol w:w="1843"/>
        <w:gridCol w:w="1514"/>
        <w:gridCol w:w="612"/>
        <w:gridCol w:w="1832"/>
      </w:tblGrid>
      <w:tr w14:paraId="50809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3" w:type="dxa"/>
            <w:tcBorders>
              <w:bottom w:val="single" w:color="auto" w:sz="4" w:space="0"/>
            </w:tcBorders>
            <w:noWrap w:val="0"/>
            <w:vAlign w:val="top"/>
          </w:tcPr>
          <w:p w14:paraId="0AF906A3">
            <w:pPr>
              <w:jc w:val="center"/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操作名称</w:t>
            </w:r>
          </w:p>
        </w:tc>
        <w:tc>
          <w:tcPr>
            <w:tcW w:w="7938" w:type="dxa"/>
            <w:gridSpan w:val="5"/>
            <w:tcBorders>
              <w:bottom w:val="single" w:color="auto" w:sz="4" w:space="0"/>
            </w:tcBorders>
            <w:noWrap w:val="0"/>
            <w:vAlign w:val="top"/>
          </w:tcPr>
          <w:p w14:paraId="28BA0E4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X-Service-Id=his.provinceDataUploadService, X-Service-Method=upload</w:t>
            </w:r>
            <w:r>
              <w:rPr>
                <w:rFonts w:ascii="宋体" w:hAnsi="宋体" w:cs="宋体"/>
              </w:rPr>
              <w:t>UseNursingMaterialRecords</w:t>
            </w:r>
          </w:p>
        </w:tc>
      </w:tr>
      <w:tr w14:paraId="2543A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3" w:type="dxa"/>
            <w:tcBorders>
              <w:bottom w:val="single" w:color="auto" w:sz="4" w:space="0"/>
            </w:tcBorders>
            <w:noWrap w:val="0"/>
            <w:vAlign w:val="top"/>
          </w:tcPr>
          <w:p w14:paraId="41351F85">
            <w:pPr>
              <w:jc w:val="center"/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说明</w:t>
            </w:r>
          </w:p>
        </w:tc>
        <w:tc>
          <w:tcPr>
            <w:tcW w:w="7938" w:type="dxa"/>
            <w:gridSpan w:val="5"/>
            <w:tcBorders>
              <w:bottom w:val="single" w:color="auto" w:sz="4" w:space="0"/>
            </w:tcBorders>
            <w:noWrap w:val="0"/>
            <w:vAlign w:val="top"/>
          </w:tcPr>
          <w:p w14:paraId="73AFBBE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向互联网医院监管平台推送护理服务医疗耗材使用记录信息</w:t>
            </w:r>
          </w:p>
        </w:tc>
      </w:tr>
      <w:tr w14:paraId="1A84E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693" w:type="dxa"/>
            <w:shd w:val="clear" w:color="auto" w:fill="8DB3E2"/>
            <w:noWrap w:val="0"/>
            <w:vAlign w:val="top"/>
          </w:tcPr>
          <w:p w14:paraId="08B72711">
            <w:pPr>
              <w:jc w:val="center"/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类型</w:t>
            </w:r>
          </w:p>
        </w:tc>
        <w:tc>
          <w:tcPr>
            <w:tcW w:w="2137" w:type="dxa"/>
            <w:shd w:val="clear" w:color="auto" w:fill="8DB3E2"/>
            <w:noWrap w:val="0"/>
            <w:vAlign w:val="top"/>
          </w:tcPr>
          <w:p w14:paraId="1D71F969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参数</w:t>
            </w:r>
          </w:p>
        </w:tc>
        <w:tc>
          <w:tcPr>
            <w:tcW w:w="1843" w:type="dxa"/>
            <w:shd w:val="clear" w:color="auto" w:fill="8DB3E2"/>
            <w:noWrap w:val="0"/>
            <w:vAlign w:val="top"/>
          </w:tcPr>
          <w:p w14:paraId="02ABEAA3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参数名称</w:t>
            </w:r>
          </w:p>
        </w:tc>
        <w:tc>
          <w:tcPr>
            <w:tcW w:w="1514" w:type="dxa"/>
            <w:shd w:val="clear" w:color="auto" w:fill="8DB3E2"/>
            <w:noWrap w:val="0"/>
            <w:vAlign w:val="top"/>
          </w:tcPr>
          <w:p w14:paraId="5E3DDEE6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字段类型</w:t>
            </w:r>
          </w:p>
        </w:tc>
        <w:tc>
          <w:tcPr>
            <w:tcW w:w="612" w:type="dxa"/>
            <w:shd w:val="clear" w:color="auto" w:fill="8DB3E2"/>
            <w:noWrap w:val="0"/>
            <w:vAlign w:val="top"/>
          </w:tcPr>
          <w:p w14:paraId="001AFD7C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必输</w:t>
            </w:r>
          </w:p>
        </w:tc>
        <w:tc>
          <w:tcPr>
            <w:tcW w:w="1832" w:type="dxa"/>
            <w:shd w:val="clear" w:color="auto" w:fill="8DB3E2"/>
            <w:noWrap w:val="0"/>
            <w:vAlign w:val="top"/>
          </w:tcPr>
          <w:p w14:paraId="12317822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说明</w:t>
            </w:r>
          </w:p>
        </w:tc>
      </w:tr>
      <w:tr w14:paraId="03D5B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3" w:type="dxa"/>
            <w:vMerge w:val="restart"/>
            <w:noWrap w:val="0"/>
            <w:vAlign w:val="top"/>
          </w:tcPr>
          <w:p w14:paraId="72146D8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输入List</w:t>
            </w:r>
          </w:p>
        </w:tc>
        <w:tc>
          <w:tcPr>
            <w:tcW w:w="2137" w:type="dxa"/>
            <w:noWrap w:val="0"/>
            <w:vAlign w:val="top"/>
          </w:tcPr>
          <w:p w14:paraId="077B11E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organID</w:t>
            </w:r>
          </w:p>
        </w:tc>
        <w:tc>
          <w:tcPr>
            <w:tcW w:w="1843" w:type="dxa"/>
            <w:noWrap w:val="0"/>
            <w:vAlign w:val="top"/>
          </w:tcPr>
          <w:p w14:paraId="7BAC3A2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机构唯一号</w:t>
            </w:r>
          </w:p>
        </w:tc>
        <w:tc>
          <w:tcPr>
            <w:tcW w:w="1514" w:type="dxa"/>
            <w:noWrap w:val="0"/>
            <w:vAlign w:val="top"/>
          </w:tcPr>
          <w:p w14:paraId="0F748F0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Varchar(20)</w:t>
            </w:r>
          </w:p>
        </w:tc>
        <w:tc>
          <w:tcPr>
            <w:tcW w:w="612" w:type="dxa"/>
            <w:noWrap w:val="0"/>
            <w:vAlign w:val="top"/>
          </w:tcPr>
          <w:p w14:paraId="7F312C52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832" w:type="dxa"/>
            <w:noWrap w:val="0"/>
            <w:vAlign w:val="top"/>
          </w:tcPr>
          <w:p w14:paraId="5268269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全国统一的组织机构代码</w:t>
            </w:r>
          </w:p>
        </w:tc>
      </w:tr>
      <w:tr w14:paraId="353C1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3" w:type="dxa"/>
            <w:vMerge w:val="continue"/>
            <w:noWrap w:val="0"/>
            <w:vAlign w:val="top"/>
          </w:tcPr>
          <w:p w14:paraId="05655BB4">
            <w:pPr>
              <w:rPr>
                <w:rFonts w:ascii="宋体" w:hAnsi="宋体" w:cs="宋体"/>
              </w:rPr>
            </w:pPr>
          </w:p>
        </w:tc>
        <w:tc>
          <w:tcPr>
            <w:tcW w:w="2137" w:type="dxa"/>
            <w:noWrap w:val="0"/>
            <w:vAlign w:val="top"/>
          </w:tcPr>
          <w:p w14:paraId="71DD7C0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unitID</w:t>
            </w:r>
          </w:p>
        </w:tc>
        <w:tc>
          <w:tcPr>
            <w:tcW w:w="1843" w:type="dxa"/>
            <w:noWrap w:val="0"/>
            <w:vAlign w:val="top"/>
          </w:tcPr>
          <w:p w14:paraId="32A0350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监管平台机构ID</w:t>
            </w:r>
          </w:p>
        </w:tc>
        <w:tc>
          <w:tcPr>
            <w:tcW w:w="1514" w:type="dxa"/>
            <w:noWrap w:val="0"/>
            <w:vAlign w:val="top"/>
          </w:tcPr>
          <w:p w14:paraId="5B313D9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12" w:type="dxa"/>
            <w:noWrap w:val="0"/>
            <w:vAlign w:val="top"/>
          </w:tcPr>
          <w:p w14:paraId="529A8239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832" w:type="dxa"/>
            <w:noWrap w:val="0"/>
            <w:vAlign w:val="top"/>
          </w:tcPr>
          <w:p w14:paraId="00A32CF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平台分配</w:t>
            </w:r>
          </w:p>
        </w:tc>
      </w:tr>
      <w:tr w14:paraId="32F27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3" w:type="dxa"/>
            <w:vMerge w:val="continue"/>
            <w:noWrap w:val="0"/>
            <w:vAlign w:val="top"/>
          </w:tcPr>
          <w:p w14:paraId="05779CCC">
            <w:pPr>
              <w:rPr>
                <w:rFonts w:ascii="宋体" w:hAnsi="宋体" w:cs="宋体"/>
              </w:rPr>
            </w:pPr>
          </w:p>
        </w:tc>
        <w:tc>
          <w:tcPr>
            <w:tcW w:w="2137" w:type="dxa"/>
            <w:noWrap w:val="0"/>
            <w:vAlign w:val="top"/>
          </w:tcPr>
          <w:p w14:paraId="3547D49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organName</w:t>
            </w:r>
          </w:p>
        </w:tc>
        <w:tc>
          <w:tcPr>
            <w:tcW w:w="1843" w:type="dxa"/>
            <w:noWrap w:val="0"/>
            <w:vAlign w:val="top"/>
          </w:tcPr>
          <w:p w14:paraId="517B036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机构名称</w:t>
            </w:r>
          </w:p>
        </w:tc>
        <w:tc>
          <w:tcPr>
            <w:tcW w:w="1514" w:type="dxa"/>
            <w:noWrap w:val="0"/>
            <w:vAlign w:val="top"/>
          </w:tcPr>
          <w:p w14:paraId="1C7267E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12" w:type="dxa"/>
            <w:noWrap w:val="0"/>
            <w:vAlign w:val="top"/>
          </w:tcPr>
          <w:p w14:paraId="4DEB79FC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832" w:type="dxa"/>
            <w:noWrap w:val="0"/>
            <w:vAlign w:val="top"/>
          </w:tcPr>
          <w:p w14:paraId="19FB2719">
            <w:pPr>
              <w:rPr>
                <w:rFonts w:ascii="宋体" w:hAnsi="宋体" w:cs="宋体"/>
              </w:rPr>
            </w:pPr>
          </w:p>
        </w:tc>
      </w:tr>
      <w:tr w14:paraId="281D9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3" w:type="dxa"/>
            <w:vMerge w:val="continue"/>
            <w:noWrap w:val="0"/>
            <w:vAlign w:val="top"/>
          </w:tcPr>
          <w:p w14:paraId="7CCBDBC0">
            <w:pPr>
              <w:rPr>
                <w:rFonts w:ascii="宋体" w:hAnsi="宋体" w:cs="宋体"/>
              </w:rPr>
            </w:pPr>
          </w:p>
        </w:tc>
        <w:tc>
          <w:tcPr>
            <w:tcW w:w="2137" w:type="dxa"/>
            <w:noWrap w:val="0"/>
            <w:vAlign w:val="top"/>
          </w:tcPr>
          <w:p w14:paraId="096805E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hosCode</w:t>
            </w:r>
          </w:p>
        </w:tc>
        <w:tc>
          <w:tcPr>
            <w:tcW w:w="1843" w:type="dxa"/>
            <w:noWrap w:val="0"/>
            <w:vAlign w:val="top"/>
          </w:tcPr>
          <w:p w14:paraId="585A383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院区代码</w:t>
            </w:r>
          </w:p>
        </w:tc>
        <w:tc>
          <w:tcPr>
            <w:tcW w:w="1514" w:type="dxa"/>
            <w:noWrap w:val="0"/>
            <w:vAlign w:val="top"/>
          </w:tcPr>
          <w:p w14:paraId="368A0AE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Varchar(10)</w:t>
            </w:r>
          </w:p>
        </w:tc>
        <w:tc>
          <w:tcPr>
            <w:tcW w:w="612" w:type="dxa"/>
            <w:noWrap w:val="0"/>
            <w:vAlign w:val="top"/>
          </w:tcPr>
          <w:p w14:paraId="2097FDA2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1832" w:type="dxa"/>
            <w:noWrap w:val="0"/>
            <w:vAlign w:val="top"/>
          </w:tcPr>
          <w:p w14:paraId="45512E0A">
            <w:pPr>
              <w:rPr>
                <w:rFonts w:ascii="宋体" w:hAnsi="宋体" w:cs="宋体"/>
              </w:rPr>
            </w:pPr>
          </w:p>
        </w:tc>
      </w:tr>
      <w:tr w14:paraId="41977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3" w:type="dxa"/>
            <w:vMerge w:val="continue"/>
            <w:noWrap w:val="0"/>
            <w:vAlign w:val="top"/>
          </w:tcPr>
          <w:p w14:paraId="55659A42">
            <w:pPr>
              <w:rPr>
                <w:rFonts w:ascii="宋体" w:hAnsi="宋体" w:cs="宋体"/>
              </w:rPr>
            </w:pPr>
          </w:p>
        </w:tc>
        <w:tc>
          <w:tcPr>
            <w:tcW w:w="2137" w:type="dxa"/>
            <w:noWrap w:val="0"/>
            <w:vAlign w:val="top"/>
          </w:tcPr>
          <w:p w14:paraId="22A7DDC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hosName</w:t>
            </w:r>
          </w:p>
        </w:tc>
        <w:tc>
          <w:tcPr>
            <w:tcW w:w="1843" w:type="dxa"/>
            <w:noWrap w:val="0"/>
            <w:vAlign w:val="top"/>
          </w:tcPr>
          <w:p w14:paraId="64A3988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院区名称</w:t>
            </w:r>
          </w:p>
        </w:tc>
        <w:tc>
          <w:tcPr>
            <w:tcW w:w="1514" w:type="dxa"/>
            <w:noWrap w:val="0"/>
            <w:vAlign w:val="top"/>
          </w:tcPr>
          <w:p w14:paraId="436F402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12" w:type="dxa"/>
            <w:noWrap w:val="0"/>
            <w:vAlign w:val="top"/>
          </w:tcPr>
          <w:p w14:paraId="0F0FE325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1832" w:type="dxa"/>
            <w:noWrap w:val="0"/>
            <w:vAlign w:val="top"/>
          </w:tcPr>
          <w:p w14:paraId="43895F30">
            <w:pPr>
              <w:rPr>
                <w:rFonts w:ascii="宋体" w:hAnsi="宋体" w:cs="宋体"/>
              </w:rPr>
            </w:pPr>
          </w:p>
        </w:tc>
      </w:tr>
      <w:tr w14:paraId="3B823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3" w:type="dxa"/>
            <w:vMerge w:val="continue"/>
            <w:noWrap w:val="0"/>
            <w:vAlign w:val="top"/>
          </w:tcPr>
          <w:p w14:paraId="3EA7C6E7">
            <w:pPr>
              <w:rPr>
                <w:rFonts w:ascii="宋体" w:hAnsi="宋体" w:cs="宋体"/>
              </w:rPr>
            </w:pPr>
          </w:p>
        </w:tc>
        <w:tc>
          <w:tcPr>
            <w:tcW w:w="2137" w:type="dxa"/>
            <w:noWrap w:val="0"/>
            <w:vAlign w:val="top"/>
          </w:tcPr>
          <w:p w14:paraId="4E1923B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bussID</w:t>
            </w:r>
          </w:p>
        </w:tc>
        <w:tc>
          <w:tcPr>
            <w:tcW w:w="1843" w:type="dxa"/>
            <w:noWrap w:val="0"/>
            <w:vAlign w:val="top"/>
          </w:tcPr>
          <w:p w14:paraId="20A05E0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互联网护理服务记录Id</w:t>
            </w:r>
          </w:p>
        </w:tc>
        <w:tc>
          <w:tcPr>
            <w:tcW w:w="1514" w:type="dxa"/>
            <w:noWrap w:val="0"/>
            <w:vAlign w:val="top"/>
          </w:tcPr>
          <w:p w14:paraId="5EF17DC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5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612" w:type="dxa"/>
            <w:noWrap w:val="0"/>
            <w:vAlign w:val="top"/>
          </w:tcPr>
          <w:p w14:paraId="12ECA247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832" w:type="dxa"/>
            <w:noWrap w:val="0"/>
            <w:vAlign w:val="top"/>
          </w:tcPr>
          <w:p w14:paraId="56C62F25">
            <w:pPr>
              <w:rPr>
                <w:rFonts w:ascii="宋体" w:hAnsi="宋体" w:cs="宋体"/>
              </w:rPr>
            </w:pPr>
          </w:p>
        </w:tc>
      </w:tr>
      <w:tr w14:paraId="2F7D9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3" w:type="dxa"/>
            <w:vMerge w:val="continue"/>
            <w:noWrap w:val="0"/>
            <w:vAlign w:val="top"/>
          </w:tcPr>
          <w:p w14:paraId="45E66A4F">
            <w:pPr>
              <w:rPr>
                <w:rFonts w:ascii="宋体" w:hAnsi="宋体" w:cs="宋体"/>
              </w:rPr>
            </w:pPr>
          </w:p>
        </w:tc>
        <w:tc>
          <w:tcPr>
            <w:tcW w:w="2137" w:type="dxa"/>
            <w:noWrap w:val="0"/>
            <w:vAlign w:val="top"/>
          </w:tcPr>
          <w:p w14:paraId="45FB766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m</w:t>
            </w:r>
            <w:r>
              <w:rPr>
                <w:rFonts w:ascii="宋体" w:hAnsi="宋体" w:cs="宋体"/>
              </w:rPr>
              <w:t>aterialUseID</w:t>
            </w:r>
          </w:p>
        </w:tc>
        <w:tc>
          <w:tcPr>
            <w:tcW w:w="1843" w:type="dxa"/>
            <w:noWrap w:val="0"/>
            <w:vAlign w:val="top"/>
          </w:tcPr>
          <w:p w14:paraId="25419B3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护理服务耗材记录Id</w:t>
            </w:r>
          </w:p>
        </w:tc>
        <w:tc>
          <w:tcPr>
            <w:tcW w:w="1514" w:type="dxa"/>
            <w:noWrap w:val="0"/>
            <w:vAlign w:val="top"/>
          </w:tcPr>
          <w:p w14:paraId="16B176E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5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612" w:type="dxa"/>
            <w:noWrap w:val="0"/>
            <w:vAlign w:val="top"/>
          </w:tcPr>
          <w:p w14:paraId="5F3EDB07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832" w:type="dxa"/>
            <w:noWrap w:val="0"/>
            <w:vAlign w:val="top"/>
          </w:tcPr>
          <w:p w14:paraId="7AF68A5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耗材记录唯一号</w:t>
            </w:r>
          </w:p>
        </w:tc>
      </w:tr>
      <w:tr w14:paraId="3ED19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3" w:type="dxa"/>
            <w:vMerge w:val="continue"/>
            <w:noWrap w:val="0"/>
            <w:vAlign w:val="top"/>
          </w:tcPr>
          <w:p w14:paraId="323C7676">
            <w:pPr>
              <w:rPr>
                <w:rFonts w:ascii="宋体" w:hAnsi="宋体" w:cs="宋体"/>
              </w:rPr>
            </w:pPr>
          </w:p>
        </w:tc>
        <w:tc>
          <w:tcPr>
            <w:tcW w:w="2137" w:type="dxa"/>
            <w:noWrap w:val="0"/>
            <w:vAlign w:val="top"/>
          </w:tcPr>
          <w:p w14:paraId="7BF637D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m</w:t>
            </w:r>
            <w:r>
              <w:rPr>
                <w:rFonts w:ascii="宋体" w:hAnsi="宋体" w:cs="宋体"/>
              </w:rPr>
              <w:t>aterialID</w:t>
            </w:r>
          </w:p>
        </w:tc>
        <w:tc>
          <w:tcPr>
            <w:tcW w:w="1843" w:type="dxa"/>
            <w:noWrap w:val="0"/>
            <w:vAlign w:val="top"/>
          </w:tcPr>
          <w:p w14:paraId="61B6536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耗材编号</w:t>
            </w:r>
          </w:p>
        </w:tc>
        <w:tc>
          <w:tcPr>
            <w:tcW w:w="1514" w:type="dxa"/>
            <w:noWrap w:val="0"/>
            <w:vAlign w:val="top"/>
          </w:tcPr>
          <w:p w14:paraId="5F768B9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2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612" w:type="dxa"/>
            <w:noWrap w:val="0"/>
            <w:vAlign w:val="top"/>
          </w:tcPr>
          <w:p w14:paraId="5F96AF59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832" w:type="dxa"/>
            <w:noWrap w:val="0"/>
            <w:vAlign w:val="top"/>
          </w:tcPr>
          <w:p w14:paraId="18D008F2">
            <w:pPr>
              <w:rPr>
                <w:rFonts w:ascii="宋体" w:hAnsi="宋体" w:cs="宋体"/>
              </w:rPr>
            </w:pPr>
          </w:p>
        </w:tc>
      </w:tr>
      <w:tr w14:paraId="7CF3A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3" w:type="dxa"/>
            <w:vMerge w:val="continue"/>
            <w:noWrap w:val="0"/>
            <w:vAlign w:val="top"/>
          </w:tcPr>
          <w:p w14:paraId="6303F2F1">
            <w:pPr>
              <w:rPr>
                <w:rFonts w:ascii="宋体" w:hAnsi="宋体" w:cs="宋体"/>
              </w:rPr>
            </w:pPr>
          </w:p>
        </w:tc>
        <w:tc>
          <w:tcPr>
            <w:tcW w:w="2137" w:type="dxa"/>
            <w:noWrap w:val="0"/>
            <w:vAlign w:val="top"/>
          </w:tcPr>
          <w:p w14:paraId="34F21FD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m</w:t>
            </w:r>
            <w:r>
              <w:rPr>
                <w:rFonts w:ascii="宋体" w:hAnsi="宋体" w:cs="宋体"/>
              </w:rPr>
              <w:t>aterialName</w:t>
            </w:r>
          </w:p>
        </w:tc>
        <w:tc>
          <w:tcPr>
            <w:tcW w:w="1843" w:type="dxa"/>
            <w:noWrap w:val="0"/>
            <w:vAlign w:val="top"/>
          </w:tcPr>
          <w:p w14:paraId="337B3BC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耗材名称</w:t>
            </w:r>
          </w:p>
        </w:tc>
        <w:tc>
          <w:tcPr>
            <w:tcW w:w="1514" w:type="dxa"/>
            <w:noWrap w:val="0"/>
            <w:vAlign w:val="top"/>
          </w:tcPr>
          <w:p w14:paraId="0B545CA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60</w:t>
            </w:r>
            <w:r>
              <w:rPr>
                <w:rFonts w:hint="eastAsia" w:ascii="宋体" w:hAnsi="宋体" w:cs="宋体"/>
              </w:rPr>
              <w:t>)</w:t>
            </w:r>
          </w:p>
        </w:tc>
        <w:tc>
          <w:tcPr>
            <w:tcW w:w="612" w:type="dxa"/>
            <w:noWrap w:val="0"/>
            <w:vAlign w:val="top"/>
          </w:tcPr>
          <w:p w14:paraId="642CA7FF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832" w:type="dxa"/>
            <w:noWrap w:val="0"/>
            <w:vAlign w:val="top"/>
          </w:tcPr>
          <w:p w14:paraId="4B101C94">
            <w:pPr>
              <w:rPr>
                <w:rFonts w:ascii="宋体" w:hAnsi="宋体" w:cs="宋体"/>
              </w:rPr>
            </w:pPr>
          </w:p>
        </w:tc>
      </w:tr>
      <w:tr w14:paraId="6AAFB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3" w:type="dxa"/>
            <w:vMerge w:val="continue"/>
            <w:noWrap w:val="0"/>
            <w:vAlign w:val="top"/>
          </w:tcPr>
          <w:p w14:paraId="29531552">
            <w:pPr>
              <w:rPr>
                <w:rFonts w:ascii="宋体" w:hAnsi="宋体" w:cs="宋体"/>
              </w:rPr>
            </w:pPr>
          </w:p>
        </w:tc>
        <w:tc>
          <w:tcPr>
            <w:tcW w:w="2137" w:type="dxa"/>
            <w:noWrap w:val="0"/>
            <w:vAlign w:val="top"/>
          </w:tcPr>
          <w:p w14:paraId="75A4DBDA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nurse</w:t>
            </w:r>
            <w:r>
              <w:rPr>
                <w:rFonts w:hint="eastAsia" w:ascii="宋体" w:hAnsi="宋体" w:cs="宋体"/>
              </w:rPr>
              <w:t>CertID</w:t>
            </w:r>
          </w:p>
        </w:tc>
        <w:tc>
          <w:tcPr>
            <w:tcW w:w="1843" w:type="dxa"/>
            <w:noWrap w:val="0"/>
            <w:vAlign w:val="top"/>
          </w:tcPr>
          <w:p w14:paraId="52EC646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领用人身份证</w:t>
            </w:r>
          </w:p>
        </w:tc>
        <w:tc>
          <w:tcPr>
            <w:tcW w:w="1514" w:type="dxa"/>
            <w:noWrap w:val="0"/>
            <w:vAlign w:val="top"/>
          </w:tcPr>
          <w:p w14:paraId="06B9924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Varchar(18)</w:t>
            </w:r>
          </w:p>
        </w:tc>
        <w:tc>
          <w:tcPr>
            <w:tcW w:w="612" w:type="dxa"/>
            <w:noWrap w:val="0"/>
            <w:vAlign w:val="top"/>
          </w:tcPr>
          <w:p w14:paraId="1FA0F298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832" w:type="dxa"/>
            <w:noWrap w:val="0"/>
            <w:vAlign w:val="top"/>
          </w:tcPr>
          <w:p w14:paraId="177E333D">
            <w:pPr>
              <w:rPr>
                <w:rFonts w:ascii="宋体" w:hAnsi="宋体" w:cs="宋体"/>
              </w:rPr>
            </w:pPr>
          </w:p>
        </w:tc>
      </w:tr>
      <w:tr w14:paraId="11BB7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3" w:type="dxa"/>
            <w:vMerge w:val="continue"/>
            <w:noWrap w:val="0"/>
            <w:vAlign w:val="top"/>
          </w:tcPr>
          <w:p w14:paraId="150F5B27">
            <w:pPr>
              <w:rPr>
                <w:rFonts w:ascii="宋体" w:hAnsi="宋体" w:cs="宋体"/>
              </w:rPr>
            </w:pPr>
          </w:p>
        </w:tc>
        <w:tc>
          <w:tcPr>
            <w:tcW w:w="2137" w:type="dxa"/>
            <w:noWrap w:val="0"/>
            <w:vAlign w:val="top"/>
          </w:tcPr>
          <w:p w14:paraId="132236CC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nurse</w:t>
            </w:r>
            <w:r>
              <w:rPr>
                <w:rFonts w:hint="eastAsia" w:ascii="宋体" w:hAnsi="宋体" w:cs="宋体"/>
              </w:rPr>
              <w:t>Name</w:t>
            </w:r>
          </w:p>
        </w:tc>
        <w:tc>
          <w:tcPr>
            <w:tcW w:w="1843" w:type="dxa"/>
            <w:noWrap w:val="0"/>
            <w:vAlign w:val="top"/>
          </w:tcPr>
          <w:p w14:paraId="37EC53E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领用人姓名</w:t>
            </w:r>
          </w:p>
        </w:tc>
        <w:tc>
          <w:tcPr>
            <w:tcW w:w="1514" w:type="dxa"/>
            <w:noWrap w:val="0"/>
            <w:vAlign w:val="top"/>
          </w:tcPr>
          <w:p w14:paraId="1528527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12" w:type="dxa"/>
            <w:noWrap w:val="0"/>
            <w:vAlign w:val="top"/>
          </w:tcPr>
          <w:p w14:paraId="17F1721F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832" w:type="dxa"/>
            <w:noWrap w:val="0"/>
            <w:vAlign w:val="top"/>
          </w:tcPr>
          <w:p w14:paraId="7D399D61">
            <w:pPr>
              <w:rPr>
                <w:rFonts w:ascii="宋体" w:hAnsi="宋体" w:cs="宋体"/>
              </w:rPr>
            </w:pPr>
          </w:p>
        </w:tc>
      </w:tr>
      <w:tr w14:paraId="5D196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3" w:type="dxa"/>
            <w:vMerge w:val="continue"/>
            <w:noWrap w:val="0"/>
            <w:vAlign w:val="top"/>
          </w:tcPr>
          <w:p w14:paraId="054FA4D6">
            <w:pPr>
              <w:rPr>
                <w:rFonts w:ascii="宋体" w:hAnsi="宋体" w:cs="宋体"/>
              </w:rPr>
            </w:pPr>
          </w:p>
        </w:tc>
        <w:tc>
          <w:tcPr>
            <w:tcW w:w="2137" w:type="dxa"/>
            <w:noWrap w:val="0"/>
            <w:vAlign w:val="top"/>
          </w:tcPr>
          <w:p w14:paraId="7B333A4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u</w:t>
            </w:r>
            <w:r>
              <w:rPr>
                <w:rFonts w:ascii="宋体" w:hAnsi="宋体" w:cs="宋体"/>
              </w:rPr>
              <w:t>seNum</w:t>
            </w:r>
          </w:p>
        </w:tc>
        <w:tc>
          <w:tcPr>
            <w:tcW w:w="1843" w:type="dxa"/>
            <w:noWrap w:val="0"/>
            <w:vAlign w:val="top"/>
          </w:tcPr>
          <w:p w14:paraId="467C0AE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数量</w:t>
            </w:r>
          </w:p>
        </w:tc>
        <w:tc>
          <w:tcPr>
            <w:tcW w:w="1514" w:type="dxa"/>
            <w:noWrap w:val="0"/>
            <w:vAlign w:val="top"/>
          </w:tcPr>
          <w:p w14:paraId="08E7FBE1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Int</w:t>
            </w:r>
          </w:p>
        </w:tc>
        <w:tc>
          <w:tcPr>
            <w:tcW w:w="612" w:type="dxa"/>
            <w:noWrap w:val="0"/>
            <w:vAlign w:val="top"/>
          </w:tcPr>
          <w:p w14:paraId="7A8F479D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832" w:type="dxa"/>
            <w:noWrap w:val="0"/>
            <w:vAlign w:val="top"/>
          </w:tcPr>
          <w:p w14:paraId="4DF31797">
            <w:pPr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2760E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3" w:type="dxa"/>
            <w:vMerge w:val="continue"/>
            <w:noWrap w:val="0"/>
            <w:vAlign w:val="top"/>
          </w:tcPr>
          <w:p w14:paraId="14D28BCF">
            <w:pPr>
              <w:rPr>
                <w:rFonts w:ascii="宋体" w:hAnsi="宋体" w:cs="宋体"/>
              </w:rPr>
            </w:pPr>
          </w:p>
        </w:tc>
        <w:tc>
          <w:tcPr>
            <w:tcW w:w="2137" w:type="dxa"/>
            <w:noWrap w:val="0"/>
            <w:vAlign w:val="top"/>
          </w:tcPr>
          <w:p w14:paraId="346D451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u</w:t>
            </w:r>
            <w:r>
              <w:rPr>
                <w:rFonts w:ascii="宋体" w:hAnsi="宋体" w:cs="宋体"/>
              </w:rPr>
              <w:t>nit</w:t>
            </w:r>
          </w:p>
        </w:tc>
        <w:tc>
          <w:tcPr>
            <w:tcW w:w="1843" w:type="dxa"/>
            <w:noWrap w:val="0"/>
            <w:vAlign w:val="top"/>
          </w:tcPr>
          <w:p w14:paraId="3F047D7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单位</w:t>
            </w:r>
          </w:p>
        </w:tc>
        <w:tc>
          <w:tcPr>
            <w:tcW w:w="1514" w:type="dxa"/>
            <w:noWrap w:val="0"/>
            <w:vAlign w:val="top"/>
          </w:tcPr>
          <w:p w14:paraId="62FA4AB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10</w:t>
            </w:r>
            <w:r>
              <w:rPr>
                <w:rFonts w:hint="eastAsia" w:ascii="宋体" w:hAnsi="宋体" w:cs="宋体"/>
              </w:rPr>
              <w:t>)</w:t>
            </w:r>
          </w:p>
        </w:tc>
        <w:tc>
          <w:tcPr>
            <w:tcW w:w="612" w:type="dxa"/>
            <w:noWrap w:val="0"/>
            <w:vAlign w:val="top"/>
          </w:tcPr>
          <w:p w14:paraId="5461FC14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832" w:type="dxa"/>
            <w:noWrap w:val="0"/>
            <w:vAlign w:val="top"/>
          </w:tcPr>
          <w:p w14:paraId="1F5AA864">
            <w:pPr>
              <w:rPr>
                <w:rFonts w:ascii="宋体" w:hAnsi="宋体" w:cs="宋体"/>
              </w:rPr>
            </w:pPr>
          </w:p>
        </w:tc>
      </w:tr>
      <w:tr w14:paraId="3D921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3" w:type="dxa"/>
            <w:vMerge w:val="continue"/>
            <w:noWrap w:val="0"/>
            <w:vAlign w:val="top"/>
          </w:tcPr>
          <w:p w14:paraId="04DBC2D1">
            <w:pPr>
              <w:rPr>
                <w:rFonts w:ascii="宋体" w:hAnsi="宋体" w:cs="宋体"/>
              </w:rPr>
            </w:pPr>
          </w:p>
        </w:tc>
        <w:tc>
          <w:tcPr>
            <w:tcW w:w="2137" w:type="dxa"/>
            <w:noWrap w:val="0"/>
            <w:vAlign w:val="top"/>
          </w:tcPr>
          <w:p w14:paraId="21BFCB4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u</w:t>
            </w:r>
            <w:r>
              <w:rPr>
                <w:rFonts w:ascii="宋体" w:hAnsi="宋体" w:cs="宋体"/>
              </w:rPr>
              <w:t>esTime</w:t>
            </w:r>
          </w:p>
        </w:tc>
        <w:tc>
          <w:tcPr>
            <w:tcW w:w="1843" w:type="dxa"/>
            <w:noWrap w:val="0"/>
            <w:vAlign w:val="top"/>
          </w:tcPr>
          <w:p w14:paraId="466DC92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耗材使用时间</w:t>
            </w:r>
          </w:p>
        </w:tc>
        <w:tc>
          <w:tcPr>
            <w:tcW w:w="1514" w:type="dxa"/>
            <w:noWrap w:val="0"/>
            <w:vAlign w:val="top"/>
          </w:tcPr>
          <w:p w14:paraId="0745835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</w:t>
            </w:r>
            <w:r>
              <w:rPr>
                <w:rFonts w:ascii="宋体" w:hAnsi="宋体" w:cs="宋体"/>
              </w:rPr>
              <w:t>atetime</w:t>
            </w:r>
          </w:p>
        </w:tc>
        <w:tc>
          <w:tcPr>
            <w:tcW w:w="612" w:type="dxa"/>
            <w:noWrap w:val="0"/>
            <w:vAlign w:val="top"/>
          </w:tcPr>
          <w:p w14:paraId="4230C4CD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832" w:type="dxa"/>
            <w:noWrap w:val="0"/>
            <w:vAlign w:val="top"/>
          </w:tcPr>
          <w:p w14:paraId="0B930979">
            <w:pPr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184FB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3" w:type="dxa"/>
            <w:vMerge w:val="continue"/>
            <w:noWrap w:val="0"/>
            <w:vAlign w:val="top"/>
          </w:tcPr>
          <w:p w14:paraId="7DAF8CD7">
            <w:pPr>
              <w:rPr>
                <w:rFonts w:ascii="宋体" w:hAnsi="宋体" w:cs="宋体"/>
              </w:rPr>
            </w:pPr>
          </w:p>
        </w:tc>
        <w:tc>
          <w:tcPr>
            <w:tcW w:w="2137" w:type="dxa"/>
            <w:noWrap w:val="0"/>
            <w:vAlign w:val="top"/>
          </w:tcPr>
          <w:p w14:paraId="4B82D74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updateTime</w:t>
            </w:r>
          </w:p>
        </w:tc>
        <w:tc>
          <w:tcPr>
            <w:tcW w:w="1843" w:type="dxa"/>
            <w:noWrap w:val="0"/>
            <w:vAlign w:val="top"/>
          </w:tcPr>
          <w:p w14:paraId="04616B3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上传时间</w:t>
            </w:r>
          </w:p>
        </w:tc>
        <w:tc>
          <w:tcPr>
            <w:tcW w:w="1514" w:type="dxa"/>
            <w:noWrap w:val="0"/>
            <w:vAlign w:val="top"/>
          </w:tcPr>
          <w:p w14:paraId="7633413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datetime</w:t>
            </w:r>
          </w:p>
        </w:tc>
        <w:tc>
          <w:tcPr>
            <w:tcW w:w="612" w:type="dxa"/>
            <w:noWrap w:val="0"/>
            <w:vAlign w:val="top"/>
          </w:tcPr>
          <w:p w14:paraId="5C08659F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832" w:type="dxa"/>
            <w:noWrap w:val="0"/>
            <w:vAlign w:val="top"/>
          </w:tcPr>
          <w:p w14:paraId="6F15B813">
            <w:pPr>
              <w:rPr>
                <w:rFonts w:ascii="宋体" w:hAnsi="宋体" w:cs="宋体"/>
              </w:rPr>
            </w:pPr>
          </w:p>
        </w:tc>
      </w:tr>
      <w:tr w14:paraId="5A72E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1" w:type="dxa"/>
            <w:gridSpan w:val="6"/>
            <w:shd w:val="clear" w:color="auto" w:fill="5B9BD5"/>
            <w:noWrap w:val="0"/>
            <w:vAlign w:val="top"/>
          </w:tcPr>
          <w:p w14:paraId="398D3280">
            <w:pPr>
              <w:rPr>
                <w:rFonts w:ascii="宋体" w:hAnsi="宋体" w:cs="宋体"/>
                <w:color w:val="5B9BD5"/>
              </w:rPr>
            </w:pPr>
          </w:p>
        </w:tc>
      </w:tr>
      <w:tr w14:paraId="54457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3" w:type="dxa"/>
            <w:vMerge w:val="restart"/>
            <w:shd w:val="clear" w:color="auto" w:fill="auto"/>
            <w:noWrap w:val="0"/>
            <w:vAlign w:val="top"/>
          </w:tcPr>
          <w:p w14:paraId="5B12D65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2137" w:type="dxa"/>
            <w:shd w:val="clear" w:color="auto" w:fill="auto"/>
            <w:noWrap w:val="0"/>
            <w:vAlign w:val="top"/>
          </w:tcPr>
          <w:p w14:paraId="3609B9C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code</w:t>
            </w:r>
          </w:p>
        </w:tc>
        <w:tc>
          <w:tcPr>
            <w:tcW w:w="1843" w:type="dxa"/>
            <w:shd w:val="clear" w:color="auto" w:fill="FFFFFF"/>
            <w:noWrap w:val="0"/>
            <w:vAlign w:val="center"/>
          </w:tcPr>
          <w:p w14:paraId="268F457D">
            <w:pPr>
              <w:rPr>
                <w:rFonts w:hint="eastAsia"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返回代码</w:t>
            </w:r>
          </w:p>
        </w:tc>
        <w:tc>
          <w:tcPr>
            <w:tcW w:w="1514" w:type="dxa"/>
            <w:shd w:val="clear" w:color="auto" w:fill="FFFFFF"/>
            <w:noWrap w:val="0"/>
            <w:vAlign w:val="center"/>
          </w:tcPr>
          <w:p w14:paraId="3E43F79A">
            <w:pPr>
              <w:rPr>
                <w:rFonts w:hint="eastAsia"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Int</w:t>
            </w:r>
          </w:p>
        </w:tc>
        <w:tc>
          <w:tcPr>
            <w:tcW w:w="612" w:type="dxa"/>
            <w:noWrap w:val="0"/>
            <w:vAlign w:val="top"/>
          </w:tcPr>
          <w:p w14:paraId="2CE0769A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832" w:type="dxa"/>
            <w:noWrap w:val="0"/>
            <w:vAlign w:val="top"/>
          </w:tcPr>
          <w:p w14:paraId="0BBBB394">
            <w:pPr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200成功， 非200 失败</w:t>
            </w:r>
          </w:p>
        </w:tc>
      </w:tr>
      <w:tr w14:paraId="731E3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3" w:type="dxa"/>
            <w:vMerge w:val="continue"/>
            <w:shd w:val="clear" w:color="auto" w:fill="auto"/>
            <w:noWrap w:val="0"/>
            <w:vAlign w:val="top"/>
          </w:tcPr>
          <w:p w14:paraId="253A46DA">
            <w:pPr>
              <w:rPr>
                <w:rFonts w:ascii="宋体" w:hAnsi="宋体" w:cs="宋体"/>
              </w:rPr>
            </w:pPr>
          </w:p>
        </w:tc>
        <w:tc>
          <w:tcPr>
            <w:tcW w:w="2137" w:type="dxa"/>
            <w:shd w:val="clear" w:color="auto" w:fill="auto"/>
            <w:noWrap w:val="0"/>
            <w:vAlign w:val="top"/>
          </w:tcPr>
          <w:p w14:paraId="3C308E5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msg</w:t>
            </w:r>
          </w:p>
        </w:tc>
        <w:tc>
          <w:tcPr>
            <w:tcW w:w="1843" w:type="dxa"/>
            <w:shd w:val="clear" w:color="auto" w:fill="FFFFFF"/>
            <w:noWrap w:val="0"/>
            <w:vAlign w:val="center"/>
          </w:tcPr>
          <w:p w14:paraId="5F1830D5">
            <w:pPr>
              <w:rPr>
                <w:rFonts w:hint="eastAsia"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错误信息</w:t>
            </w:r>
          </w:p>
        </w:tc>
        <w:tc>
          <w:tcPr>
            <w:tcW w:w="1514" w:type="dxa"/>
            <w:shd w:val="clear" w:color="auto" w:fill="FFFFFF"/>
            <w:noWrap w:val="0"/>
            <w:vAlign w:val="center"/>
          </w:tcPr>
          <w:p w14:paraId="4618399E">
            <w:pPr>
              <w:rPr>
                <w:rFonts w:hint="eastAsia"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Varchar(200)</w:t>
            </w:r>
          </w:p>
        </w:tc>
        <w:tc>
          <w:tcPr>
            <w:tcW w:w="612" w:type="dxa"/>
            <w:noWrap w:val="0"/>
            <w:vAlign w:val="top"/>
          </w:tcPr>
          <w:p w14:paraId="112BC718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1832" w:type="dxa"/>
            <w:noWrap w:val="0"/>
            <w:vAlign w:val="top"/>
          </w:tcPr>
          <w:p w14:paraId="3CB764AB">
            <w:pPr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失败描述</w:t>
            </w:r>
          </w:p>
        </w:tc>
      </w:tr>
    </w:tbl>
    <w:p w14:paraId="392B10C6">
      <w:pPr>
        <w:pStyle w:val="5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接口示例</w:t>
      </w:r>
    </w:p>
    <w:p w14:paraId="1D576AEA">
      <w:pPr>
        <w:ind w:firstLine="420"/>
        <w:rPr>
          <w:rFonts w:ascii="宋体" w:hAnsi="宋体" w:cs="宋体"/>
        </w:rPr>
      </w:pPr>
      <w:r>
        <w:rPr>
          <w:rFonts w:hint="eastAsia" w:ascii="宋体" w:hAnsi="宋体" w:cs="宋体"/>
          <w:lang w:val="en-US" w:eastAsia="zh-CN"/>
        </w:rPr>
        <w:t xml:space="preserve">见1.7 </w:t>
      </w:r>
      <w:r>
        <w:rPr>
          <w:rFonts w:hint="eastAsia" w:ascii="宋体" w:hAnsi="宋体" w:cs="宋体"/>
          <w:lang w:val="en-US" w:eastAsia="zh-CN"/>
        </w:rPr>
        <w:fldChar w:fldCharType="begin"/>
      </w:r>
      <w:r>
        <w:rPr>
          <w:rFonts w:hint="eastAsia" w:ascii="宋体" w:hAnsi="宋体" w:cs="宋体"/>
          <w:lang w:val="en-US" w:eastAsia="zh-CN"/>
        </w:rPr>
        <w:instrText xml:space="preserve"> HYPERLINK \l "_工具包调用说明" </w:instrText>
      </w:r>
      <w:r>
        <w:rPr>
          <w:rFonts w:hint="eastAsia" w:ascii="宋体" w:hAnsi="宋体" w:cs="宋体"/>
          <w:lang w:val="en-US" w:eastAsia="zh-CN"/>
        </w:rPr>
        <w:fldChar w:fldCharType="separate"/>
      </w:r>
      <w:r>
        <w:rPr>
          <w:rStyle w:val="19"/>
          <w:rFonts w:hint="eastAsia" w:ascii="宋体" w:hAnsi="宋体" w:cs="宋体"/>
          <w:lang w:val="en-US" w:eastAsia="zh-CN"/>
        </w:rPr>
        <w:t>工具包调用说明</w:t>
      </w:r>
      <w:r>
        <w:rPr>
          <w:rFonts w:hint="eastAsia" w:ascii="宋体" w:hAnsi="宋体" w:cs="宋体"/>
          <w:lang w:val="en-US" w:eastAsia="zh-CN"/>
        </w:rPr>
        <w:fldChar w:fldCharType="end"/>
      </w:r>
    </w:p>
    <w:p w14:paraId="6712A8B6">
      <w:pPr>
        <w:pStyle w:val="4"/>
        <w:jc w:val="left"/>
        <w:rPr>
          <w:rFonts w:ascii="宋体" w:hAnsi="宋体" w:eastAsia="宋体" w:cs="宋体"/>
        </w:rPr>
      </w:pPr>
      <w:bookmarkStart w:id="58" w:name="_Toc11097"/>
      <w:r>
        <w:rPr>
          <w:rFonts w:hint="eastAsia" w:ascii="宋体" w:hAnsi="宋体" w:eastAsia="宋体" w:cs="宋体"/>
        </w:rPr>
        <w:t>互联网护理医疗废物处置记录</w:t>
      </w:r>
      <w:bookmarkEnd w:id="58"/>
    </w:p>
    <w:p w14:paraId="3A90BDC8">
      <w:pPr>
        <w:pStyle w:val="5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数据推送机制</w:t>
      </w:r>
    </w:p>
    <w:p w14:paraId="10A84282">
      <w:pPr>
        <w:ind w:firstLine="420"/>
        <w:rPr>
          <w:rFonts w:ascii="宋体" w:hAnsi="宋体" w:cs="宋体"/>
        </w:rPr>
      </w:pPr>
      <w:r>
        <w:rPr>
          <w:rFonts w:hint="eastAsia" w:ascii="宋体" w:hAnsi="宋体" w:cs="宋体"/>
        </w:rPr>
        <w:t>开展互联网护理的医院，向平台推送护理服务医疗废物处置记录信息。</w:t>
      </w:r>
    </w:p>
    <w:p w14:paraId="0FDC3542">
      <w:pPr>
        <w:pStyle w:val="5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互联网护理医疗废物处置记录推送接口</w:t>
      </w:r>
    </w:p>
    <w:tbl>
      <w:tblPr>
        <w:tblStyle w:val="15"/>
        <w:tblW w:w="863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"/>
        <w:gridCol w:w="1567"/>
        <w:gridCol w:w="1683"/>
        <w:gridCol w:w="17"/>
        <w:gridCol w:w="1667"/>
        <w:gridCol w:w="650"/>
        <w:gridCol w:w="2353"/>
      </w:tblGrid>
      <w:tr w14:paraId="5A1BF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4" w:type="dxa"/>
            <w:tcBorders>
              <w:bottom w:val="single" w:color="auto" w:sz="4" w:space="0"/>
            </w:tcBorders>
            <w:noWrap w:val="0"/>
            <w:vAlign w:val="top"/>
          </w:tcPr>
          <w:p w14:paraId="2F64342D">
            <w:pPr>
              <w:jc w:val="center"/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操作名称</w:t>
            </w:r>
          </w:p>
        </w:tc>
        <w:tc>
          <w:tcPr>
            <w:tcW w:w="7937" w:type="dxa"/>
            <w:gridSpan w:val="6"/>
            <w:tcBorders>
              <w:bottom w:val="single" w:color="auto" w:sz="4" w:space="0"/>
            </w:tcBorders>
            <w:noWrap w:val="0"/>
            <w:vAlign w:val="top"/>
          </w:tcPr>
          <w:p w14:paraId="690125F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X-Service-Id=his.provinceDataUploadService, X-Service-Method=upload</w:t>
            </w:r>
            <w:r>
              <w:rPr>
                <w:rFonts w:ascii="宋体" w:hAnsi="宋体" w:cs="宋体"/>
              </w:rPr>
              <w:t>MedicalWasteDisposal</w:t>
            </w:r>
          </w:p>
        </w:tc>
      </w:tr>
      <w:tr w14:paraId="0F67B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tcBorders>
              <w:bottom w:val="single" w:color="auto" w:sz="4" w:space="0"/>
            </w:tcBorders>
            <w:noWrap w:val="0"/>
            <w:vAlign w:val="top"/>
          </w:tcPr>
          <w:p w14:paraId="54C29857">
            <w:pPr>
              <w:jc w:val="center"/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说明</w:t>
            </w:r>
          </w:p>
        </w:tc>
        <w:tc>
          <w:tcPr>
            <w:tcW w:w="7937" w:type="dxa"/>
            <w:gridSpan w:val="6"/>
            <w:tcBorders>
              <w:bottom w:val="single" w:color="auto" w:sz="4" w:space="0"/>
            </w:tcBorders>
            <w:noWrap w:val="0"/>
            <w:vAlign w:val="top"/>
          </w:tcPr>
          <w:p w14:paraId="138D928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向互联网医院监管平台推送护理服务医疗废物处置记录信息</w:t>
            </w:r>
          </w:p>
        </w:tc>
      </w:tr>
      <w:tr w14:paraId="240F5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694" w:type="dxa"/>
            <w:shd w:val="clear" w:color="auto" w:fill="8DB3E2"/>
            <w:noWrap w:val="0"/>
            <w:vAlign w:val="top"/>
          </w:tcPr>
          <w:p w14:paraId="6CDE3BEB">
            <w:pPr>
              <w:jc w:val="center"/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类型</w:t>
            </w:r>
          </w:p>
        </w:tc>
        <w:tc>
          <w:tcPr>
            <w:tcW w:w="1567" w:type="dxa"/>
            <w:shd w:val="clear" w:color="auto" w:fill="8DB3E2"/>
            <w:noWrap w:val="0"/>
            <w:vAlign w:val="top"/>
          </w:tcPr>
          <w:p w14:paraId="30C2D55D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参数</w:t>
            </w:r>
          </w:p>
        </w:tc>
        <w:tc>
          <w:tcPr>
            <w:tcW w:w="1700" w:type="dxa"/>
            <w:gridSpan w:val="2"/>
            <w:shd w:val="clear" w:color="auto" w:fill="8DB3E2"/>
            <w:noWrap w:val="0"/>
            <w:vAlign w:val="top"/>
          </w:tcPr>
          <w:p w14:paraId="75B8A312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参数名称</w:t>
            </w:r>
          </w:p>
        </w:tc>
        <w:tc>
          <w:tcPr>
            <w:tcW w:w="1667" w:type="dxa"/>
            <w:shd w:val="clear" w:color="auto" w:fill="8DB3E2"/>
            <w:noWrap w:val="0"/>
            <w:vAlign w:val="top"/>
          </w:tcPr>
          <w:p w14:paraId="69E4E574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字段类型</w:t>
            </w:r>
          </w:p>
        </w:tc>
        <w:tc>
          <w:tcPr>
            <w:tcW w:w="650" w:type="dxa"/>
            <w:shd w:val="clear" w:color="auto" w:fill="8DB3E2"/>
            <w:noWrap w:val="0"/>
            <w:vAlign w:val="top"/>
          </w:tcPr>
          <w:p w14:paraId="5FECD615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必输</w:t>
            </w:r>
          </w:p>
        </w:tc>
        <w:tc>
          <w:tcPr>
            <w:tcW w:w="2353" w:type="dxa"/>
            <w:shd w:val="clear" w:color="auto" w:fill="8DB3E2"/>
            <w:noWrap w:val="0"/>
            <w:vAlign w:val="top"/>
          </w:tcPr>
          <w:p w14:paraId="7F66816F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说明</w:t>
            </w:r>
          </w:p>
        </w:tc>
      </w:tr>
      <w:tr w14:paraId="7E37D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restart"/>
            <w:noWrap w:val="0"/>
            <w:vAlign w:val="top"/>
          </w:tcPr>
          <w:p w14:paraId="0C8A3CB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输入List</w:t>
            </w:r>
          </w:p>
        </w:tc>
        <w:tc>
          <w:tcPr>
            <w:tcW w:w="1567" w:type="dxa"/>
            <w:noWrap w:val="0"/>
            <w:vAlign w:val="top"/>
          </w:tcPr>
          <w:p w14:paraId="720C401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organID</w:t>
            </w:r>
          </w:p>
        </w:tc>
        <w:tc>
          <w:tcPr>
            <w:tcW w:w="1700" w:type="dxa"/>
            <w:gridSpan w:val="2"/>
            <w:noWrap w:val="0"/>
            <w:vAlign w:val="top"/>
          </w:tcPr>
          <w:p w14:paraId="7170CF3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机构唯一号</w:t>
            </w:r>
          </w:p>
        </w:tc>
        <w:tc>
          <w:tcPr>
            <w:tcW w:w="1667" w:type="dxa"/>
            <w:noWrap w:val="0"/>
            <w:vAlign w:val="top"/>
          </w:tcPr>
          <w:p w14:paraId="3645509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Varchar(20)</w:t>
            </w:r>
          </w:p>
        </w:tc>
        <w:tc>
          <w:tcPr>
            <w:tcW w:w="650" w:type="dxa"/>
            <w:noWrap w:val="0"/>
            <w:vAlign w:val="top"/>
          </w:tcPr>
          <w:p w14:paraId="458626EF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53" w:type="dxa"/>
            <w:noWrap w:val="0"/>
            <w:vAlign w:val="top"/>
          </w:tcPr>
          <w:p w14:paraId="1A06C1B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全国统一的组织机构代码</w:t>
            </w:r>
          </w:p>
        </w:tc>
      </w:tr>
      <w:tr w14:paraId="795C1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5A44CFBC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20E623D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unitID</w:t>
            </w:r>
          </w:p>
        </w:tc>
        <w:tc>
          <w:tcPr>
            <w:tcW w:w="1700" w:type="dxa"/>
            <w:gridSpan w:val="2"/>
            <w:noWrap w:val="0"/>
            <w:vAlign w:val="top"/>
          </w:tcPr>
          <w:p w14:paraId="3FBD1C3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监管平台机构ID</w:t>
            </w:r>
          </w:p>
        </w:tc>
        <w:tc>
          <w:tcPr>
            <w:tcW w:w="1667" w:type="dxa"/>
            <w:noWrap w:val="0"/>
            <w:vAlign w:val="top"/>
          </w:tcPr>
          <w:p w14:paraId="7B7C12C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64343380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53" w:type="dxa"/>
            <w:noWrap w:val="0"/>
            <w:vAlign w:val="top"/>
          </w:tcPr>
          <w:p w14:paraId="079431C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平台分配</w:t>
            </w:r>
          </w:p>
        </w:tc>
      </w:tr>
      <w:tr w14:paraId="519C3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520DBD0B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776D054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organName</w:t>
            </w:r>
          </w:p>
        </w:tc>
        <w:tc>
          <w:tcPr>
            <w:tcW w:w="1700" w:type="dxa"/>
            <w:gridSpan w:val="2"/>
            <w:noWrap w:val="0"/>
            <w:vAlign w:val="top"/>
          </w:tcPr>
          <w:p w14:paraId="7187807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机构名称</w:t>
            </w:r>
          </w:p>
        </w:tc>
        <w:tc>
          <w:tcPr>
            <w:tcW w:w="1667" w:type="dxa"/>
            <w:noWrap w:val="0"/>
            <w:vAlign w:val="top"/>
          </w:tcPr>
          <w:p w14:paraId="1059D6E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4BE8091C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53" w:type="dxa"/>
            <w:noWrap w:val="0"/>
            <w:vAlign w:val="top"/>
          </w:tcPr>
          <w:p w14:paraId="4ED829B0">
            <w:pPr>
              <w:rPr>
                <w:rFonts w:ascii="宋体" w:hAnsi="宋体" w:cs="宋体"/>
              </w:rPr>
            </w:pPr>
          </w:p>
        </w:tc>
      </w:tr>
      <w:tr w14:paraId="3E759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33FCB620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3E48B25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hosCode</w:t>
            </w:r>
          </w:p>
        </w:tc>
        <w:tc>
          <w:tcPr>
            <w:tcW w:w="1700" w:type="dxa"/>
            <w:gridSpan w:val="2"/>
            <w:noWrap w:val="0"/>
            <w:vAlign w:val="top"/>
          </w:tcPr>
          <w:p w14:paraId="5191DE7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院区代码</w:t>
            </w:r>
          </w:p>
        </w:tc>
        <w:tc>
          <w:tcPr>
            <w:tcW w:w="1667" w:type="dxa"/>
            <w:noWrap w:val="0"/>
            <w:vAlign w:val="top"/>
          </w:tcPr>
          <w:p w14:paraId="607E810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Varchar(10)</w:t>
            </w:r>
          </w:p>
        </w:tc>
        <w:tc>
          <w:tcPr>
            <w:tcW w:w="650" w:type="dxa"/>
            <w:noWrap w:val="0"/>
            <w:vAlign w:val="top"/>
          </w:tcPr>
          <w:p w14:paraId="05681B36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53" w:type="dxa"/>
            <w:noWrap w:val="0"/>
            <w:vAlign w:val="top"/>
          </w:tcPr>
          <w:p w14:paraId="66B0F892">
            <w:pPr>
              <w:rPr>
                <w:rFonts w:ascii="宋体" w:hAnsi="宋体" w:cs="宋体"/>
              </w:rPr>
            </w:pPr>
          </w:p>
        </w:tc>
      </w:tr>
      <w:tr w14:paraId="16A48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09CDE5F3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21C3BD5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hosName</w:t>
            </w:r>
          </w:p>
        </w:tc>
        <w:tc>
          <w:tcPr>
            <w:tcW w:w="1700" w:type="dxa"/>
            <w:gridSpan w:val="2"/>
            <w:noWrap w:val="0"/>
            <w:vAlign w:val="top"/>
          </w:tcPr>
          <w:p w14:paraId="60696FA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院区名称</w:t>
            </w:r>
          </w:p>
        </w:tc>
        <w:tc>
          <w:tcPr>
            <w:tcW w:w="1667" w:type="dxa"/>
            <w:noWrap w:val="0"/>
            <w:vAlign w:val="top"/>
          </w:tcPr>
          <w:p w14:paraId="7D97196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07720D33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53" w:type="dxa"/>
            <w:noWrap w:val="0"/>
            <w:vAlign w:val="top"/>
          </w:tcPr>
          <w:p w14:paraId="19BCD3BD">
            <w:pPr>
              <w:rPr>
                <w:rFonts w:ascii="宋体" w:hAnsi="宋体" w:cs="宋体"/>
              </w:rPr>
            </w:pPr>
          </w:p>
        </w:tc>
      </w:tr>
      <w:tr w14:paraId="6C839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7B05F27A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15C99EC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bussID</w:t>
            </w:r>
          </w:p>
        </w:tc>
        <w:tc>
          <w:tcPr>
            <w:tcW w:w="1700" w:type="dxa"/>
            <w:gridSpan w:val="2"/>
            <w:noWrap w:val="0"/>
            <w:vAlign w:val="top"/>
          </w:tcPr>
          <w:p w14:paraId="659BFC7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互联网护理服务记录Id</w:t>
            </w:r>
          </w:p>
        </w:tc>
        <w:tc>
          <w:tcPr>
            <w:tcW w:w="1667" w:type="dxa"/>
            <w:noWrap w:val="0"/>
            <w:vAlign w:val="top"/>
          </w:tcPr>
          <w:p w14:paraId="573DB83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5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650" w:type="dxa"/>
            <w:noWrap w:val="0"/>
            <w:vAlign w:val="top"/>
          </w:tcPr>
          <w:p w14:paraId="13C7C0FA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53" w:type="dxa"/>
            <w:noWrap w:val="0"/>
            <w:vAlign w:val="top"/>
          </w:tcPr>
          <w:p w14:paraId="1EC4AAE4">
            <w:pPr>
              <w:rPr>
                <w:rFonts w:ascii="宋体" w:hAnsi="宋体" w:cs="宋体"/>
              </w:rPr>
            </w:pPr>
          </w:p>
        </w:tc>
      </w:tr>
      <w:tr w14:paraId="669B9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2C3E993E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56AD3BB1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disposalID</w:t>
            </w:r>
          </w:p>
        </w:tc>
        <w:tc>
          <w:tcPr>
            <w:tcW w:w="1700" w:type="dxa"/>
            <w:gridSpan w:val="2"/>
            <w:noWrap w:val="0"/>
            <w:vAlign w:val="top"/>
          </w:tcPr>
          <w:p w14:paraId="56A60B0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护理服务废物处置记录Id</w:t>
            </w:r>
          </w:p>
        </w:tc>
        <w:tc>
          <w:tcPr>
            <w:tcW w:w="1667" w:type="dxa"/>
            <w:noWrap w:val="0"/>
            <w:vAlign w:val="top"/>
          </w:tcPr>
          <w:p w14:paraId="39D53FD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5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650" w:type="dxa"/>
            <w:noWrap w:val="0"/>
            <w:vAlign w:val="top"/>
          </w:tcPr>
          <w:p w14:paraId="7E36AE7B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53" w:type="dxa"/>
            <w:noWrap w:val="0"/>
            <w:vAlign w:val="top"/>
          </w:tcPr>
          <w:p w14:paraId="1231FC58">
            <w:pPr>
              <w:rPr>
                <w:rFonts w:ascii="宋体" w:hAnsi="宋体" w:cs="宋体"/>
              </w:rPr>
            </w:pPr>
          </w:p>
        </w:tc>
      </w:tr>
      <w:tr w14:paraId="6556B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252C0C4D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22665F3F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submitter</w:t>
            </w:r>
            <w:r>
              <w:rPr>
                <w:rFonts w:hint="eastAsia" w:ascii="宋体" w:hAnsi="宋体" w:cs="宋体"/>
              </w:rPr>
              <w:t>CertID</w:t>
            </w:r>
          </w:p>
        </w:tc>
        <w:tc>
          <w:tcPr>
            <w:tcW w:w="1700" w:type="dxa"/>
            <w:gridSpan w:val="2"/>
            <w:noWrap w:val="0"/>
            <w:vAlign w:val="top"/>
          </w:tcPr>
          <w:p w14:paraId="61FA403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废物处置提交人身份证</w:t>
            </w:r>
          </w:p>
        </w:tc>
        <w:tc>
          <w:tcPr>
            <w:tcW w:w="1667" w:type="dxa"/>
            <w:noWrap w:val="0"/>
            <w:vAlign w:val="top"/>
          </w:tcPr>
          <w:p w14:paraId="47DB7C0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Varchar(18)</w:t>
            </w:r>
          </w:p>
        </w:tc>
        <w:tc>
          <w:tcPr>
            <w:tcW w:w="650" w:type="dxa"/>
            <w:noWrap w:val="0"/>
            <w:vAlign w:val="top"/>
          </w:tcPr>
          <w:p w14:paraId="094343FD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53" w:type="dxa"/>
            <w:noWrap w:val="0"/>
            <w:vAlign w:val="top"/>
          </w:tcPr>
          <w:p w14:paraId="74B57A08">
            <w:pPr>
              <w:rPr>
                <w:rFonts w:ascii="宋体" w:hAnsi="宋体" w:cs="宋体"/>
              </w:rPr>
            </w:pPr>
          </w:p>
        </w:tc>
      </w:tr>
      <w:tr w14:paraId="035A7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60DAB982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0731D818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submitterName</w:t>
            </w:r>
          </w:p>
        </w:tc>
        <w:tc>
          <w:tcPr>
            <w:tcW w:w="1700" w:type="dxa"/>
            <w:gridSpan w:val="2"/>
            <w:noWrap w:val="0"/>
            <w:vAlign w:val="top"/>
          </w:tcPr>
          <w:p w14:paraId="7FC0044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废物处置提交人姓名</w:t>
            </w:r>
          </w:p>
        </w:tc>
        <w:tc>
          <w:tcPr>
            <w:tcW w:w="1667" w:type="dxa"/>
            <w:noWrap w:val="0"/>
            <w:vAlign w:val="top"/>
          </w:tcPr>
          <w:p w14:paraId="469B4F1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43E5E06A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53" w:type="dxa"/>
            <w:noWrap w:val="0"/>
            <w:vAlign w:val="top"/>
          </w:tcPr>
          <w:p w14:paraId="68AA279C">
            <w:pPr>
              <w:rPr>
                <w:rFonts w:ascii="宋体" w:hAnsi="宋体" w:cs="宋体"/>
              </w:rPr>
            </w:pPr>
          </w:p>
        </w:tc>
      </w:tr>
      <w:tr w14:paraId="5668B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39CDC066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74D8FE9D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disposalTime</w:t>
            </w:r>
          </w:p>
        </w:tc>
        <w:tc>
          <w:tcPr>
            <w:tcW w:w="1700" w:type="dxa"/>
            <w:gridSpan w:val="2"/>
            <w:noWrap w:val="0"/>
            <w:vAlign w:val="top"/>
          </w:tcPr>
          <w:p w14:paraId="52E3391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处置提交时间</w:t>
            </w:r>
          </w:p>
        </w:tc>
        <w:tc>
          <w:tcPr>
            <w:tcW w:w="1667" w:type="dxa"/>
            <w:noWrap w:val="0"/>
            <w:vAlign w:val="top"/>
          </w:tcPr>
          <w:p w14:paraId="24F540CA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Datetime</w:t>
            </w:r>
          </w:p>
        </w:tc>
        <w:tc>
          <w:tcPr>
            <w:tcW w:w="650" w:type="dxa"/>
            <w:noWrap w:val="0"/>
            <w:vAlign w:val="top"/>
          </w:tcPr>
          <w:p w14:paraId="023DE345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53" w:type="dxa"/>
            <w:noWrap w:val="0"/>
            <w:vAlign w:val="top"/>
          </w:tcPr>
          <w:p w14:paraId="087C2C27">
            <w:pPr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5CE43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15BE9902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51FD4441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disposalAddr</w:t>
            </w:r>
          </w:p>
        </w:tc>
        <w:tc>
          <w:tcPr>
            <w:tcW w:w="1700" w:type="dxa"/>
            <w:gridSpan w:val="2"/>
            <w:noWrap w:val="0"/>
            <w:vAlign w:val="top"/>
          </w:tcPr>
          <w:p w14:paraId="434CAEC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处置物提交接收地址</w:t>
            </w:r>
          </w:p>
        </w:tc>
        <w:tc>
          <w:tcPr>
            <w:tcW w:w="1667" w:type="dxa"/>
            <w:noWrap w:val="0"/>
            <w:vAlign w:val="top"/>
          </w:tcPr>
          <w:p w14:paraId="747A0C7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5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650" w:type="dxa"/>
            <w:noWrap w:val="0"/>
            <w:vAlign w:val="top"/>
          </w:tcPr>
          <w:p w14:paraId="710D8542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53" w:type="dxa"/>
            <w:noWrap w:val="0"/>
            <w:vAlign w:val="top"/>
          </w:tcPr>
          <w:p w14:paraId="65493391">
            <w:pPr>
              <w:rPr>
                <w:rFonts w:ascii="宋体" w:hAnsi="宋体" w:cs="宋体"/>
              </w:rPr>
            </w:pPr>
          </w:p>
        </w:tc>
      </w:tr>
      <w:tr w14:paraId="02024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61F58C5E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34CDE70F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disposalName</w:t>
            </w:r>
          </w:p>
        </w:tc>
        <w:tc>
          <w:tcPr>
            <w:tcW w:w="1700" w:type="dxa"/>
            <w:gridSpan w:val="2"/>
            <w:noWrap w:val="0"/>
            <w:vAlign w:val="top"/>
          </w:tcPr>
          <w:p w14:paraId="6B03AC0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处置物名称</w:t>
            </w:r>
          </w:p>
        </w:tc>
        <w:tc>
          <w:tcPr>
            <w:tcW w:w="1667" w:type="dxa"/>
            <w:noWrap w:val="0"/>
            <w:vAlign w:val="top"/>
          </w:tcPr>
          <w:p w14:paraId="287371D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20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650" w:type="dxa"/>
            <w:noWrap w:val="0"/>
            <w:vAlign w:val="top"/>
          </w:tcPr>
          <w:p w14:paraId="1BC03D3A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53" w:type="dxa"/>
            <w:noWrap w:val="0"/>
            <w:vAlign w:val="top"/>
          </w:tcPr>
          <w:p w14:paraId="5D227164">
            <w:pPr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60FB8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2F32FA9B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7C479FE2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remark</w:t>
            </w:r>
          </w:p>
        </w:tc>
        <w:tc>
          <w:tcPr>
            <w:tcW w:w="1700" w:type="dxa"/>
            <w:gridSpan w:val="2"/>
            <w:noWrap w:val="0"/>
            <w:vAlign w:val="top"/>
          </w:tcPr>
          <w:p w14:paraId="7B2D8BF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处置备注说明</w:t>
            </w:r>
          </w:p>
        </w:tc>
        <w:tc>
          <w:tcPr>
            <w:tcW w:w="1667" w:type="dxa"/>
            <w:noWrap w:val="0"/>
            <w:vAlign w:val="top"/>
          </w:tcPr>
          <w:p w14:paraId="1213CEC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10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650" w:type="dxa"/>
            <w:noWrap w:val="0"/>
            <w:vAlign w:val="top"/>
          </w:tcPr>
          <w:p w14:paraId="2AE0C3DC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53" w:type="dxa"/>
            <w:noWrap w:val="0"/>
            <w:vAlign w:val="top"/>
          </w:tcPr>
          <w:p w14:paraId="3552EEDC">
            <w:pPr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67D98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098106CD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52BC15E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updateTime</w:t>
            </w:r>
          </w:p>
        </w:tc>
        <w:tc>
          <w:tcPr>
            <w:tcW w:w="1700" w:type="dxa"/>
            <w:gridSpan w:val="2"/>
            <w:noWrap w:val="0"/>
            <w:vAlign w:val="top"/>
          </w:tcPr>
          <w:p w14:paraId="4291292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上传时间</w:t>
            </w:r>
          </w:p>
        </w:tc>
        <w:tc>
          <w:tcPr>
            <w:tcW w:w="1667" w:type="dxa"/>
            <w:noWrap w:val="0"/>
            <w:vAlign w:val="top"/>
          </w:tcPr>
          <w:p w14:paraId="4BE20D0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datetime</w:t>
            </w:r>
          </w:p>
        </w:tc>
        <w:tc>
          <w:tcPr>
            <w:tcW w:w="650" w:type="dxa"/>
            <w:noWrap w:val="0"/>
            <w:vAlign w:val="top"/>
          </w:tcPr>
          <w:p w14:paraId="3C309DA3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53" w:type="dxa"/>
            <w:noWrap w:val="0"/>
            <w:vAlign w:val="top"/>
          </w:tcPr>
          <w:p w14:paraId="21853145">
            <w:pPr>
              <w:rPr>
                <w:rFonts w:ascii="宋体" w:hAnsi="宋体" w:cs="宋体"/>
              </w:rPr>
            </w:pPr>
          </w:p>
        </w:tc>
      </w:tr>
      <w:tr w14:paraId="7AFB7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1" w:type="dxa"/>
            <w:gridSpan w:val="7"/>
            <w:shd w:val="clear" w:color="auto" w:fill="5B9BD5"/>
            <w:noWrap w:val="0"/>
            <w:vAlign w:val="top"/>
          </w:tcPr>
          <w:p w14:paraId="5A365B05">
            <w:pPr>
              <w:rPr>
                <w:rFonts w:ascii="宋体" w:hAnsi="宋体" w:cs="宋体"/>
                <w:color w:val="5B9BD5"/>
              </w:rPr>
            </w:pPr>
          </w:p>
        </w:tc>
      </w:tr>
      <w:tr w14:paraId="05AF7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4" w:type="dxa"/>
            <w:vMerge w:val="restart"/>
            <w:shd w:val="clear" w:color="auto" w:fill="auto"/>
            <w:noWrap w:val="0"/>
            <w:vAlign w:val="top"/>
          </w:tcPr>
          <w:p w14:paraId="1EC8CC3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567" w:type="dxa"/>
            <w:shd w:val="clear" w:color="auto" w:fill="auto"/>
            <w:noWrap w:val="0"/>
            <w:vAlign w:val="top"/>
          </w:tcPr>
          <w:p w14:paraId="5277929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code</w:t>
            </w:r>
          </w:p>
        </w:tc>
        <w:tc>
          <w:tcPr>
            <w:tcW w:w="1683" w:type="dxa"/>
            <w:shd w:val="clear" w:color="auto" w:fill="FFFFFF"/>
            <w:noWrap w:val="0"/>
            <w:vAlign w:val="center"/>
          </w:tcPr>
          <w:p w14:paraId="107F9782">
            <w:pPr>
              <w:widowControl/>
              <w:jc w:val="left"/>
              <w:textAlignment w:val="center"/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返回代码</w:t>
            </w:r>
          </w:p>
        </w:tc>
        <w:tc>
          <w:tcPr>
            <w:tcW w:w="1684" w:type="dxa"/>
            <w:gridSpan w:val="2"/>
            <w:shd w:val="clear" w:color="auto" w:fill="FFFFFF"/>
            <w:noWrap w:val="0"/>
            <w:vAlign w:val="center"/>
          </w:tcPr>
          <w:p w14:paraId="529223B6">
            <w:pPr>
              <w:widowControl/>
              <w:jc w:val="left"/>
              <w:textAlignment w:val="center"/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Int</w:t>
            </w:r>
          </w:p>
        </w:tc>
        <w:tc>
          <w:tcPr>
            <w:tcW w:w="650" w:type="dxa"/>
            <w:noWrap w:val="0"/>
            <w:vAlign w:val="top"/>
          </w:tcPr>
          <w:p w14:paraId="03F3BA3A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53" w:type="dxa"/>
            <w:noWrap w:val="0"/>
            <w:vAlign w:val="top"/>
          </w:tcPr>
          <w:p w14:paraId="488E59EB">
            <w:pPr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200成功， 非200 失败</w:t>
            </w:r>
          </w:p>
        </w:tc>
      </w:tr>
      <w:tr w14:paraId="06104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4" w:type="dxa"/>
            <w:vMerge w:val="continue"/>
            <w:shd w:val="clear" w:color="auto" w:fill="auto"/>
            <w:noWrap w:val="0"/>
            <w:vAlign w:val="top"/>
          </w:tcPr>
          <w:p w14:paraId="3F4208B5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shd w:val="clear" w:color="auto" w:fill="auto"/>
            <w:noWrap w:val="0"/>
            <w:vAlign w:val="top"/>
          </w:tcPr>
          <w:p w14:paraId="43BDA5E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msg</w:t>
            </w:r>
          </w:p>
        </w:tc>
        <w:tc>
          <w:tcPr>
            <w:tcW w:w="1683" w:type="dxa"/>
            <w:shd w:val="clear" w:color="auto" w:fill="FFFFFF"/>
            <w:noWrap w:val="0"/>
            <w:vAlign w:val="center"/>
          </w:tcPr>
          <w:p w14:paraId="09CCBB12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szCs w:val="18"/>
              </w:rPr>
              <w:t>错误信息</w:t>
            </w:r>
          </w:p>
        </w:tc>
        <w:tc>
          <w:tcPr>
            <w:tcW w:w="1684" w:type="dxa"/>
            <w:gridSpan w:val="2"/>
            <w:shd w:val="clear" w:color="auto" w:fill="FFFFFF"/>
            <w:noWrap w:val="0"/>
            <w:vAlign w:val="center"/>
          </w:tcPr>
          <w:p w14:paraId="0E6A9D5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</w:rPr>
              <w:t>Varchar(200)</w:t>
            </w:r>
          </w:p>
        </w:tc>
        <w:tc>
          <w:tcPr>
            <w:tcW w:w="650" w:type="dxa"/>
            <w:noWrap w:val="0"/>
            <w:vAlign w:val="top"/>
          </w:tcPr>
          <w:p w14:paraId="320BF98F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53" w:type="dxa"/>
            <w:noWrap w:val="0"/>
            <w:vAlign w:val="top"/>
          </w:tcPr>
          <w:p w14:paraId="4E97B7B8">
            <w:pPr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失败描述</w:t>
            </w:r>
          </w:p>
        </w:tc>
      </w:tr>
    </w:tbl>
    <w:p w14:paraId="746D983A">
      <w:pPr>
        <w:pStyle w:val="5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接口示例</w:t>
      </w:r>
    </w:p>
    <w:p w14:paraId="5AB2478B">
      <w:pPr>
        <w:ind w:firstLine="420"/>
        <w:rPr>
          <w:rFonts w:ascii="宋体" w:hAnsi="宋体" w:cs="宋体"/>
        </w:rPr>
      </w:pPr>
      <w:r>
        <w:rPr>
          <w:rFonts w:hint="eastAsia" w:ascii="宋体" w:hAnsi="宋体" w:cs="宋体"/>
          <w:lang w:val="en-US" w:eastAsia="zh-CN"/>
        </w:rPr>
        <w:t xml:space="preserve">见1.7 </w:t>
      </w:r>
      <w:r>
        <w:rPr>
          <w:rFonts w:hint="eastAsia" w:ascii="宋体" w:hAnsi="宋体" w:cs="宋体"/>
          <w:lang w:val="en-US" w:eastAsia="zh-CN"/>
        </w:rPr>
        <w:fldChar w:fldCharType="begin"/>
      </w:r>
      <w:r>
        <w:rPr>
          <w:rFonts w:hint="eastAsia" w:ascii="宋体" w:hAnsi="宋体" w:cs="宋体"/>
          <w:lang w:val="en-US" w:eastAsia="zh-CN"/>
        </w:rPr>
        <w:instrText xml:space="preserve"> HYPERLINK \l "_工具包调用说明" </w:instrText>
      </w:r>
      <w:r>
        <w:rPr>
          <w:rFonts w:hint="eastAsia" w:ascii="宋体" w:hAnsi="宋体" w:cs="宋体"/>
          <w:lang w:val="en-US" w:eastAsia="zh-CN"/>
        </w:rPr>
        <w:fldChar w:fldCharType="separate"/>
      </w:r>
      <w:r>
        <w:rPr>
          <w:rStyle w:val="19"/>
          <w:rFonts w:hint="eastAsia" w:ascii="宋体" w:hAnsi="宋体" w:cs="宋体"/>
          <w:lang w:val="en-US" w:eastAsia="zh-CN"/>
        </w:rPr>
        <w:t>工具包调用说明</w:t>
      </w:r>
      <w:r>
        <w:rPr>
          <w:rFonts w:hint="eastAsia" w:ascii="宋体" w:hAnsi="宋体" w:cs="宋体"/>
          <w:lang w:val="en-US" w:eastAsia="zh-CN"/>
        </w:rPr>
        <w:fldChar w:fldCharType="end"/>
      </w:r>
    </w:p>
    <w:p w14:paraId="0065466A">
      <w:pPr>
        <w:pStyle w:val="4"/>
        <w:jc w:val="left"/>
        <w:rPr>
          <w:rFonts w:ascii="宋体" w:hAnsi="宋体" w:eastAsia="宋体" w:cs="宋体"/>
        </w:rPr>
      </w:pPr>
      <w:bookmarkStart w:id="59" w:name="_Toc16549"/>
      <w:r>
        <w:rPr>
          <w:rFonts w:hint="eastAsia" w:ascii="宋体" w:hAnsi="宋体" w:eastAsia="宋体" w:cs="宋体"/>
        </w:rPr>
        <w:t>互联网</w:t>
      </w:r>
      <w:r>
        <w:rPr>
          <w:rFonts w:hint="eastAsia" w:ascii="宋体" w:hAnsi="宋体" w:eastAsia="宋体" w:cs="宋体"/>
          <w:lang w:val="en-US" w:eastAsia="zh-CN"/>
        </w:rPr>
        <w:t>预约挂号</w:t>
      </w:r>
      <w:r>
        <w:rPr>
          <w:rFonts w:hint="eastAsia" w:ascii="宋体" w:hAnsi="宋体" w:eastAsia="宋体" w:cs="宋体"/>
        </w:rPr>
        <w:t>记录</w:t>
      </w:r>
      <w:bookmarkEnd w:id="59"/>
    </w:p>
    <w:p w14:paraId="532B29C8">
      <w:pPr>
        <w:pStyle w:val="5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数据推送机制</w:t>
      </w:r>
    </w:p>
    <w:p w14:paraId="1C7832F3">
      <w:pPr>
        <w:ind w:firstLine="420"/>
        <w:rPr>
          <w:rFonts w:ascii="宋体" w:hAnsi="宋体" w:cs="宋体"/>
        </w:rPr>
      </w:pPr>
      <w:r>
        <w:rPr>
          <w:rFonts w:hint="eastAsia" w:ascii="宋体" w:hAnsi="宋体" w:cs="宋体"/>
        </w:rPr>
        <w:t>开展互联网</w:t>
      </w:r>
      <w:r>
        <w:rPr>
          <w:rFonts w:hint="eastAsia" w:ascii="宋体" w:hAnsi="宋体" w:cs="宋体"/>
          <w:lang w:val="en-US" w:eastAsia="zh-CN"/>
        </w:rPr>
        <w:t>预约挂号的机构</w:t>
      </w:r>
      <w:r>
        <w:rPr>
          <w:rFonts w:hint="eastAsia"/>
        </w:rPr>
        <w:t>，</w:t>
      </w:r>
      <w:r>
        <w:rPr>
          <w:rFonts w:hint="eastAsia" w:ascii="宋体" w:hAnsi="宋体" w:cs="宋体"/>
        </w:rPr>
        <w:t>向平台推送</w:t>
      </w:r>
      <w:r>
        <w:rPr>
          <w:rFonts w:hint="eastAsia" w:ascii="宋体" w:hAnsi="宋体" w:cs="宋体"/>
          <w:lang w:val="en-US" w:eastAsia="zh-CN"/>
        </w:rPr>
        <w:t>预约挂号记录</w:t>
      </w:r>
      <w:r>
        <w:rPr>
          <w:rFonts w:hint="eastAsia" w:ascii="宋体" w:hAnsi="宋体" w:cs="宋体"/>
        </w:rPr>
        <w:t>信息。</w:t>
      </w:r>
    </w:p>
    <w:p w14:paraId="6E710623">
      <w:pPr>
        <w:pStyle w:val="5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互联网</w:t>
      </w:r>
      <w:r>
        <w:rPr>
          <w:rFonts w:hint="eastAsia" w:ascii="宋体" w:hAnsi="宋体" w:eastAsia="宋体" w:cs="宋体"/>
          <w:lang w:val="en-US" w:eastAsia="zh-CN"/>
        </w:rPr>
        <w:t>预约挂号</w:t>
      </w:r>
      <w:r>
        <w:rPr>
          <w:rFonts w:hint="eastAsia" w:ascii="宋体" w:hAnsi="宋体" w:eastAsia="宋体" w:cs="宋体"/>
        </w:rPr>
        <w:t>记录推送接口</w:t>
      </w:r>
    </w:p>
    <w:tbl>
      <w:tblPr>
        <w:tblStyle w:val="15"/>
        <w:tblW w:w="8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8"/>
        <w:gridCol w:w="1963"/>
        <w:gridCol w:w="1583"/>
        <w:gridCol w:w="1542"/>
        <w:gridCol w:w="495"/>
        <w:gridCol w:w="2259"/>
      </w:tblGrid>
      <w:tr w14:paraId="64186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78" w:type="dxa"/>
            <w:tcBorders>
              <w:bottom w:val="single" w:color="auto" w:sz="4" w:space="0"/>
            </w:tcBorders>
            <w:noWrap w:val="0"/>
            <w:vAlign w:val="top"/>
          </w:tcPr>
          <w:p w14:paraId="35B5C26F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操作名称</w:t>
            </w:r>
          </w:p>
        </w:tc>
        <w:tc>
          <w:tcPr>
            <w:tcW w:w="7842" w:type="dxa"/>
            <w:gridSpan w:val="5"/>
            <w:tcBorders>
              <w:bottom w:val="single" w:color="auto" w:sz="4" w:space="0"/>
            </w:tcBorders>
            <w:noWrap w:val="0"/>
            <w:vAlign w:val="top"/>
          </w:tcPr>
          <w:p w14:paraId="5ED9C207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X-Service-Id=his.provinceDataUploadService</w:t>
            </w:r>
          </w:p>
          <w:p w14:paraId="2B28A1B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X-Service-Method=upload</w:t>
            </w:r>
            <w:r>
              <w:rPr>
                <w:rFonts w:hint="eastAsia" w:ascii="宋体" w:hAnsi="宋体" w:cs="宋体"/>
                <w:lang w:val="en-US" w:eastAsia="zh-CN"/>
              </w:rPr>
              <w:t>AppointRecord</w:t>
            </w:r>
          </w:p>
        </w:tc>
      </w:tr>
      <w:tr w14:paraId="1D743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tcBorders>
              <w:bottom w:val="single" w:color="auto" w:sz="4" w:space="0"/>
            </w:tcBorders>
            <w:noWrap w:val="0"/>
            <w:vAlign w:val="top"/>
          </w:tcPr>
          <w:p w14:paraId="72353A74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说明</w:t>
            </w:r>
          </w:p>
        </w:tc>
        <w:tc>
          <w:tcPr>
            <w:tcW w:w="7842" w:type="dxa"/>
            <w:gridSpan w:val="5"/>
            <w:tcBorders>
              <w:bottom w:val="single" w:color="auto" w:sz="4" w:space="0"/>
            </w:tcBorders>
            <w:noWrap w:val="0"/>
            <w:vAlign w:val="top"/>
          </w:tcPr>
          <w:p w14:paraId="0F33C94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向互联网医院监管平台推送</w:t>
            </w:r>
            <w:r>
              <w:rPr>
                <w:rFonts w:hint="eastAsia" w:ascii="宋体" w:hAnsi="宋体" w:cs="宋体"/>
                <w:lang w:val="en-US" w:eastAsia="zh-CN"/>
              </w:rPr>
              <w:t>预约挂号</w:t>
            </w:r>
            <w:r>
              <w:rPr>
                <w:rFonts w:hint="eastAsia" w:ascii="宋体" w:hAnsi="宋体" w:cs="宋体"/>
              </w:rPr>
              <w:t>记录信息</w:t>
            </w:r>
          </w:p>
        </w:tc>
      </w:tr>
      <w:tr w14:paraId="08412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678" w:type="dxa"/>
            <w:shd w:val="clear" w:color="auto" w:fill="8DB3E2"/>
            <w:noWrap w:val="0"/>
            <w:vAlign w:val="top"/>
          </w:tcPr>
          <w:p w14:paraId="7448F57D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类型</w:t>
            </w:r>
          </w:p>
        </w:tc>
        <w:tc>
          <w:tcPr>
            <w:tcW w:w="1963" w:type="dxa"/>
            <w:shd w:val="clear" w:color="auto" w:fill="8DB3E2"/>
            <w:noWrap w:val="0"/>
            <w:vAlign w:val="top"/>
          </w:tcPr>
          <w:p w14:paraId="2A325A70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参数</w:t>
            </w:r>
          </w:p>
        </w:tc>
        <w:tc>
          <w:tcPr>
            <w:tcW w:w="1583" w:type="dxa"/>
            <w:shd w:val="clear" w:color="auto" w:fill="8DB3E2"/>
            <w:noWrap w:val="0"/>
            <w:vAlign w:val="top"/>
          </w:tcPr>
          <w:p w14:paraId="689CECB5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参数名称</w:t>
            </w:r>
          </w:p>
        </w:tc>
        <w:tc>
          <w:tcPr>
            <w:tcW w:w="1542" w:type="dxa"/>
            <w:shd w:val="clear" w:color="auto" w:fill="8DB3E2"/>
            <w:noWrap w:val="0"/>
            <w:vAlign w:val="top"/>
          </w:tcPr>
          <w:p w14:paraId="01D00275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字段类型</w:t>
            </w:r>
          </w:p>
        </w:tc>
        <w:tc>
          <w:tcPr>
            <w:tcW w:w="495" w:type="dxa"/>
            <w:shd w:val="clear" w:color="auto" w:fill="8DB3E2"/>
            <w:noWrap w:val="0"/>
            <w:vAlign w:val="top"/>
          </w:tcPr>
          <w:p w14:paraId="5FCDCE6F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必输</w:t>
            </w:r>
          </w:p>
        </w:tc>
        <w:tc>
          <w:tcPr>
            <w:tcW w:w="2259" w:type="dxa"/>
            <w:shd w:val="clear" w:color="auto" w:fill="8DB3E2"/>
            <w:noWrap w:val="0"/>
            <w:vAlign w:val="top"/>
          </w:tcPr>
          <w:p w14:paraId="513C5672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说明</w:t>
            </w:r>
          </w:p>
        </w:tc>
      </w:tr>
      <w:tr w14:paraId="38488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vMerge w:val="restart"/>
            <w:noWrap w:val="0"/>
            <w:vAlign w:val="top"/>
          </w:tcPr>
          <w:p w14:paraId="7BDFED7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输入List</w:t>
            </w:r>
          </w:p>
        </w:tc>
        <w:tc>
          <w:tcPr>
            <w:tcW w:w="1963" w:type="dxa"/>
            <w:noWrap w:val="0"/>
            <w:vAlign w:val="top"/>
          </w:tcPr>
          <w:p w14:paraId="0528A72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organID</w:t>
            </w:r>
          </w:p>
        </w:tc>
        <w:tc>
          <w:tcPr>
            <w:tcW w:w="1583" w:type="dxa"/>
            <w:noWrap w:val="0"/>
            <w:vAlign w:val="top"/>
          </w:tcPr>
          <w:p w14:paraId="21CAAA7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机构唯一号</w:t>
            </w:r>
          </w:p>
        </w:tc>
        <w:tc>
          <w:tcPr>
            <w:tcW w:w="1542" w:type="dxa"/>
            <w:noWrap w:val="0"/>
            <w:vAlign w:val="top"/>
          </w:tcPr>
          <w:p w14:paraId="002B40C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Varchar(20)</w:t>
            </w:r>
          </w:p>
        </w:tc>
        <w:tc>
          <w:tcPr>
            <w:tcW w:w="495" w:type="dxa"/>
            <w:noWrap w:val="0"/>
            <w:vAlign w:val="top"/>
          </w:tcPr>
          <w:p w14:paraId="060976F9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N</w:t>
            </w:r>
          </w:p>
        </w:tc>
        <w:tc>
          <w:tcPr>
            <w:tcW w:w="2259" w:type="dxa"/>
            <w:noWrap w:val="0"/>
            <w:vAlign w:val="top"/>
          </w:tcPr>
          <w:p w14:paraId="2AEE407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全国统一的组织机构代码</w:t>
            </w:r>
          </w:p>
        </w:tc>
      </w:tr>
      <w:tr w14:paraId="57BD4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vMerge w:val="continue"/>
            <w:noWrap w:val="0"/>
            <w:vAlign w:val="top"/>
          </w:tcPr>
          <w:p w14:paraId="29FB8E22">
            <w:pPr>
              <w:rPr>
                <w:rFonts w:ascii="宋体" w:hAnsi="宋体" w:cs="宋体"/>
              </w:rPr>
            </w:pPr>
          </w:p>
        </w:tc>
        <w:tc>
          <w:tcPr>
            <w:tcW w:w="1963" w:type="dxa"/>
            <w:noWrap w:val="0"/>
            <w:vAlign w:val="top"/>
          </w:tcPr>
          <w:p w14:paraId="7D79F77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unitID</w:t>
            </w:r>
          </w:p>
        </w:tc>
        <w:tc>
          <w:tcPr>
            <w:tcW w:w="1583" w:type="dxa"/>
            <w:noWrap w:val="0"/>
            <w:vAlign w:val="top"/>
          </w:tcPr>
          <w:p w14:paraId="7EB5670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监管平台机构ID</w:t>
            </w:r>
          </w:p>
        </w:tc>
        <w:tc>
          <w:tcPr>
            <w:tcW w:w="1542" w:type="dxa"/>
            <w:noWrap w:val="0"/>
            <w:vAlign w:val="top"/>
          </w:tcPr>
          <w:p w14:paraId="4BA4C82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495" w:type="dxa"/>
            <w:noWrap w:val="0"/>
            <w:vAlign w:val="top"/>
          </w:tcPr>
          <w:p w14:paraId="4C49B752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259" w:type="dxa"/>
            <w:noWrap w:val="0"/>
            <w:vAlign w:val="top"/>
          </w:tcPr>
          <w:p w14:paraId="3DA22D87">
            <w:pPr>
              <w:rPr>
                <w:rFonts w:hint="eastAsia" w:ascii="宋体" w:hAnsi="宋体" w:cs="宋体" w:eastAsiaTheme="minorEastAsia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平台分配，登录系统“秘钥生成及管理”处可查</w:t>
            </w:r>
          </w:p>
        </w:tc>
      </w:tr>
      <w:tr w14:paraId="39E28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vMerge w:val="continue"/>
            <w:noWrap w:val="0"/>
            <w:vAlign w:val="top"/>
          </w:tcPr>
          <w:p w14:paraId="3E881722">
            <w:pPr>
              <w:rPr>
                <w:rFonts w:ascii="宋体" w:hAnsi="宋体" w:cs="宋体"/>
              </w:rPr>
            </w:pPr>
          </w:p>
        </w:tc>
        <w:tc>
          <w:tcPr>
            <w:tcW w:w="1963" w:type="dxa"/>
            <w:noWrap w:val="0"/>
            <w:vAlign w:val="top"/>
          </w:tcPr>
          <w:p w14:paraId="60D5E0C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organName</w:t>
            </w:r>
          </w:p>
        </w:tc>
        <w:tc>
          <w:tcPr>
            <w:tcW w:w="1583" w:type="dxa"/>
            <w:noWrap w:val="0"/>
            <w:vAlign w:val="top"/>
          </w:tcPr>
          <w:p w14:paraId="6088CBC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机构名称</w:t>
            </w:r>
          </w:p>
        </w:tc>
        <w:tc>
          <w:tcPr>
            <w:tcW w:w="1542" w:type="dxa"/>
            <w:noWrap w:val="0"/>
            <w:vAlign w:val="top"/>
          </w:tcPr>
          <w:p w14:paraId="35C7372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495" w:type="dxa"/>
            <w:noWrap w:val="0"/>
            <w:vAlign w:val="top"/>
          </w:tcPr>
          <w:p w14:paraId="0F6EABA3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259" w:type="dxa"/>
            <w:noWrap w:val="0"/>
            <w:vAlign w:val="top"/>
          </w:tcPr>
          <w:p w14:paraId="6A4E9673">
            <w:pPr>
              <w:rPr>
                <w:rFonts w:ascii="宋体" w:hAnsi="宋体" w:cs="宋体"/>
              </w:rPr>
            </w:pPr>
          </w:p>
        </w:tc>
      </w:tr>
      <w:tr w14:paraId="2F914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vMerge w:val="continue"/>
            <w:noWrap w:val="0"/>
            <w:vAlign w:val="top"/>
          </w:tcPr>
          <w:p w14:paraId="7716C872">
            <w:pPr>
              <w:rPr>
                <w:rFonts w:ascii="宋体" w:hAnsi="宋体" w:cs="宋体"/>
              </w:rPr>
            </w:pPr>
          </w:p>
        </w:tc>
        <w:tc>
          <w:tcPr>
            <w:tcW w:w="1963" w:type="dxa"/>
            <w:noWrap w:val="0"/>
            <w:vAlign w:val="top"/>
          </w:tcPr>
          <w:p w14:paraId="40801D6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bussID</w:t>
            </w:r>
          </w:p>
        </w:tc>
        <w:tc>
          <w:tcPr>
            <w:tcW w:w="1583" w:type="dxa"/>
            <w:noWrap w:val="0"/>
            <w:vAlign w:val="top"/>
          </w:tcPr>
          <w:p w14:paraId="79CDBF8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预约</w:t>
            </w:r>
            <w:r>
              <w:rPr>
                <w:rFonts w:hint="eastAsia" w:ascii="宋体" w:hAnsi="宋体" w:cs="宋体"/>
              </w:rPr>
              <w:t>记录Id</w:t>
            </w:r>
          </w:p>
        </w:tc>
        <w:tc>
          <w:tcPr>
            <w:tcW w:w="1542" w:type="dxa"/>
            <w:noWrap w:val="0"/>
            <w:vAlign w:val="top"/>
          </w:tcPr>
          <w:p w14:paraId="0701CED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5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495" w:type="dxa"/>
            <w:noWrap w:val="0"/>
            <w:vAlign w:val="top"/>
          </w:tcPr>
          <w:p w14:paraId="732F5407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259" w:type="dxa"/>
            <w:noWrap w:val="0"/>
            <w:vAlign w:val="top"/>
          </w:tcPr>
          <w:p w14:paraId="443F1222">
            <w:pPr>
              <w:rPr>
                <w:rFonts w:ascii="宋体" w:hAnsi="宋体" w:cs="宋体"/>
              </w:rPr>
            </w:pPr>
          </w:p>
        </w:tc>
      </w:tr>
      <w:tr w14:paraId="7EC17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vMerge w:val="continue"/>
            <w:noWrap w:val="0"/>
            <w:vAlign w:val="top"/>
          </w:tcPr>
          <w:p w14:paraId="6136464C">
            <w:pPr>
              <w:rPr>
                <w:rFonts w:ascii="宋体" w:hAnsi="宋体" w:cs="宋体"/>
              </w:rPr>
            </w:pPr>
          </w:p>
        </w:tc>
        <w:tc>
          <w:tcPr>
            <w:tcW w:w="1963" w:type="dxa"/>
            <w:noWrap w:val="0"/>
            <w:vAlign w:val="top"/>
          </w:tcPr>
          <w:p w14:paraId="401B8758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visitNo</w:t>
            </w:r>
          </w:p>
        </w:tc>
        <w:tc>
          <w:tcPr>
            <w:tcW w:w="1583" w:type="dxa"/>
            <w:noWrap w:val="0"/>
            <w:vAlign w:val="top"/>
          </w:tcPr>
          <w:p w14:paraId="1789F00F">
            <w:pPr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本次就诊记录编号</w:t>
            </w:r>
          </w:p>
        </w:tc>
        <w:tc>
          <w:tcPr>
            <w:tcW w:w="1542" w:type="dxa"/>
            <w:noWrap w:val="0"/>
            <w:vAlign w:val="top"/>
          </w:tcPr>
          <w:p w14:paraId="0E87F006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5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495" w:type="dxa"/>
            <w:noWrap w:val="0"/>
            <w:vAlign w:val="top"/>
          </w:tcPr>
          <w:p w14:paraId="4E744122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N</w:t>
            </w:r>
          </w:p>
        </w:tc>
        <w:tc>
          <w:tcPr>
            <w:tcW w:w="2259" w:type="dxa"/>
            <w:noWrap w:val="0"/>
            <w:vAlign w:val="top"/>
          </w:tcPr>
          <w:p w14:paraId="48EE28CA">
            <w:pPr>
              <w:rPr>
                <w:rFonts w:ascii="宋体" w:hAnsi="宋体" w:cs="宋体"/>
              </w:rPr>
            </w:pPr>
          </w:p>
        </w:tc>
      </w:tr>
      <w:tr w14:paraId="220F6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vMerge w:val="continue"/>
            <w:noWrap w:val="0"/>
            <w:vAlign w:val="top"/>
          </w:tcPr>
          <w:p w14:paraId="1E73810F">
            <w:pPr>
              <w:rPr>
                <w:rFonts w:ascii="宋体" w:hAnsi="宋体" w:cs="宋体"/>
              </w:rPr>
            </w:pPr>
          </w:p>
        </w:tc>
        <w:tc>
          <w:tcPr>
            <w:tcW w:w="1963" w:type="dxa"/>
            <w:noWrap w:val="0"/>
            <w:vAlign w:val="top"/>
          </w:tcPr>
          <w:p w14:paraId="6571AAE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s</w:t>
            </w:r>
            <w:r>
              <w:rPr>
                <w:rFonts w:hint="eastAsia" w:ascii="宋体" w:hAnsi="宋体" w:cs="宋体"/>
              </w:rPr>
              <w:t>ubjectCode</w:t>
            </w:r>
          </w:p>
        </w:tc>
        <w:tc>
          <w:tcPr>
            <w:tcW w:w="1583" w:type="dxa"/>
            <w:noWrap w:val="0"/>
            <w:vAlign w:val="top"/>
          </w:tcPr>
          <w:p w14:paraId="2DFC6469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科室所属科目代码</w:t>
            </w:r>
          </w:p>
        </w:tc>
        <w:tc>
          <w:tcPr>
            <w:tcW w:w="1542" w:type="dxa"/>
            <w:noWrap w:val="0"/>
            <w:vAlign w:val="top"/>
          </w:tcPr>
          <w:p w14:paraId="748DD43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Varchar(10)</w:t>
            </w:r>
          </w:p>
        </w:tc>
        <w:tc>
          <w:tcPr>
            <w:tcW w:w="495" w:type="dxa"/>
            <w:noWrap w:val="0"/>
            <w:vAlign w:val="top"/>
          </w:tcPr>
          <w:p w14:paraId="02FC248B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259" w:type="dxa"/>
            <w:noWrap w:val="0"/>
            <w:vAlign w:val="top"/>
          </w:tcPr>
          <w:p w14:paraId="3D9D6AC5">
            <w:pPr>
              <w:rPr>
                <w:rFonts w:ascii="宋体" w:hAnsi="宋体" w:cs="宋体"/>
              </w:rPr>
            </w:pPr>
          </w:p>
        </w:tc>
      </w:tr>
      <w:tr w14:paraId="380A4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vMerge w:val="continue"/>
            <w:noWrap w:val="0"/>
            <w:vAlign w:val="top"/>
          </w:tcPr>
          <w:p w14:paraId="04AFE4E8">
            <w:pPr>
              <w:rPr>
                <w:rFonts w:ascii="宋体" w:hAnsi="宋体" w:cs="宋体"/>
              </w:rPr>
            </w:pPr>
          </w:p>
        </w:tc>
        <w:tc>
          <w:tcPr>
            <w:tcW w:w="1963" w:type="dxa"/>
            <w:noWrap w:val="0"/>
            <w:vAlign w:val="top"/>
          </w:tcPr>
          <w:p w14:paraId="767EC1F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s</w:t>
            </w:r>
            <w:r>
              <w:rPr>
                <w:rFonts w:hint="eastAsia" w:ascii="宋体" w:hAnsi="宋体" w:cs="宋体"/>
              </w:rPr>
              <w:t>ubjectName</w:t>
            </w:r>
          </w:p>
        </w:tc>
        <w:tc>
          <w:tcPr>
            <w:tcW w:w="1583" w:type="dxa"/>
            <w:noWrap w:val="0"/>
            <w:vAlign w:val="top"/>
          </w:tcPr>
          <w:p w14:paraId="31F68EF3">
            <w:pPr>
              <w:rPr>
                <w:rFonts w:hint="default" w:ascii="宋体" w:hAnsi="宋体" w:cs="宋体"/>
                <w:lang w:val="en-US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科室所属科目名称</w:t>
            </w:r>
          </w:p>
        </w:tc>
        <w:tc>
          <w:tcPr>
            <w:tcW w:w="1542" w:type="dxa"/>
            <w:noWrap w:val="0"/>
            <w:vAlign w:val="top"/>
          </w:tcPr>
          <w:p w14:paraId="6D59FB2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Varchar(30)</w:t>
            </w:r>
          </w:p>
        </w:tc>
        <w:tc>
          <w:tcPr>
            <w:tcW w:w="495" w:type="dxa"/>
            <w:noWrap w:val="0"/>
            <w:vAlign w:val="top"/>
          </w:tcPr>
          <w:p w14:paraId="36FF8557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259" w:type="dxa"/>
            <w:noWrap w:val="0"/>
            <w:vAlign w:val="top"/>
          </w:tcPr>
          <w:p w14:paraId="4FB21846">
            <w:pPr>
              <w:rPr>
                <w:rFonts w:ascii="宋体" w:hAnsi="宋体" w:cs="宋体"/>
              </w:rPr>
            </w:pPr>
          </w:p>
        </w:tc>
      </w:tr>
      <w:tr w14:paraId="111CA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vMerge w:val="continue"/>
            <w:noWrap w:val="0"/>
            <w:vAlign w:val="top"/>
          </w:tcPr>
          <w:p w14:paraId="41E0AB04">
            <w:pPr>
              <w:rPr>
                <w:rFonts w:ascii="宋体" w:hAnsi="宋体" w:cs="宋体"/>
              </w:rPr>
            </w:pPr>
          </w:p>
        </w:tc>
        <w:tc>
          <w:tcPr>
            <w:tcW w:w="1963" w:type="dxa"/>
            <w:noWrap w:val="0"/>
            <w:vAlign w:val="top"/>
          </w:tcPr>
          <w:p w14:paraId="58F113D9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deptID</w:t>
            </w:r>
          </w:p>
        </w:tc>
        <w:tc>
          <w:tcPr>
            <w:tcW w:w="1583" w:type="dxa"/>
            <w:noWrap w:val="0"/>
            <w:vAlign w:val="top"/>
          </w:tcPr>
          <w:p w14:paraId="20CF1520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科室编码</w:t>
            </w:r>
          </w:p>
        </w:tc>
        <w:tc>
          <w:tcPr>
            <w:tcW w:w="1542" w:type="dxa"/>
            <w:noWrap w:val="0"/>
            <w:vAlign w:val="top"/>
          </w:tcPr>
          <w:p w14:paraId="09094F88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hint="eastAsia" w:ascii="宋体" w:hAnsi="宋体" w:cs="宋体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495" w:type="dxa"/>
            <w:noWrap w:val="0"/>
            <w:vAlign w:val="top"/>
          </w:tcPr>
          <w:p w14:paraId="711CBE24">
            <w:pPr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2259" w:type="dxa"/>
            <w:noWrap w:val="0"/>
            <w:vAlign w:val="top"/>
          </w:tcPr>
          <w:p w14:paraId="65FFBB8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见科室码表，</w:t>
            </w:r>
            <w:r>
              <w:rPr>
                <w:rFonts w:hint="eastAsia" w:ascii="宋体" w:hAnsi="宋体" w:cs="宋体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lang w:val="en-US" w:eastAsia="zh-CN"/>
              </w:rPr>
              <w:instrText xml:space="preserve"> HYPERLINK \l "_科室类别字典" </w:instrText>
            </w:r>
            <w:r>
              <w:rPr>
                <w:rFonts w:hint="eastAsia" w:ascii="宋体" w:hAnsi="宋体" w:cs="宋体"/>
                <w:lang w:val="en-US" w:eastAsia="zh-CN"/>
              </w:rPr>
              <w:fldChar w:fldCharType="separate"/>
            </w:r>
            <w:r>
              <w:rPr>
                <w:rStyle w:val="20"/>
                <w:rFonts w:hint="eastAsia" w:ascii="宋体" w:hAnsi="宋体" w:cs="宋体"/>
                <w:lang w:val="en-US" w:eastAsia="zh-CN"/>
              </w:rPr>
              <w:t>科室类别字典</w:t>
            </w:r>
            <w:r>
              <w:rPr>
                <w:rFonts w:hint="eastAsia" w:ascii="宋体" w:hAnsi="宋体" w:cs="宋体"/>
                <w:lang w:val="en-US" w:eastAsia="zh-CN"/>
              </w:rPr>
              <w:fldChar w:fldCharType="end"/>
            </w:r>
          </w:p>
        </w:tc>
      </w:tr>
      <w:tr w14:paraId="55F03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vMerge w:val="continue"/>
            <w:noWrap w:val="0"/>
            <w:vAlign w:val="top"/>
          </w:tcPr>
          <w:p w14:paraId="649B8D0D">
            <w:pPr>
              <w:rPr>
                <w:rFonts w:ascii="宋体" w:hAnsi="宋体" w:cs="宋体"/>
              </w:rPr>
            </w:pPr>
          </w:p>
        </w:tc>
        <w:tc>
          <w:tcPr>
            <w:tcW w:w="1963" w:type="dxa"/>
            <w:noWrap w:val="0"/>
            <w:vAlign w:val="top"/>
          </w:tcPr>
          <w:p w14:paraId="7624A044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deptName</w:t>
            </w:r>
          </w:p>
        </w:tc>
        <w:tc>
          <w:tcPr>
            <w:tcW w:w="1583" w:type="dxa"/>
            <w:noWrap w:val="0"/>
            <w:vAlign w:val="top"/>
          </w:tcPr>
          <w:p w14:paraId="1C1200AB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科室名称</w:t>
            </w:r>
          </w:p>
        </w:tc>
        <w:tc>
          <w:tcPr>
            <w:tcW w:w="1542" w:type="dxa"/>
            <w:noWrap w:val="0"/>
            <w:vAlign w:val="top"/>
          </w:tcPr>
          <w:p w14:paraId="65B71ED9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Varchar(30)</w:t>
            </w:r>
          </w:p>
        </w:tc>
        <w:tc>
          <w:tcPr>
            <w:tcW w:w="495" w:type="dxa"/>
            <w:noWrap w:val="0"/>
            <w:vAlign w:val="top"/>
          </w:tcPr>
          <w:p w14:paraId="07CD04BB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2259" w:type="dxa"/>
            <w:noWrap w:val="0"/>
            <w:vAlign w:val="top"/>
          </w:tcPr>
          <w:p w14:paraId="506AA28D">
            <w:pPr>
              <w:rPr>
                <w:rFonts w:hint="default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具体科室名称，如三级医院内科可能有内科一内科二等以实际名称填写</w:t>
            </w:r>
          </w:p>
        </w:tc>
      </w:tr>
      <w:tr w14:paraId="23BF8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vMerge w:val="continue"/>
            <w:noWrap w:val="0"/>
            <w:vAlign w:val="top"/>
          </w:tcPr>
          <w:p w14:paraId="4B0ECFAF">
            <w:pPr>
              <w:rPr>
                <w:rFonts w:ascii="宋体" w:hAnsi="宋体" w:cs="宋体"/>
              </w:rPr>
            </w:pPr>
          </w:p>
        </w:tc>
        <w:tc>
          <w:tcPr>
            <w:tcW w:w="1963" w:type="dxa"/>
            <w:noWrap w:val="0"/>
            <w:vAlign w:val="top"/>
          </w:tcPr>
          <w:p w14:paraId="2D7C2C6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doctorId</w:t>
            </w:r>
          </w:p>
        </w:tc>
        <w:tc>
          <w:tcPr>
            <w:tcW w:w="1583" w:type="dxa"/>
            <w:noWrap w:val="0"/>
            <w:vAlign w:val="top"/>
          </w:tcPr>
          <w:p w14:paraId="6CAF38F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医(药、护</w:t>
            </w:r>
            <w:r>
              <w:rPr>
                <w:rFonts w:ascii="宋体" w:hAnsi="宋体" w:cs="宋体"/>
              </w:rPr>
              <w:t>)</w:t>
            </w:r>
            <w:r>
              <w:rPr>
                <w:rFonts w:hint="eastAsia" w:ascii="宋体" w:hAnsi="宋体" w:cs="宋体"/>
              </w:rPr>
              <w:t>师ID</w:t>
            </w:r>
          </w:p>
        </w:tc>
        <w:tc>
          <w:tcPr>
            <w:tcW w:w="1542" w:type="dxa"/>
            <w:noWrap w:val="0"/>
            <w:vAlign w:val="top"/>
          </w:tcPr>
          <w:p w14:paraId="4CDD397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5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495" w:type="dxa"/>
            <w:noWrap w:val="0"/>
            <w:vAlign w:val="top"/>
          </w:tcPr>
          <w:p w14:paraId="4A7C519A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259" w:type="dxa"/>
            <w:noWrap w:val="0"/>
            <w:vAlign w:val="top"/>
          </w:tcPr>
          <w:p w14:paraId="23EFB100">
            <w:pPr>
              <w:rPr>
                <w:rFonts w:ascii="宋体" w:hAnsi="宋体" w:cs="宋体"/>
              </w:rPr>
            </w:pPr>
          </w:p>
        </w:tc>
      </w:tr>
      <w:tr w14:paraId="527D8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vMerge w:val="continue"/>
            <w:noWrap w:val="0"/>
            <w:vAlign w:val="top"/>
          </w:tcPr>
          <w:p w14:paraId="4FC3B5B2">
            <w:pPr>
              <w:rPr>
                <w:rFonts w:ascii="宋体" w:hAnsi="宋体" w:cs="宋体"/>
              </w:rPr>
            </w:pPr>
          </w:p>
        </w:tc>
        <w:tc>
          <w:tcPr>
            <w:tcW w:w="1963" w:type="dxa"/>
            <w:noWrap w:val="0"/>
            <w:vAlign w:val="top"/>
          </w:tcPr>
          <w:p w14:paraId="0CBEDFF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doctorCertID</w:t>
            </w:r>
          </w:p>
        </w:tc>
        <w:tc>
          <w:tcPr>
            <w:tcW w:w="1583" w:type="dxa"/>
            <w:noWrap w:val="0"/>
            <w:vAlign w:val="top"/>
          </w:tcPr>
          <w:p w14:paraId="417418A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医(药、护</w:t>
            </w:r>
            <w:r>
              <w:rPr>
                <w:rFonts w:ascii="宋体" w:hAnsi="宋体" w:cs="宋体"/>
              </w:rPr>
              <w:t>)</w:t>
            </w:r>
            <w:r>
              <w:rPr>
                <w:rFonts w:hint="eastAsia" w:ascii="宋体" w:hAnsi="宋体" w:cs="宋体"/>
              </w:rPr>
              <w:t>师身份证号</w:t>
            </w:r>
          </w:p>
        </w:tc>
        <w:tc>
          <w:tcPr>
            <w:tcW w:w="1542" w:type="dxa"/>
            <w:noWrap w:val="0"/>
            <w:vAlign w:val="top"/>
          </w:tcPr>
          <w:p w14:paraId="19C41B5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Varchar(18)</w:t>
            </w:r>
          </w:p>
        </w:tc>
        <w:tc>
          <w:tcPr>
            <w:tcW w:w="495" w:type="dxa"/>
            <w:noWrap w:val="0"/>
            <w:vAlign w:val="top"/>
          </w:tcPr>
          <w:p w14:paraId="7F518620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259" w:type="dxa"/>
            <w:noWrap w:val="0"/>
            <w:vAlign w:val="top"/>
          </w:tcPr>
          <w:p w14:paraId="4E6927E9">
            <w:pPr>
              <w:rPr>
                <w:rFonts w:ascii="宋体" w:hAnsi="宋体" w:cs="宋体"/>
              </w:rPr>
            </w:pPr>
          </w:p>
        </w:tc>
      </w:tr>
      <w:tr w14:paraId="739F0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vMerge w:val="continue"/>
            <w:noWrap w:val="0"/>
            <w:vAlign w:val="top"/>
          </w:tcPr>
          <w:p w14:paraId="7F433669">
            <w:pPr>
              <w:rPr>
                <w:rFonts w:ascii="宋体" w:hAnsi="宋体" w:cs="宋体"/>
              </w:rPr>
            </w:pPr>
          </w:p>
        </w:tc>
        <w:tc>
          <w:tcPr>
            <w:tcW w:w="1963" w:type="dxa"/>
            <w:noWrap w:val="0"/>
            <w:vAlign w:val="top"/>
          </w:tcPr>
          <w:p w14:paraId="5D6FEB7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doctorName</w:t>
            </w:r>
          </w:p>
        </w:tc>
        <w:tc>
          <w:tcPr>
            <w:tcW w:w="1583" w:type="dxa"/>
            <w:noWrap w:val="0"/>
            <w:vAlign w:val="top"/>
          </w:tcPr>
          <w:p w14:paraId="02045AC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医(药、护</w:t>
            </w:r>
            <w:r>
              <w:rPr>
                <w:rFonts w:ascii="宋体" w:hAnsi="宋体" w:cs="宋体"/>
              </w:rPr>
              <w:t>)</w:t>
            </w:r>
            <w:r>
              <w:rPr>
                <w:rFonts w:hint="eastAsia" w:ascii="宋体" w:hAnsi="宋体" w:cs="宋体"/>
              </w:rPr>
              <w:t>师姓名</w:t>
            </w:r>
          </w:p>
        </w:tc>
        <w:tc>
          <w:tcPr>
            <w:tcW w:w="1542" w:type="dxa"/>
            <w:noWrap w:val="0"/>
            <w:vAlign w:val="top"/>
          </w:tcPr>
          <w:p w14:paraId="68A7B5C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495" w:type="dxa"/>
            <w:noWrap w:val="0"/>
            <w:vAlign w:val="top"/>
          </w:tcPr>
          <w:p w14:paraId="030D2563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259" w:type="dxa"/>
            <w:noWrap w:val="0"/>
            <w:vAlign w:val="top"/>
          </w:tcPr>
          <w:p w14:paraId="7EE490A6">
            <w:pPr>
              <w:rPr>
                <w:rFonts w:ascii="宋体" w:hAnsi="宋体" w:cs="宋体"/>
              </w:rPr>
            </w:pPr>
          </w:p>
        </w:tc>
      </w:tr>
      <w:tr w14:paraId="397CC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vMerge w:val="continue"/>
            <w:noWrap w:val="0"/>
            <w:vAlign w:val="top"/>
          </w:tcPr>
          <w:p w14:paraId="61712C99">
            <w:pPr>
              <w:rPr>
                <w:rFonts w:ascii="宋体" w:hAnsi="宋体" w:cs="宋体"/>
              </w:rPr>
            </w:pPr>
          </w:p>
        </w:tc>
        <w:tc>
          <w:tcPr>
            <w:tcW w:w="1963" w:type="dxa"/>
            <w:noWrap w:val="0"/>
            <w:vAlign w:val="top"/>
          </w:tcPr>
          <w:p w14:paraId="65805C7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patientCertType</w:t>
            </w:r>
          </w:p>
        </w:tc>
        <w:tc>
          <w:tcPr>
            <w:tcW w:w="1583" w:type="dxa"/>
            <w:noWrap w:val="0"/>
            <w:vAlign w:val="top"/>
          </w:tcPr>
          <w:p w14:paraId="7D4CC41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患者证件</w:t>
            </w:r>
          </w:p>
        </w:tc>
        <w:tc>
          <w:tcPr>
            <w:tcW w:w="1542" w:type="dxa"/>
            <w:noWrap w:val="0"/>
            <w:vAlign w:val="top"/>
          </w:tcPr>
          <w:p w14:paraId="66C665B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Varchar(10)</w:t>
            </w:r>
          </w:p>
        </w:tc>
        <w:tc>
          <w:tcPr>
            <w:tcW w:w="495" w:type="dxa"/>
            <w:noWrap w:val="0"/>
            <w:vAlign w:val="top"/>
          </w:tcPr>
          <w:p w14:paraId="2CA30D82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2259" w:type="dxa"/>
            <w:noWrap w:val="0"/>
            <w:vAlign w:val="top"/>
          </w:tcPr>
          <w:p w14:paraId="0938620D">
            <w:pPr>
              <w:rPr>
                <w:rFonts w:ascii="宋体" w:hAnsi="宋体" w:cs="宋体"/>
              </w:rPr>
            </w:pPr>
            <w:r>
              <w:fldChar w:fldCharType="begin"/>
            </w:r>
            <w:r>
              <w:instrText xml:space="preserve"> HYPERLINK \l "_证件类型" </w:instrText>
            </w:r>
            <w:r>
              <w:fldChar w:fldCharType="separate"/>
            </w:r>
            <w:r>
              <w:rPr>
                <w:rStyle w:val="19"/>
                <w:rFonts w:hint="eastAsia" w:ascii="宋体" w:hAnsi="宋体" w:cs="宋体"/>
              </w:rPr>
              <w:t>证件类型字典</w:t>
            </w:r>
            <w:r>
              <w:rPr>
                <w:rStyle w:val="20"/>
                <w:rFonts w:hint="eastAsia" w:ascii="宋体" w:hAnsi="宋体" w:cs="宋体"/>
              </w:rPr>
              <w:fldChar w:fldCharType="end"/>
            </w:r>
          </w:p>
        </w:tc>
      </w:tr>
      <w:tr w14:paraId="04149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vMerge w:val="continue"/>
            <w:noWrap w:val="0"/>
            <w:vAlign w:val="top"/>
          </w:tcPr>
          <w:p w14:paraId="35BF1630">
            <w:pPr>
              <w:rPr>
                <w:rFonts w:ascii="宋体" w:hAnsi="宋体" w:cs="宋体"/>
              </w:rPr>
            </w:pPr>
          </w:p>
        </w:tc>
        <w:tc>
          <w:tcPr>
            <w:tcW w:w="1963" w:type="dxa"/>
            <w:noWrap w:val="0"/>
            <w:vAlign w:val="top"/>
          </w:tcPr>
          <w:p w14:paraId="7DEABFD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patientCertID</w:t>
            </w:r>
          </w:p>
        </w:tc>
        <w:tc>
          <w:tcPr>
            <w:tcW w:w="1583" w:type="dxa"/>
            <w:noWrap w:val="0"/>
            <w:vAlign w:val="top"/>
          </w:tcPr>
          <w:p w14:paraId="743C351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患者证件号</w:t>
            </w:r>
          </w:p>
        </w:tc>
        <w:tc>
          <w:tcPr>
            <w:tcW w:w="1542" w:type="dxa"/>
            <w:noWrap w:val="0"/>
            <w:vAlign w:val="top"/>
          </w:tcPr>
          <w:p w14:paraId="6F04538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Varchar(18)</w:t>
            </w:r>
          </w:p>
        </w:tc>
        <w:tc>
          <w:tcPr>
            <w:tcW w:w="495" w:type="dxa"/>
            <w:noWrap w:val="0"/>
            <w:vAlign w:val="top"/>
          </w:tcPr>
          <w:p w14:paraId="1D9AE449">
            <w:pPr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2259" w:type="dxa"/>
            <w:noWrap w:val="0"/>
            <w:vAlign w:val="top"/>
          </w:tcPr>
          <w:p w14:paraId="4024E260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 xml:space="preserve"> </w:t>
            </w:r>
          </w:p>
        </w:tc>
      </w:tr>
      <w:tr w14:paraId="40710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vMerge w:val="continue"/>
            <w:noWrap w:val="0"/>
            <w:vAlign w:val="top"/>
          </w:tcPr>
          <w:p w14:paraId="51AF3C84">
            <w:pPr>
              <w:rPr>
                <w:rFonts w:ascii="宋体" w:hAnsi="宋体" w:cs="宋体"/>
              </w:rPr>
            </w:pPr>
          </w:p>
        </w:tc>
        <w:tc>
          <w:tcPr>
            <w:tcW w:w="1963" w:type="dxa"/>
            <w:noWrap w:val="0"/>
            <w:vAlign w:val="top"/>
          </w:tcPr>
          <w:p w14:paraId="0BE4096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patientName</w:t>
            </w:r>
          </w:p>
        </w:tc>
        <w:tc>
          <w:tcPr>
            <w:tcW w:w="1583" w:type="dxa"/>
            <w:noWrap w:val="0"/>
            <w:vAlign w:val="top"/>
          </w:tcPr>
          <w:p w14:paraId="2924517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患者姓名</w:t>
            </w:r>
          </w:p>
        </w:tc>
        <w:tc>
          <w:tcPr>
            <w:tcW w:w="1542" w:type="dxa"/>
            <w:noWrap w:val="0"/>
            <w:vAlign w:val="top"/>
          </w:tcPr>
          <w:p w14:paraId="4DF9AE1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Varchar(18)</w:t>
            </w:r>
          </w:p>
        </w:tc>
        <w:tc>
          <w:tcPr>
            <w:tcW w:w="495" w:type="dxa"/>
            <w:noWrap w:val="0"/>
            <w:vAlign w:val="top"/>
          </w:tcPr>
          <w:p w14:paraId="053D3A18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259" w:type="dxa"/>
            <w:noWrap w:val="0"/>
            <w:vAlign w:val="top"/>
          </w:tcPr>
          <w:p w14:paraId="3F399E31">
            <w:pPr>
              <w:rPr>
                <w:rFonts w:ascii="宋体" w:hAnsi="宋体" w:cs="宋体"/>
              </w:rPr>
            </w:pPr>
          </w:p>
        </w:tc>
      </w:tr>
      <w:tr w14:paraId="75CBC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vMerge w:val="continue"/>
            <w:noWrap w:val="0"/>
            <w:vAlign w:val="top"/>
          </w:tcPr>
          <w:p w14:paraId="26DD1234">
            <w:pPr>
              <w:rPr>
                <w:rFonts w:ascii="宋体" w:hAnsi="宋体" w:cs="宋体"/>
              </w:rPr>
            </w:pPr>
          </w:p>
        </w:tc>
        <w:tc>
          <w:tcPr>
            <w:tcW w:w="1963" w:type="dxa"/>
            <w:noWrap w:val="0"/>
            <w:vAlign w:val="top"/>
          </w:tcPr>
          <w:p w14:paraId="29E2C58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age</w:t>
            </w:r>
          </w:p>
        </w:tc>
        <w:tc>
          <w:tcPr>
            <w:tcW w:w="1583" w:type="dxa"/>
            <w:noWrap w:val="0"/>
            <w:vAlign w:val="top"/>
          </w:tcPr>
          <w:p w14:paraId="709DA71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患者年龄</w:t>
            </w:r>
          </w:p>
        </w:tc>
        <w:tc>
          <w:tcPr>
            <w:tcW w:w="1542" w:type="dxa"/>
            <w:noWrap w:val="0"/>
            <w:vAlign w:val="top"/>
          </w:tcPr>
          <w:p w14:paraId="2A4AF16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int</w:t>
            </w:r>
          </w:p>
        </w:tc>
        <w:tc>
          <w:tcPr>
            <w:tcW w:w="495" w:type="dxa"/>
            <w:noWrap w:val="0"/>
            <w:vAlign w:val="top"/>
          </w:tcPr>
          <w:p w14:paraId="15CAB2B1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259" w:type="dxa"/>
            <w:noWrap w:val="0"/>
            <w:vAlign w:val="top"/>
          </w:tcPr>
          <w:p w14:paraId="007AC4A8">
            <w:pPr>
              <w:rPr>
                <w:rFonts w:ascii="宋体" w:hAnsi="宋体" w:cs="宋体"/>
              </w:rPr>
            </w:pPr>
          </w:p>
        </w:tc>
      </w:tr>
      <w:tr w14:paraId="3579A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78" w:type="dxa"/>
            <w:vMerge w:val="continue"/>
            <w:noWrap w:val="0"/>
            <w:vAlign w:val="top"/>
          </w:tcPr>
          <w:p w14:paraId="7D9899DD">
            <w:pPr>
              <w:rPr>
                <w:rFonts w:ascii="宋体" w:hAnsi="宋体" w:cs="宋体"/>
              </w:rPr>
            </w:pPr>
          </w:p>
        </w:tc>
        <w:tc>
          <w:tcPr>
            <w:tcW w:w="1963" w:type="dxa"/>
            <w:noWrap w:val="0"/>
            <w:vAlign w:val="top"/>
          </w:tcPr>
          <w:p w14:paraId="76E1B89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sex</w:t>
            </w:r>
          </w:p>
        </w:tc>
        <w:tc>
          <w:tcPr>
            <w:tcW w:w="1583" w:type="dxa"/>
            <w:noWrap w:val="0"/>
            <w:vAlign w:val="top"/>
          </w:tcPr>
          <w:p w14:paraId="7FBDE33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患者性别</w:t>
            </w:r>
          </w:p>
        </w:tc>
        <w:tc>
          <w:tcPr>
            <w:tcW w:w="1542" w:type="dxa"/>
            <w:noWrap w:val="0"/>
            <w:vAlign w:val="top"/>
          </w:tcPr>
          <w:p w14:paraId="6E3143B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Varchar(6)</w:t>
            </w:r>
          </w:p>
        </w:tc>
        <w:tc>
          <w:tcPr>
            <w:tcW w:w="495" w:type="dxa"/>
            <w:noWrap w:val="0"/>
            <w:vAlign w:val="top"/>
          </w:tcPr>
          <w:p w14:paraId="4A91D3BE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259" w:type="dxa"/>
            <w:noWrap w:val="0"/>
            <w:vAlign w:val="top"/>
          </w:tcPr>
          <w:p w14:paraId="47B018D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见字典，</w:t>
            </w:r>
            <w:r>
              <w:rPr>
                <w:rFonts w:hint="eastAsia" w:ascii="宋体" w:hAnsi="宋体" w:cs="宋体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lang w:val="en-US" w:eastAsia="zh-CN"/>
              </w:rPr>
              <w:instrText xml:space="preserve"> HYPERLINK \l "_性别类型" </w:instrText>
            </w:r>
            <w:r>
              <w:rPr>
                <w:rFonts w:hint="eastAsia" w:ascii="宋体" w:hAnsi="宋体" w:cs="宋体"/>
                <w:lang w:val="en-US" w:eastAsia="zh-CN"/>
              </w:rPr>
              <w:fldChar w:fldCharType="separate"/>
            </w:r>
            <w:r>
              <w:rPr>
                <w:rStyle w:val="20"/>
                <w:rFonts w:hint="eastAsia" w:ascii="宋体" w:hAnsi="宋体" w:cs="宋体"/>
                <w:lang w:val="en-US" w:eastAsia="zh-CN"/>
              </w:rPr>
              <w:t>性别类型</w:t>
            </w:r>
            <w:r>
              <w:rPr>
                <w:rFonts w:hint="eastAsia" w:ascii="宋体" w:hAnsi="宋体" w:cs="宋体"/>
                <w:lang w:val="en-US" w:eastAsia="zh-CN"/>
              </w:rPr>
              <w:fldChar w:fldCharType="end"/>
            </w:r>
          </w:p>
        </w:tc>
      </w:tr>
      <w:tr w14:paraId="6C76B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vMerge w:val="continue"/>
            <w:noWrap w:val="0"/>
            <w:vAlign w:val="top"/>
          </w:tcPr>
          <w:p w14:paraId="3937AC0F">
            <w:pPr>
              <w:rPr>
                <w:rFonts w:ascii="宋体" w:hAnsi="宋体" w:cs="宋体"/>
              </w:rPr>
            </w:pPr>
          </w:p>
        </w:tc>
        <w:tc>
          <w:tcPr>
            <w:tcW w:w="1963" w:type="dxa"/>
            <w:noWrap w:val="0"/>
            <w:vAlign w:val="top"/>
          </w:tcPr>
          <w:p w14:paraId="0EFB91F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mobile</w:t>
            </w:r>
          </w:p>
        </w:tc>
        <w:tc>
          <w:tcPr>
            <w:tcW w:w="1583" w:type="dxa"/>
            <w:noWrap w:val="0"/>
            <w:vAlign w:val="top"/>
          </w:tcPr>
          <w:p w14:paraId="199553F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患者联系电话</w:t>
            </w:r>
          </w:p>
        </w:tc>
        <w:tc>
          <w:tcPr>
            <w:tcW w:w="1542" w:type="dxa"/>
            <w:noWrap w:val="0"/>
            <w:vAlign w:val="top"/>
          </w:tcPr>
          <w:p w14:paraId="1388DCB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Varchar(15)</w:t>
            </w:r>
          </w:p>
        </w:tc>
        <w:tc>
          <w:tcPr>
            <w:tcW w:w="495" w:type="dxa"/>
            <w:noWrap w:val="0"/>
            <w:vAlign w:val="top"/>
          </w:tcPr>
          <w:p w14:paraId="3149FF6B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259" w:type="dxa"/>
            <w:noWrap w:val="0"/>
            <w:vAlign w:val="top"/>
          </w:tcPr>
          <w:p w14:paraId="34B0694E">
            <w:pPr>
              <w:rPr>
                <w:rFonts w:ascii="宋体" w:hAnsi="宋体" w:cs="宋体"/>
              </w:rPr>
            </w:pPr>
          </w:p>
        </w:tc>
      </w:tr>
      <w:tr w14:paraId="72EB8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vMerge w:val="continue"/>
            <w:noWrap w:val="0"/>
            <w:vAlign w:val="top"/>
          </w:tcPr>
          <w:p w14:paraId="645B4F8D">
            <w:pPr>
              <w:rPr>
                <w:rFonts w:ascii="宋体" w:hAnsi="宋体" w:cs="宋体"/>
              </w:rPr>
            </w:pPr>
          </w:p>
        </w:tc>
        <w:tc>
          <w:tcPr>
            <w:tcW w:w="1963" w:type="dxa"/>
            <w:noWrap w:val="0"/>
            <w:vAlign w:val="top"/>
          </w:tcPr>
          <w:p w14:paraId="3A883B49">
            <w:pPr>
              <w:rPr>
                <w:rFonts w:hint="eastAsia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</w:rPr>
              <w:t>guardianCertID</w:t>
            </w:r>
          </w:p>
        </w:tc>
        <w:tc>
          <w:tcPr>
            <w:tcW w:w="1583" w:type="dxa"/>
            <w:noWrap w:val="0"/>
            <w:vAlign w:val="top"/>
          </w:tcPr>
          <w:p w14:paraId="16219623">
            <w:pPr>
              <w:rPr>
                <w:rFonts w:hint="eastAsia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</w:rPr>
              <w:t>监护人身份证</w:t>
            </w:r>
          </w:p>
        </w:tc>
        <w:tc>
          <w:tcPr>
            <w:tcW w:w="1542" w:type="dxa"/>
            <w:noWrap w:val="0"/>
            <w:vAlign w:val="top"/>
          </w:tcPr>
          <w:p w14:paraId="713E0542">
            <w:pPr>
              <w:rPr>
                <w:rFonts w:hint="eastAsia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</w:rPr>
              <w:t>Varchar(18)</w:t>
            </w:r>
          </w:p>
        </w:tc>
        <w:tc>
          <w:tcPr>
            <w:tcW w:w="495" w:type="dxa"/>
            <w:noWrap w:val="0"/>
            <w:vAlign w:val="top"/>
          </w:tcPr>
          <w:p w14:paraId="6E39013C">
            <w:pPr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259" w:type="dxa"/>
            <w:noWrap w:val="0"/>
            <w:vAlign w:val="top"/>
          </w:tcPr>
          <w:p w14:paraId="23F00714">
            <w:pPr>
              <w:rPr>
                <w:rFonts w:hint="default" w:ascii="宋体" w:hAnsi="宋体" w:cs="宋体"/>
                <w:lang w:val="en-US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为低龄儿童（6岁以下）时监护人必填</w:t>
            </w:r>
          </w:p>
        </w:tc>
      </w:tr>
      <w:tr w14:paraId="49708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vMerge w:val="continue"/>
            <w:noWrap w:val="0"/>
            <w:vAlign w:val="top"/>
          </w:tcPr>
          <w:p w14:paraId="673D2B20">
            <w:pPr>
              <w:rPr>
                <w:rFonts w:ascii="宋体" w:hAnsi="宋体" w:cs="宋体"/>
              </w:rPr>
            </w:pPr>
          </w:p>
        </w:tc>
        <w:tc>
          <w:tcPr>
            <w:tcW w:w="1963" w:type="dxa"/>
            <w:noWrap w:val="0"/>
            <w:vAlign w:val="top"/>
          </w:tcPr>
          <w:p w14:paraId="6794EF95">
            <w:pPr>
              <w:rPr>
                <w:rFonts w:hint="eastAsia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</w:rPr>
              <w:t>guardianName</w:t>
            </w:r>
          </w:p>
        </w:tc>
        <w:tc>
          <w:tcPr>
            <w:tcW w:w="1583" w:type="dxa"/>
            <w:noWrap w:val="0"/>
            <w:vAlign w:val="top"/>
          </w:tcPr>
          <w:p w14:paraId="15601933">
            <w:pPr>
              <w:rPr>
                <w:rFonts w:hint="eastAsia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</w:rPr>
              <w:t>监护人姓名</w:t>
            </w:r>
          </w:p>
        </w:tc>
        <w:tc>
          <w:tcPr>
            <w:tcW w:w="1542" w:type="dxa"/>
            <w:noWrap w:val="0"/>
            <w:vAlign w:val="top"/>
          </w:tcPr>
          <w:p w14:paraId="1C5706BA">
            <w:pPr>
              <w:rPr>
                <w:rFonts w:hint="eastAsia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495" w:type="dxa"/>
            <w:noWrap w:val="0"/>
            <w:vAlign w:val="top"/>
          </w:tcPr>
          <w:p w14:paraId="61086E9E">
            <w:pPr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259" w:type="dxa"/>
            <w:noWrap w:val="0"/>
            <w:vAlign w:val="top"/>
          </w:tcPr>
          <w:p w14:paraId="7C945FB2">
            <w:pPr>
              <w:rPr>
                <w:rFonts w:ascii="宋体" w:hAnsi="宋体" w:cs="宋体"/>
              </w:rPr>
            </w:pPr>
          </w:p>
        </w:tc>
      </w:tr>
      <w:tr w14:paraId="52485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vMerge w:val="continue"/>
            <w:noWrap w:val="0"/>
            <w:vAlign w:val="top"/>
          </w:tcPr>
          <w:p w14:paraId="2418E7E8">
            <w:pPr>
              <w:rPr>
                <w:rFonts w:ascii="宋体" w:hAnsi="宋体" w:cs="宋体"/>
              </w:rPr>
            </w:pPr>
          </w:p>
        </w:tc>
        <w:tc>
          <w:tcPr>
            <w:tcW w:w="1963" w:type="dxa"/>
            <w:noWrap w:val="0"/>
            <w:vAlign w:val="top"/>
          </w:tcPr>
          <w:p w14:paraId="7626C358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appointDate</w:t>
            </w:r>
          </w:p>
        </w:tc>
        <w:tc>
          <w:tcPr>
            <w:tcW w:w="1583" w:type="dxa"/>
            <w:noWrap w:val="0"/>
            <w:vAlign w:val="top"/>
          </w:tcPr>
          <w:p w14:paraId="4A287BB7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申请时间</w:t>
            </w:r>
          </w:p>
        </w:tc>
        <w:tc>
          <w:tcPr>
            <w:tcW w:w="1542" w:type="dxa"/>
            <w:noWrap w:val="0"/>
            <w:vAlign w:val="top"/>
          </w:tcPr>
          <w:p w14:paraId="7F49C343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</w:rPr>
              <w:t>datetime</w:t>
            </w:r>
          </w:p>
        </w:tc>
        <w:tc>
          <w:tcPr>
            <w:tcW w:w="495" w:type="dxa"/>
            <w:noWrap w:val="0"/>
            <w:vAlign w:val="top"/>
          </w:tcPr>
          <w:p w14:paraId="62CB50C3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259" w:type="dxa"/>
            <w:noWrap w:val="0"/>
            <w:vAlign w:val="top"/>
          </w:tcPr>
          <w:p w14:paraId="3E5DAE14">
            <w:pPr>
              <w:rPr>
                <w:rFonts w:ascii="宋体" w:hAnsi="宋体" w:cs="宋体"/>
              </w:rPr>
            </w:pPr>
          </w:p>
        </w:tc>
      </w:tr>
      <w:tr w14:paraId="6CFB1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vMerge w:val="continue"/>
            <w:noWrap w:val="0"/>
            <w:vAlign w:val="top"/>
          </w:tcPr>
          <w:p w14:paraId="50076298">
            <w:pPr>
              <w:rPr>
                <w:rFonts w:ascii="宋体" w:hAnsi="宋体" w:cs="宋体"/>
              </w:rPr>
            </w:pPr>
          </w:p>
        </w:tc>
        <w:tc>
          <w:tcPr>
            <w:tcW w:w="1963" w:type="dxa"/>
            <w:noWrap w:val="0"/>
            <w:vAlign w:val="top"/>
          </w:tcPr>
          <w:p w14:paraId="2F29C6FE">
            <w:pPr>
              <w:rPr>
                <w:rFonts w:hint="eastAsia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appointUserName</w:t>
            </w:r>
          </w:p>
        </w:tc>
        <w:tc>
          <w:tcPr>
            <w:tcW w:w="1583" w:type="dxa"/>
            <w:noWrap w:val="0"/>
            <w:vAlign w:val="top"/>
          </w:tcPr>
          <w:p w14:paraId="53F7C541">
            <w:pPr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申请人姓名</w:t>
            </w:r>
          </w:p>
        </w:tc>
        <w:tc>
          <w:tcPr>
            <w:tcW w:w="1542" w:type="dxa"/>
            <w:noWrap w:val="0"/>
            <w:vAlign w:val="top"/>
          </w:tcPr>
          <w:p w14:paraId="14D0A1DB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495" w:type="dxa"/>
            <w:noWrap w:val="0"/>
            <w:vAlign w:val="top"/>
          </w:tcPr>
          <w:p w14:paraId="0197B7DF">
            <w:pPr>
              <w:jc w:val="center"/>
              <w:rPr>
                <w:rFonts w:hint="eastAsia" w:ascii="宋体" w:hAnsi="宋体" w:cs="宋体"/>
              </w:rPr>
            </w:pPr>
          </w:p>
        </w:tc>
        <w:tc>
          <w:tcPr>
            <w:tcW w:w="2259" w:type="dxa"/>
            <w:noWrap w:val="0"/>
            <w:vAlign w:val="top"/>
          </w:tcPr>
          <w:p w14:paraId="00839987">
            <w:pPr>
              <w:rPr>
                <w:rFonts w:ascii="宋体" w:hAnsi="宋体" w:cs="宋体"/>
              </w:rPr>
            </w:pPr>
          </w:p>
        </w:tc>
      </w:tr>
      <w:tr w14:paraId="43974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vMerge w:val="continue"/>
            <w:noWrap w:val="0"/>
            <w:vAlign w:val="top"/>
          </w:tcPr>
          <w:p w14:paraId="5C9332ED">
            <w:pPr>
              <w:rPr>
                <w:rFonts w:ascii="宋体" w:hAnsi="宋体" w:cs="宋体"/>
              </w:rPr>
            </w:pPr>
          </w:p>
        </w:tc>
        <w:tc>
          <w:tcPr>
            <w:tcW w:w="1963" w:type="dxa"/>
            <w:noWrap w:val="0"/>
            <w:vAlign w:val="top"/>
          </w:tcPr>
          <w:p w14:paraId="26638095">
            <w:pPr>
              <w:rPr>
                <w:rFonts w:hint="eastAsia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appointUserMobile</w:t>
            </w:r>
          </w:p>
        </w:tc>
        <w:tc>
          <w:tcPr>
            <w:tcW w:w="1583" w:type="dxa"/>
            <w:noWrap w:val="0"/>
            <w:vAlign w:val="top"/>
          </w:tcPr>
          <w:p w14:paraId="1FF423E7">
            <w:pPr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申请人手机</w:t>
            </w:r>
          </w:p>
        </w:tc>
        <w:tc>
          <w:tcPr>
            <w:tcW w:w="1542" w:type="dxa"/>
            <w:noWrap w:val="0"/>
            <w:vAlign w:val="top"/>
          </w:tcPr>
          <w:p w14:paraId="2EB14CF1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hint="eastAsia" w:ascii="宋体" w:hAnsi="宋体" w:cs="宋体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</w:rPr>
              <w:t>)</w:t>
            </w:r>
          </w:p>
        </w:tc>
        <w:tc>
          <w:tcPr>
            <w:tcW w:w="495" w:type="dxa"/>
            <w:noWrap w:val="0"/>
            <w:vAlign w:val="top"/>
          </w:tcPr>
          <w:p w14:paraId="72D7F893">
            <w:pPr>
              <w:jc w:val="center"/>
              <w:rPr>
                <w:rFonts w:hint="eastAsia" w:ascii="宋体" w:hAnsi="宋体" w:cs="宋体"/>
              </w:rPr>
            </w:pPr>
          </w:p>
        </w:tc>
        <w:tc>
          <w:tcPr>
            <w:tcW w:w="2259" w:type="dxa"/>
            <w:noWrap w:val="0"/>
            <w:vAlign w:val="top"/>
          </w:tcPr>
          <w:p w14:paraId="647D5D93">
            <w:pPr>
              <w:rPr>
                <w:rFonts w:ascii="宋体" w:hAnsi="宋体" w:cs="宋体"/>
              </w:rPr>
            </w:pPr>
          </w:p>
        </w:tc>
      </w:tr>
      <w:tr w14:paraId="2FC3A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vMerge w:val="continue"/>
            <w:noWrap w:val="0"/>
            <w:vAlign w:val="top"/>
          </w:tcPr>
          <w:p w14:paraId="5B68F5CB">
            <w:pPr>
              <w:rPr>
                <w:rFonts w:ascii="宋体" w:hAnsi="宋体" w:cs="宋体"/>
              </w:rPr>
            </w:pPr>
          </w:p>
        </w:tc>
        <w:tc>
          <w:tcPr>
            <w:tcW w:w="1963" w:type="dxa"/>
            <w:noWrap w:val="0"/>
            <w:vAlign w:val="top"/>
          </w:tcPr>
          <w:p w14:paraId="02EF92AE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workDate</w:t>
            </w:r>
          </w:p>
        </w:tc>
        <w:tc>
          <w:tcPr>
            <w:tcW w:w="1583" w:type="dxa"/>
            <w:noWrap w:val="0"/>
            <w:vAlign w:val="top"/>
          </w:tcPr>
          <w:p w14:paraId="00E063E2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就诊时间</w:t>
            </w:r>
          </w:p>
        </w:tc>
        <w:tc>
          <w:tcPr>
            <w:tcW w:w="1542" w:type="dxa"/>
            <w:noWrap w:val="0"/>
            <w:vAlign w:val="top"/>
          </w:tcPr>
          <w:p w14:paraId="24042AE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hint="eastAsia" w:ascii="宋体" w:hAnsi="宋体" w:cs="宋体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495" w:type="dxa"/>
            <w:noWrap w:val="0"/>
            <w:vAlign w:val="top"/>
          </w:tcPr>
          <w:p w14:paraId="28568874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259" w:type="dxa"/>
            <w:noWrap w:val="0"/>
            <w:vAlign w:val="top"/>
          </w:tcPr>
          <w:p w14:paraId="0DBC36F5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例如：202</w:t>
            </w:r>
            <w:r>
              <w:rPr>
                <w:rFonts w:hint="eastAsia" w:ascii="宋体" w:hAnsi="宋体" w:cs="宋体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</w:rPr>
              <w:t xml:space="preserve">-01-01 </w:t>
            </w:r>
          </w:p>
          <w:p w14:paraId="21FF6B1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09:00-10:00</w:t>
            </w:r>
          </w:p>
        </w:tc>
      </w:tr>
      <w:tr w14:paraId="06A55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vMerge w:val="continue"/>
            <w:noWrap w:val="0"/>
            <w:vAlign w:val="top"/>
          </w:tcPr>
          <w:p w14:paraId="15CCD39D">
            <w:pPr>
              <w:rPr>
                <w:rFonts w:ascii="宋体" w:hAnsi="宋体" w:cs="宋体"/>
              </w:rPr>
            </w:pPr>
          </w:p>
        </w:tc>
        <w:tc>
          <w:tcPr>
            <w:tcW w:w="1963" w:type="dxa"/>
            <w:shd w:val="clear" w:color="auto" w:fill="auto"/>
            <w:noWrap w:val="0"/>
            <w:vAlign w:val="top"/>
          </w:tcPr>
          <w:p w14:paraId="1FA4FC64">
            <w:pPr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startTime</w:t>
            </w:r>
          </w:p>
        </w:tc>
        <w:tc>
          <w:tcPr>
            <w:tcW w:w="1583" w:type="dxa"/>
            <w:shd w:val="clear" w:color="auto" w:fill="auto"/>
            <w:noWrap w:val="0"/>
            <w:vAlign w:val="top"/>
          </w:tcPr>
          <w:p w14:paraId="4A48537C">
            <w:pPr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开始时间</w:t>
            </w:r>
          </w:p>
        </w:tc>
        <w:tc>
          <w:tcPr>
            <w:tcW w:w="1542" w:type="dxa"/>
            <w:shd w:val="clear" w:color="auto" w:fill="auto"/>
            <w:noWrap w:val="0"/>
            <w:vAlign w:val="top"/>
          </w:tcPr>
          <w:p w14:paraId="0AD6B15B">
            <w:pPr>
              <w:rPr>
                <w:rFonts w:hint="eastAsia" w:ascii="宋体" w:hAnsi="宋体" w:cs="宋体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datetime</w:t>
            </w:r>
          </w:p>
        </w:tc>
        <w:tc>
          <w:tcPr>
            <w:tcW w:w="495" w:type="dxa"/>
            <w:shd w:val="clear" w:color="auto" w:fill="auto"/>
            <w:noWrap w:val="0"/>
            <w:vAlign w:val="top"/>
          </w:tcPr>
          <w:p w14:paraId="41DC057A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2259" w:type="dxa"/>
            <w:noWrap w:val="0"/>
            <w:vAlign w:val="top"/>
          </w:tcPr>
          <w:p w14:paraId="3445CCF5">
            <w:pPr>
              <w:rPr>
                <w:rFonts w:hint="eastAsia" w:ascii="宋体" w:hAnsi="宋体" w:cs="宋体"/>
              </w:rPr>
            </w:pPr>
          </w:p>
        </w:tc>
      </w:tr>
      <w:tr w14:paraId="1BD18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vMerge w:val="continue"/>
            <w:noWrap w:val="0"/>
            <w:vAlign w:val="top"/>
          </w:tcPr>
          <w:p w14:paraId="1109A469">
            <w:pPr>
              <w:rPr>
                <w:rFonts w:ascii="宋体" w:hAnsi="宋体" w:cs="宋体"/>
              </w:rPr>
            </w:pPr>
          </w:p>
        </w:tc>
        <w:tc>
          <w:tcPr>
            <w:tcW w:w="1963" w:type="dxa"/>
            <w:shd w:val="clear" w:color="auto" w:fill="auto"/>
            <w:noWrap w:val="0"/>
            <w:vAlign w:val="top"/>
          </w:tcPr>
          <w:p w14:paraId="29CE857C">
            <w:pPr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endTime</w:t>
            </w:r>
          </w:p>
        </w:tc>
        <w:tc>
          <w:tcPr>
            <w:tcW w:w="1583" w:type="dxa"/>
            <w:shd w:val="clear" w:color="auto" w:fill="auto"/>
            <w:noWrap w:val="0"/>
            <w:vAlign w:val="top"/>
          </w:tcPr>
          <w:p w14:paraId="1A49241A">
            <w:pPr>
              <w:rPr>
                <w:rFonts w:hint="eastAsia" w:ascii="宋体" w:hAnsi="宋体" w:cs="宋体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结束</w:t>
            </w:r>
            <w:r>
              <w:rPr>
                <w:rFonts w:hint="eastAsia" w:ascii="宋体" w:hAnsi="宋体" w:cs="宋体"/>
              </w:rPr>
              <w:t>时间</w:t>
            </w:r>
          </w:p>
        </w:tc>
        <w:tc>
          <w:tcPr>
            <w:tcW w:w="1542" w:type="dxa"/>
            <w:shd w:val="clear" w:color="auto" w:fill="auto"/>
            <w:noWrap w:val="0"/>
            <w:vAlign w:val="top"/>
          </w:tcPr>
          <w:p w14:paraId="583331C5">
            <w:pPr>
              <w:rPr>
                <w:rFonts w:hint="eastAsia" w:ascii="宋体" w:hAnsi="宋体" w:cs="宋体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datetime</w:t>
            </w:r>
          </w:p>
        </w:tc>
        <w:tc>
          <w:tcPr>
            <w:tcW w:w="495" w:type="dxa"/>
            <w:shd w:val="clear" w:color="auto" w:fill="auto"/>
            <w:noWrap w:val="0"/>
            <w:vAlign w:val="top"/>
          </w:tcPr>
          <w:p w14:paraId="5977BC0A">
            <w:pPr>
              <w:jc w:val="center"/>
              <w:rPr>
                <w:rFonts w:hint="eastAsia" w:ascii="宋体" w:hAnsi="宋体" w:cs="宋体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259" w:type="dxa"/>
            <w:noWrap w:val="0"/>
            <w:vAlign w:val="top"/>
          </w:tcPr>
          <w:p w14:paraId="45C3449D">
            <w:pPr>
              <w:rPr>
                <w:rFonts w:hint="eastAsia" w:ascii="宋体" w:hAnsi="宋体" w:cs="宋体"/>
              </w:rPr>
            </w:pPr>
          </w:p>
        </w:tc>
      </w:tr>
      <w:tr w14:paraId="27237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5" w:author="周芳" w:date="2024-11-14T14:39:11Z"/>
        </w:trPr>
        <w:tc>
          <w:tcPr>
            <w:tcW w:w="678" w:type="dxa"/>
            <w:vMerge w:val="continue"/>
            <w:noWrap w:val="0"/>
            <w:vAlign w:val="top"/>
          </w:tcPr>
          <w:p w14:paraId="67CB5FB1">
            <w:pPr>
              <w:rPr>
                <w:ins w:id="6" w:author="周芳" w:date="2024-11-14T14:39:11Z"/>
                <w:rFonts w:ascii="宋体" w:hAnsi="宋体" w:cs="宋体"/>
              </w:rPr>
            </w:pPr>
          </w:p>
        </w:tc>
        <w:tc>
          <w:tcPr>
            <w:tcW w:w="1963" w:type="dxa"/>
            <w:shd w:val="clear" w:color="auto" w:fill="auto"/>
            <w:noWrap w:val="0"/>
            <w:vAlign w:val="top"/>
          </w:tcPr>
          <w:p w14:paraId="55ED3322">
            <w:pPr>
              <w:rPr>
                <w:ins w:id="7" w:author="周芳" w:date="2024-11-14T14:39:11Z"/>
                <w:rFonts w:hint="eastAsia" w:ascii="宋体" w:hAnsi="宋体" w:cs="宋体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orderNo</w:t>
            </w:r>
          </w:p>
        </w:tc>
        <w:tc>
          <w:tcPr>
            <w:tcW w:w="1583" w:type="dxa"/>
            <w:shd w:val="clear" w:color="auto" w:fill="auto"/>
            <w:noWrap w:val="0"/>
            <w:vAlign w:val="top"/>
          </w:tcPr>
          <w:p w14:paraId="71928B46">
            <w:pPr>
              <w:rPr>
                <w:ins w:id="8" w:author="周芳" w:date="2024-11-14T14:39:11Z"/>
                <w:rFonts w:hint="eastAsia" w:ascii="宋体" w:hAnsi="宋体" w:cs="宋体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就诊顺序号</w:t>
            </w:r>
          </w:p>
        </w:tc>
        <w:tc>
          <w:tcPr>
            <w:tcW w:w="1542" w:type="dxa"/>
            <w:shd w:val="clear" w:color="auto" w:fill="auto"/>
            <w:noWrap w:val="0"/>
            <w:vAlign w:val="top"/>
          </w:tcPr>
          <w:p w14:paraId="082B345F">
            <w:pPr>
              <w:rPr>
                <w:ins w:id="9" w:author="周芳" w:date="2024-11-14T14:39:11Z"/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Int</w:t>
            </w:r>
          </w:p>
        </w:tc>
        <w:tc>
          <w:tcPr>
            <w:tcW w:w="495" w:type="dxa"/>
            <w:shd w:val="clear" w:color="auto" w:fill="auto"/>
            <w:noWrap w:val="0"/>
            <w:vAlign w:val="top"/>
          </w:tcPr>
          <w:p w14:paraId="20497619">
            <w:pPr>
              <w:jc w:val="center"/>
              <w:rPr>
                <w:ins w:id="10" w:author="周芳" w:date="2024-11-14T14:39:11Z"/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N</w:t>
            </w:r>
          </w:p>
        </w:tc>
        <w:tc>
          <w:tcPr>
            <w:tcW w:w="2259" w:type="dxa"/>
            <w:shd w:val="clear" w:color="auto" w:fill="auto"/>
            <w:noWrap w:val="0"/>
            <w:vAlign w:val="top"/>
          </w:tcPr>
          <w:p w14:paraId="34A437C4">
            <w:pPr>
              <w:rPr>
                <w:ins w:id="11" w:author="周芳" w:date="2024-11-14T14:39:11Z"/>
                <w:rFonts w:hint="eastAsia" w:ascii="宋体" w:hAnsi="宋体" w:cs="宋体" w:eastAsiaTheme="minorEastAsia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 w14:paraId="0D8DB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vMerge w:val="continue"/>
            <w:noWrap w:val="0"/>
            <w:vAlign w:val="top"/>
          </w:tcPr>
          <w:p w14:paraId="07EAFF55">
            <w:pPr>
              <w:rPr>
                <w:rFonts w:ascii="宋体" w:hAnsi="宋体" w:cs="宋体"/>
              </w:rPr>
            </w:pPr>
          </w:p>
        </w:tc>
        <w:tc>
          <w:tcPr>
            <w:tcW w:w="1963" w:type="dxa"/>
            <w:noWrap w:val="0"/>
            <w:vAlign w:val="top"/>
          </w:tcPr>
          <w:p w14:paraId="7C36BAB1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price</w:t>
            </w:r>
          </w:p>
        </w:tc>
        <w:tc>
          <w:tcPr>
            <w:tcW w:w="1583" w:type="dxa"/>
            <w:noWrap w:val="0"/>
            <w:vAlign w:val="top"/>
          </w:tcPr>
          <w:p w14:paraId="68A50892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挂号费用</w:t>
            </w:r>
          </w:p>
        </w:tc>
        <w:tc>
          <w:tcPr>
            <w:tcW w:w="1542" w:type="dxa"/>
            <w:noWrap w:val="0"/>
            <w:vAlign w:val="top"/>
          </w:tcPr>
          <w:p w14:paraId="7C29FA0D">
            <w:pPr>
              <w:rPr>
                <w:rFonts w:hint="default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decimal(8,2)</w:t>
            </w:r>
          </w:p>
        </w:tc>
        <w:tc>
          <w:tcPr>
            <w:tcW w:w="495" w:type="dxa"/>
            <w:noWrap w:val="0"/>
            <w:vAlign w:val="top"/>
          </w:tcPr>
          <w:p w14:paraId="24DE0216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2259" w:type="dxa"/>
            <w:noWrap w:val="0"/>
            <w:vAlign w:val="top"/>
          </w:tcPr>
          <w:p w14:paraId="30F5C0EF">
            <w:pPr>
              <w:rPr>
                <w:rFonts w:ascii="宋体" w:hAnsi="宋体" w:cs="宋体"/>
              </w:rPr>
            </w:pPr>
          </w:p>
        </w:tc>
      </w:tr>
      <w:tr w14:paraId="64D2A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12" w:author="周芳" w:date="2024-11-13T17:30:49Z"/>
        </w:trPr>
        <w:tc>
          <w:tcPr>
            <w:tcW w:w="678" w:type="dxa"/>
            <w:vMerge w:val="continue"/>
            <w:noWrap w:val="0"/>
            <w:vAlign w:val="top"/>
          </w:tcPr>
          <w:p w14:paraId="73D79EA1">
            <w:pPr>
              <w:rPr>
                <w:ins w:id="13" w:author="周芳" w:date="2024-11-13T17:30:49Z"/>
                <w:rFonts w:ascii="宋体" w:hAnsi="宋体" w:cs="宋体"/>
              </w:rPr>
            </w:pPr>
          </w:p>
        </w:tc>
        <w:tc>
          <w:tcPr>
            <w:tcW w:w="1963" w:type="dxa"/>
            <w:shd w:val="clear" w:color="auto" w:fill="auto"/>
            <w:noWrap w:val="0"/>
            <w:vAlign w:val="top"/>
          </w:tcPr>
          <w:p w14:paraId="06E04D42">
            <w:pPr>
              <w:rPr>
                <w:ins w:id="14" w:author="周芳" w:date="2024-11-13T17:30:49Z"/>
                <w:rFonts w:hint="eastAsia" w:ascii="宋体" w:hAnsi="宋体" w:cs="宋体" w:eastAsiaTheme="minorEastAsia"/>
                <w:color w:val="FF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 xml:space="preserve">paymentChannel </w:t>
            </w:r>
          </w:p>
        </w:tc>
        <w:tc>
          <w:tcPr>
            <w:tcW w:w="1583" w:type="dxa"/>
            <w:shd w:val="clear" w:color="auto" w:fill="auto"/>
            <w:noWrap w:val="0"/>
            <w:vAlign w:val="top"/>
          </w:tcPr>
          <w:p w14:paraId="113D7A2B">
            <w:pPr>
              <w:rPr>
                <w:ins w:id="15" w:author="周芳" w:date="2024-11-13T17:30:49Z"/>
                <w:rFonts w:hint="eastAsia" w:ascii="宋体" w:hAnsi="宋体" w:cs="宋体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支付渠道</w:t>
            </w:r>
          </w:p>
        </w:tc>
        <w:tc>
          <w:tcPr>
            <w:tcW w:w="1542" w:type="dxa"/>
            <w:shd w:val="clear" w:color="auto" w:fill="auto"/>
            <w:noWrap w:val="0"/>
            <w:vAlign w:val="top"/>
          </w:tcPr>
          <w:p w14:paraId="43572ADE">
            <w:pPr>
              <w:rPr>
                <w:ins w:id="16" w:author="周芳" w:date="2024-11-13T17:30:49Z"/>
                <w:rFonts w:hint="default" w:ascii="宋体" w:hAnsi="宋体" w:cs="宋体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Varchar(10)</w:t>
            </w:r>
          </w:p>
        </w:tc>
        <w:tc>
          <w:tcPr>
            <w:tcW w:w="495" w:type="dxa"/>
            <w:shd w:val="clear" w:color="auto" w:fill="auto"/>
            <w:noWrap w:val="0"/>
            <w:vAlign w:val="top"/>
          </w:tcPr>
          <w:p w14:paraId="64480904">
            <w:pPr>
              <w:jc w:val="center"/>
              <w:rPr>
                <w:ins w:id="17" w:author="周芳" w:date="2024-11-13T17:30:49Z"/>
                <w:rFonts w:hint="eastAsia" w:ascii="宋体" w:hAnsi="宋体" w:cs="宋体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259" w:type="dxa"/>
            <w:shd w:val="clear" w:color="auto" w:fill="auto"/>
            <w:noWrap w:val="0"/>
            <w:vAlign w:val="top"/>
          </w:tcPr>
          <w:p w14:paraId="1458CBEC">
            <w:pPr>
              <w:rPr>
                <w:ins w:id="18" w:author="周芳" w:date="2024-11-13T17:30:49Z"/>
                <w:rFonts w:ascii="宋体" w:hAnsi="宋体" w:cs="宋体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1支付宝 2微信 3银联 9其他</w:t>
            </w:r>
          </w:p>
        </w:tc>
      </w:tr>
      <w:tr w14:paraId="6A871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678" w:type="dxa"/>
            <w:vMerge w:val="continue"/>
            <w:noWrap w:val="0"/>
            <w:vAlign w:val="top"/>
          </w:tcPr>
          <w:p w14:paraId="69D815F5">
            <w:pPr>
              <w:rPr>
                <w:rFonts w:ascii="宋体" w:hAnsi="宋体" w:cs="宋体"/>
              </w:rPr>
            </w:pPr>
          </w:p>
        </w:tc>
        <w:tc>
          <w:tcPr>
            <w:tcW w:w="1963" w:type="dxa"/>
            <w:noWrap w:val="0"/>
            <w:vAlign w:val="top"/>
          </w:tcPr>
          <w:p w14:paraId="23B66EF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cancelReason</w:t>
            </w:r>
          </w:p>
        </w:tc>
        <w:tc>
          <w:tcPr>
            <w:tcW w:w="1583" w:type="dxa"/>
            <w:shd w:val="clear" w:color="auto" w:fill="auto"/>
            <w:noWrap w:val="0"/>
            <w:vAlign w:val="top"/>
          </w:tcPr>
          <w:p w14:paraId="07A94064">
            <w:pPr>
              <w:rPr>
                <w:rFonts w:hint="default" w:ascii="宋体" w:hAnsi="宋体" w:cs="宋体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取消原因</w:t>
            </w:r>
          </w:p>
        </w:tc>
        <w:tc>
          <w:tcPr>
            <w:tcW w:w="1542" w:type="dxa"/>
            <w:shd w:val="clear" w:color="auto" w:fill="auto"/>
            <w:noWrap w:val="0"/>
            <w:vAlign w:val="top"/>
          </w:tcPr>
          <w:p w14:paraId="256B8828">
            <w:pPr>
              <w:rPr>
                <w:rFonts w:hint="default" w:ascii="宋体" w:hAnsi="宋体" w:cs="宋体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hint="eastAsia" w:ascii="宋体" w:hAnsi="宋体" w:cs="宋体"/>
                <w:lang w:val="en-US" w:eastAsia="zh-CN"/>
              </w:rPr>
              <w:t>50</w:t>
            </w:r>
            <w:r>
              <w:rPr>
                <w:rFonts w:hint="eastAsia" w:ascii="宋体" w:hAnsi="宋体" w:cs="宋体"/>
              </w:rPr>
              <w:t>)</w:t>
            </w:r>
          </w:p>
        </w:tc>
        <w:tc>
          <w:tcPr>
            <w:tcW w:w="495" w:type="dxa"/>
            <w:shd w:val="clear" w:color="auto" w:fill="auto"/>
            <w:noWrap w:val="0"/>
            <w:vAlign w:val="top"/>
          </w:tcPr>
          <w:p w14:paraId="4A1831A9">
            <w:pPr>
              <w:jc w:val="center"/>
              <w:rPr>
                <w:rFonts w:hint="eastAsia" w:ascii="宋体" w:hAnsi="宋体" w:cs="宋体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N</w:t>
            </w:r>
          </w:p>
        </w:tc>
        <w:tc>
          <w:tcPr>
            <w:tcW w:w="2259" w:type="dxa"/>
            <w:shd w:val="clear" w:color="auto" w:fill="auto"/>
            <w:noWrap w:val="0"/>
            <w:vAlign w:val="top"/>
          </w:tcPr>
          <w:p w14:paraId="6640A3EE">
            <w:pPr>
              <w:rPr>
                <w:rFonts w:hint="default" w:ascii="宋体" w:hAnsi="宋体" w:cs="宋体" w:eastAsiaTheme="minorEastAsia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 w14:paraId="0508E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vMerge w:val="continue"/>
            <w:noWrap w:val="0"/>
            <w:vAlign w:val="top"/>
          </w:tcPr>
          <w:p w14:paraId="0B2E74C3">
            <w:pPr>
              <w:rPr>
                <w:rFonts w:ascii="宋体" w:hAnsi="宋体" w:cs="宋体"/>
              </w:rPr>
            </w:pPr>
          </w:p>
        </w:tc>
        <w:tc>
          <w:tcPr>
            <w:tcW w:w="1963" w:type="dxa"/>
            <w:noWrap w:val="0"/>
            <w:vAlign w:val="top"/>
          </w:tcPr>
          <w:p w14:paraId="7994F431">
            <w:pPr>
              <w:jc w:val="left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tradeNo</w:t>
            </w:r>
          </w:p>
        </w:tc>
        <w:tc>
          <w:tcPr>
            <w:tcW w:w="1583" w:type="dxa"/>
            <w:noWrap w:val="0"/>
            <w:vAlign w:val="top"/>
          </w:tcPr>
          <w:p w14:paraId="74FE19A1">
            <w:pPr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支付流水号</w:t>
            </w:r>
          </w:p>
        </w:tc>
        <w:tc>
          <w:tcPr>
            <w:tcW w:w="1542" w:type="dxa"/>
            <w:noWrap w:val="0"/>
            <w:vAlign w:val="top"/>
          </w:tcPr>
          <w:p w14:paraId="475A7AD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hint="eastAsia" w:ascii="宋体" w:hAnsi="宋体" w:cs="宋体"/>
                <w:lang w:val="en-US" w:eastAsia="zh-CN"/>
              </w:rPr>
              <w:t>50</w:t>
            </w:r>
            <w:r>
              <w:rPr>
                <w:rFonts w:hint="eastAsia" w:ascii="宋体" w:hAnsi="宋体" w:cs="宋体"/>
              </w:rPr>
              <w:t>)</w:t>
            </w:r>
          </w:p>
        </w:tc>
        <w:tc>
          <w:tcPr>
            <w:tcW w:w="495" w:type="dxa"/>
            <w:noWrap w:val="0"/>
            <w:vAlign w:val="top"/>
          </w:tcPr>
          <w:p w14:paraId="7DC6261D">
            <w:pPr>
              <w:jc w:val="center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N</w:t>
            </w:r>
          </w:p>
        </w:tc>
        <w:tc>
          <w:tcPr>
            <w:tcW w:w="2259" w:type="dxa"/>
            <w:noWrap w:val="0"/>
            <w:vAlign w:val="top"/>
          </w:tcPr>
          <w:p w14:paraId="54CA4E60">
            <w:pPr>
              <w:rPr>
                <w:rFonts w:ascii="宋体" w:hAnsi="宋体" w:cs="宋体"/>
              </w:rPr>
            </w:pPr>
          </w:p>
        </w:tc>
      </w:tr>
      <w:tr w14:paraId="39D38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vMerge w:val="continue"/>
            <w:noWrap w:val="0"/>
            <w:vAlign w:val="top"/>
          </w:tcPr>
          <w:p w14:paraId="06FB5E33">
            <w:pPr>
              <w:rPr>
                <w:rFonts w:ascii="宋体" w:hAnsi="宋体" w:cs="宋体"/>
              </w:rPr>
            </w:pPr>
          </w:p>
        </w:tc>
        <w:tc>
          <w:tcPr>
            <w:tcW w:w="1963" w:type="dxa"/>
            <w:noWrap w:val="0"/>
            <w:vAlign w:val="top"/>
          </w:tcPr>
          <w:p w14:paraId="6CD5460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updateTime</w:t>
            </w:r>
          </w:p>
        </w:tc>
        <w:tc>
          <w:tcPr>
            <w:tcW w:w="1583" w:type="dxa"/>
            <w:noWrap w:val="0"/>
            <w:vAlign w:val="top"/>
          </w:tcPr>
          <w:p w14:paraId="55E25CF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上传时间</w:t>
            </w:r>
          </w:p>
        </w:tc>
        <w:tc>
          <w:tcPr>
            <w:tcW w:w="1542" w:type="dxa"/>
            <w:noWrap w:val="0"/>
            <w:vAlign w:val="top"/>
          </w:tcPr>
          <w:p w14:paraId="1E16AB7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datetime</w:t>
            </w:r>
          </w:p>
        </w:tc>
        <w:tc>
          <w:tcPr>
            <w:tcW w:w="495" w:type="dxa"/>
            <w:noWrap w:val="0"/>
            <w:vAlign w:val="top"/>
          </w:tcPr>
          <w:p w14:paraId="4477B794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259" w:type="dxa"/>
            <w:noWrap w:val="0"/>
            <w:vAlign w:val="top"/>
          </w:tcPr>
          <w:p w14:paraId="05D4C7F5">
            <w:pPr>
              <w:rPr>
                <w:rFonts w:ascii="宋体" w:hAnsi="宋体" w:cs="宋体"/>
              </w:rPr>
            </w:pPr>
          </w:p>
        </w:tc>
      </w:tr>
      <w:tr w14:paraId="3DB3B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0" w:type="dxa"/>
            <w:gridSpan w:val="6"/>
            <w:shd w:val="clear" w:color="auto" w:fill="5B9BD5"/>
            <w:noWrap w:val="0"/>
            <w:vAlign w:val="top"/>
          </w:tcPr>
          <w:p w14:paraId="44D78B48">
            <w:pPr>
              <w:rPr>
                <w:rFonts w:ascii="宋体" w:hAnsi="宋体" w:cs="宋体"/>
                <w:color w:val="5B9BD5"/>
              </w:rPr>
            </w:pPr>
          </w:p>
        </w:tc>
      </w:tr>
      <w:tr w14:paraId="7EED8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78" w:type="dxa"/>
            <w:vMerge w:val="restart"/>
            <w:shd w:val="clear" w:color="auto" w:fill="auto"/>
            <w:noWrap w:val="0"/>
            <w:vAlign w:val="top"/>
          </w:tcPr>
          <w:p w14:paraId="34B64C2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963" w:type="dxa"/>
            <w:shd w:val="clear" w:color="auto" w:fill="auto"/>
            <w:noWrap w:val="0"/>
            <w:vAlign w:val="top"/>
          </w:tcPr>
          <w:p w14:paraId="2D8AB07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code</w:t>
            </w:r>
          </w:p>
        </w:tc>
        <w:tc>
          <w:tcPr>
            <w:tcW w:w="1583" w:type="dxa"/>
            <w:shd w:val="clear" w:color="auto" w:fill="FFFFFF"/>
            <w:noWrap w:val="0"/>
            <w:vAlign w:val="center"/>
          </w:tcPr>
          <w:p w14:paraId="7797273B">
            <w:pPr>
              <w:widowControl/>
              <w:jc w:val="left"/>
              <w:textAlignment w:val="center"/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返回代码</w:t>
            </w:r>
          </w:p>
        </w:tc>
        <w:tc>
          <w:tcPr>
            <w:tcW w:w="1542" w:type="dxa"/>
            <w:shd w:val="clear" w:color="auto" w:fill="FFFFFF"/>
            <w:noWrap w:val="0"/>
            <w:vAlign w:val="center"/>
          </w:tcPr>
          <w:p w14:paraId="73A37A49">
            <w:pPr>
              <w:widowControl/>
              <w:jc w:val="left"/>
              <w:textAlignment w:val="center"/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Int</w:t>
            </w:r>
          </w:p>
        </w:tc>
        <w:tc>
          <w:tcPr>
            <w:tcW w:w="495" w:type="dxa"/>
            <w:noWrap w:val="0"/>
            <w:vAlign w:val="top"/>
          </w:tcPr>
          <w:p w14:paraId="7738525C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259" w:type="dxa"/>
            <w:noWrap w:val="0"/>
            <w:vAlign w:val="top"/>
          </w:tcPr>
          <w:p w14:paraId="65A804F7">
            <w:pPr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200成功， 非200 失败</w:t>
            </w:r>
          </w:p>
        </w:tc>
      </w:tr>
      <w:tr w14:paraId="6B2F1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78" w:type="dxa"/>
            <w:vMerge w:val="continue"/>
            <w:shd w:val="clear" w:color="auto" w:fill="auto"/>
            <w:noWrap w:val="0"/>
            <w:vAlign w:val="top"/>
          </w:tcPr>
          <w:p w14:paraId="574FE7B5">
            <w:pPr>
              <w:rPr>
                <w:rFonts w:ascii="宋体" w:hAnsi="宋体" w:cs="宋体"/>
              </w:rPr>
            </w:pPr>
          </w:p>
        </w:tc>
        <w:tc>
          <w:tcPr>
            <w:tcW w:w="1963" w:type="dxa"/>
            <w:shd w:val="clear" w:color="auto" w:fill="auto"/>
            <w:noWrap w:val="0"/>
            <w:vAlign w:val="top"/>
          </w:tcPr>
          <w:p w14:paraId="6D3B2FB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msg</w:t>
            </w:r>
          </w:p>
        </w:tc>
        <w:tc>
          <w:tcPr>
            <w:tcW w:w="1583" w:type="dxa"/>
            <w:shd w:val="clear" w:color="auto" w:fill="FFFFFF"/>
            <w:noWrap w:val="0"/>
            <w:vAlign w:val="center"/>
          </w:tcPr>
          <w:p w14:paraId="2E8AF6F1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szCs w:val="18"/>
              </w:rPr>
              <w:t>错误信息</w:t>
            </w:r>
          </w:p>
        </w:tc>
        <w:tc>
          <w:tcPr>
            <w:tcW w:w="1542" w:type="dxa"/>
            <w:shd w:val="clear" w:color="auto" w:fill="FFFFFF"/>
            <w:noWrap w:val="0"/>
            <w:vAlign w:val="center"/>
          </w:tcPr>
          <w:p w14:paraId="3ED6999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</w:rPr>
              <w:t>Varchar(200)</w:t>
            </w:r>
          </w:p>
        </w:tc>
        <w:tc>
          <w:tcPr>
            <w:tcW w:w="495" w:type="dxa"/>
            <w:noWrap w:val="0"/>
            <w:vAlign w:val="top"/>
          </w:tcPr>
          <w:p w14:paraId="6D46383F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259" w:type="dxa"/>
            <w:noWrap w:val="0"/>
            <w:vAlign w:val="top"/>
          </w:tcPr>
          <w:p w14:paraId="16118673">
            <w:pPr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失败描述</w:t>
            </w:r>
          </w:p>
        </w:tc>
      </w:tr>
    </w:tbl>
    <w:p w14:paraId="229019A0"/>
    <w:p w14:paraId="430F3A60">
      <w:pPr>
        <w:pStyle w:val="5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接口示例</w:t>
      </w:r>
    </w:p>
    <w:p w14:paraId="574BED23">
      <w:pPr>
        <w:ind w:firstLine="420"/>
        <w:rPr>
          <w:rFonts w:hint="eastAsia" w:ascii="宋体" w:hAnsi="宋体" w:cs="宋体"/>
        </w:rPr>
      </w:pPr>
      <w:r>
        <w:rPr>
          <w:rFonts w:hint="eastAsia" w:ascii="宋体" w:hAnsi="宋体" w:cs="宋体"/>
          <w:lang w:val="en-US" w:eastAsia="zh-CN"/>
        </w:rPr>
        <w:t xml:space="preserve">见1.7 </w:t>
      </w:r>
      <w:r>
        <w:rPr>
          <w:rFonts w:hint="eastAsia" w:ascii="宋体" w:hAnsi="宋体" w:cs="宋体"/>
          <w:lang w:val="en-US" w:eastAsia="zh-CN"/>
        </w:rPr>
        <w:fldChar w:fldCharType="begin"/>
      </w:r>
      <w:r>
        <w:rPr>
          <w:rFonts w:hint="eastAsia" w:ascii="宋体" w:hAnsi="宋体" w:cs="宋体"/>
          <w:lang w:val="en-US" w:eastAsia="zh-CN"/>
        </w:rPr>
        <w:instrText xml:space="preserve"> HYPERLINK \l "_工具包调用说明" </w:instrText>
      </w:r>
      <w:r>
        <w:rPr>
          <w:rFonts w:hint="eastAsia" w:ascii="宋体" w:hAnsi="宋体" w:cs="宋体"/>
          <w:lang w:val="en-US" w:eastAsia="zh-CN"/>
        </w:rPr>
        <w:fldChar w:fldCharType="separate"/>
      </w:r>
      <w:r>
        <w:rPr>
          <w:rStyle w:val="19"/>
          <w:rFonts w:hint="eastAsia" w:ascii="宋体" w:hAnsi="宋体" w:cs="宋体"/>
          <w:lang w:val="en-US" w:eastAsia="zh-CN"/>
        </w:rPr>
        <w:t>工具包调用说明</w:t>
      </w:r>
      <w:r>
        <w:rPr>
          <w:rFonts w:hint="eastAsia" w:ascii="宋体" w:hAnsi="宋体" w:cs="宋体"/>
          <w:lang w:val="en-US" w:eastAsia="zh-CN"/>
        </w:rPr>
        <w:fldChar w:fldCharType="end"/>
      </w:r>
    </w:p>
    <w:p w14:paraId="6A009CB4">
      <w:pPr>
        <w:pStyle w:val="4"/>
        <w:jc w:val="left"/>
        <w:rPr>
          <w:rFonts w:ascii="宋体" w:hAnsi="宋体" w:eastAsia="宋体" w:cs="宋体"/>
        </w:rPr>
      </w:pPr>
      <w:bookmarkStart w:id="60" w:name="_Toc3610"/>
      <w:r>
        <w:rPr>
          <w:rFonts w:hint="eastAsia" w:ascii="宋体" w:hAnsi="宋体" w:eastAsia="宋体" w:cs="宋体"/>
          <w:lang w:val="en-US" w:eastAsia="zh-CN"/>
        </w:rPr>
        <w:t>电子病</w:t>
      </w:r>
      <w:r>
        <w:rPr>
          <w:rFonts w:hint="eastAsia" w:ascii="宋体" w:hAnsi="宋体" w:cs="宋体"/>
          <w:lang w:val="en-US" w:eastAsia="zh-CN"/>
        </w:rPr>
        <w:t>历</w:t>
      </w:r>
      <w:r>
        <w:rPr>
          <w:rFonts w:hint="eastAsia" w:ascii="宋体" w:hAnsi="宋体" w:eastAsia="宋体" w:cs="宋体"/>
          <w:lang w:val="en-US" w:eastAsia="zh-CN"/>
        </w:rPr>
        <w:t>信息</w:t>
      </w:r>
      <w:bookmarkEnd w:id="60"/>
    </w:p>
    <w:p w14:paraId="121CC9B5">
      <w:pPr>
        <w:pStyle w:val="5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数据推送机制</w:t>
      </w:r>
    </w:p>
    <w:p w14:paraId="47DAB725">
      <w:pPr>
        <w:ind w:firstLine="420"/>
        <w:rPr>
          <w:rFonts w:ascii="宋体" w:hAnsi="宋体" w:cs="宋体"/>
        </w:rPr>
      </w:pPr>
      <w:r>
        <w:rPr>
          <w:rFonts w:hint="eastAsia" w:ascii="宋体" w:hAnsi="宋体" w:cs="宋体"/>
        </w:rPr>
        <w:t>开展互联网在线复诊的医院，向平台</w:t>
      </w:r>
      <w:bookmarkStart w:id="104" w:name="_GoBack"/>
      <w:bookmarkEnd w:id="104"/>
      <w:r>
        <w:rPr>
          <w:rFonts w:hint="eastAsia" w:ascii="宋体" w:hAnsi="宋体" w:cs="宋体"/>
        </w:rPr>
        <w:t>推送</w:t>
      </w:r>
      <w:r>
        <w:rPr>
          <w:rFonts w:hint="eastAsia" w:ascii="宋体" w:hAnsi="宋体" w:cs="宋体"/>
          <w:lang w:val="en-US" w:eastAsia="zh-CN"/>
        </w:rPr>
        <w:t>复诊电子病历</w:t>
      </w:r>
      <w:r>
        <w:rPr>
          <w:rFonts w:hint="eastAsia" w:ascii="宋体" w:hAnsi="宋体" w:cs="宋体"/>
        </w:rPr>
        <w:t>记录信息。</w:t>
      </w:r>
    </w:p>
    <w:p w14:paraId="3AA1AA55">
      <w:pPr>
        <w:pStyle w:val="5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电子病历</w:t>
      </w:r>
      <w:r>
        <w:rPr>
          <w:rFonts w:hint="eastAsia" w:ascii="宋体" w:hAnsi="宋体" w:eastAsia="宋体" w:cs="宋体"/>
        </w:rPr>
        <w:t>推送接口</w:t>
      </w:r>
    </w:p>
    <w:tbl>
      <w:tblPr>
        <w:tblStyle w:val="15"/>
        <w:tblW w:w="863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"/>
        <w:gridCol w:w="1567"/>
        <w:gridCol w:w="1683"/>
        <w:gridCol w:w="17"/>
        <w:gridCol w:w="1667"/>
        <w:gridCol w:w="650"/>
        <w:gridCol w:w="2353"/>
      </w:tblGrid>
      <w:tr w14:paraId="01E4A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4" w:type="dxa"/>
            <w:tcBorders>
              <w:bottom w:val="single" w:color="auto" w:sz="4" w:space="0"/>
            </w:tcBorders>
            <w:noWrap w:val="0"/>
            <w:vAlign w:val="top"/>
          </w:tcPr>
          <w:p w14:paraId="4163002D">
            <w:pPr>
              <w:jc w:val="center"/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操作名称</w:t>
            </w:r>
          </w:p>
        </w:tc>
        <w:tc>
          <w:tcPr>
            <w:tcW w:w="7937" w:type="dxa"/>
            <w:gridSpan w:val="6"/>
            <w:tcBorders>
              <w:bottom w:val="single" w:color="auto" w:sz="4" w:space="0"/>
            </w:tcBorders>
            <w:noWrap w:val="0"/>
            <w:vAlign w:val="top"/>
          </w:tcPr>
          <w:p w14:paraId="47944F3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X-Service-Id=his.provinceDataUploadService, X-Service-Method=upload</w:t>
            </w:r>
            <w:r>
              <w:rPr>
                <w:rFonts w:hint="eastAsia" w:ascii="宋体" w:hAnsi="宋体" w:cs="宋体"/>
                <w:lang w:val="en-US" w:eastAsia="zh-CN"/>
              </w:rPr>
              <w:t>Elect</w:t>
            </w:r>
            <w:r>
              <w:rPr>
                <w:rFonts w:ascii="宋体" w:hAnsi="宋体" w:cs="宋体"/>
              </w:rPr>
              <w:t>Medical</w:t>
            </w:r>
            <w:r>
              <w:rPr>
                <w:rFonts w:hint="eastAsia" w:ascii="宋体" w:hAnsi="宋体" w:cs="宋体"/>
                <w:lang w:val="en-US" w:eastAsia="zh-CN"/>
              </w:rPr>
              <w:t>Record</w:t>
            </w:r>
          </w:p>
        </w:tc>
      </w:tr>
      <w:tr w14:paraId="45DDC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tcBorders>
              <w:bottom w:val="single" w:color="auto" w:sz="4" w:space="0"/>
            </w:tcBorders>
            <w:noWrap w:val="0"/>
            <w:vAlign w:val="top"/>
          </w:tcPr>
          <w:p w14:paraId="650E656F">
            <w:pPr>
              <w:jc w:val="center"/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说明</w:t>
            </w:r>
          </w:p>
        </w:tc>
        <w:tc>
          <w:tcPr>
            <w:tcW w:w="7937" w:type="dxa"/>
            <w:gridSpan w:val="6"/>
            <w:tcBorders>
              <w:bottom w:val="single" w:color="auto" w:sz="4" w:space="0"/>
            </w:tcBorders>
            <w:noWrap w:val="0"/>
            <w:vAlign w:val="top"/>
          </w:tcPr>
          <w:p w14:paraId="7A87272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向互联网医院监管平台推送</w:t>
            </w:r>
            <w:r>
              <w:rPr>
                <w:rFonts w:hint="eastAsia" w:ascii="宋体" w:hAnsi="宋体" w:cs="宋体"/>
                <w:lang w:val="en-US" w:eastAsia="zh-CN"/>
              </w:rPr>
              <w:t>电子病历</w:t>
            </w:r>
            <w:r>
              <w:rPr>
                <w:rFonts w:hint="eastAsia" w:ascii="宋体" w:hAnsi="宋体" w:cs="宋体"/>
              </w:rPr>
              <w:t>记录信息</w:t>
            </w:r>
          </w:p>
        </w:tc>
      </w:tr>
      <w:tr w14:paraId="2A473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694" w:type="dxa"/>
            <w:shd w:val="clear" w:color="auto" w:fill="8DB3E2"/>
            <w:noWrap w:val="0"/>
            <w:vAlign w:val="top"/>
          </w:tcPr>
          <w:p w14:paraId="32C4C7FF">
            <w:pPr>
              <w:jc w:val="center"/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类型</w:t>
            </w:r>
          </w:p>
        </w:tc>
        <w:tc>
          <w:tcPr>
            <w:tcW w:w="1567" w:type="dxa"/>
            <w:shd w:val="clear" w:color="auto" w:fill="8DB3E2"/>
            <w:noWrap w:val="0"/>
            <w:vAlign w:val="top"/>
          </w:tcPr>
          <w:p w14:paraId="3508F21E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参数</w:t>
            </w:r>
          </w:p>
        </w:tc>
        <w:tc>
          <w:tcPr>
            <w:tcW w:w="1700" w:type="dxa"/>
            <w:gridSpan w:val="2"/>
            <w:shd w:val="clear" w:color="auto" w:fill="8DB3E2"/>
            <w:noWrap w:val="0"/>
            <w:vAlign w:val="top"/>
          </w:tcPr>
          <w:p w14:paraId="3272096F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参数名称</w:t>
            </w:r>
          </w:p>
        </w:tc>
        <w:tc>
          <w:tcPr>
            <w:tcW w:w="1667" w:type="dxa"/>
            <w:shd w:val="clear" w:color="auto" w:fill="8DB3E2"/>
            <w:noWrap w:val="0"/>
            <w:vAlign w:val="top"/>
          </w:tcPr>
          <w:p w14:paraId="2AA1635A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字段类型</w:t>
            </w:r>
          </w:p>
        </w:tc>
        <w:tc>
          <w:tcPr>
            <w:tcW w:w="650" w:type="dxa"/>
            <w:shd w:val="clear" w:color="auto" w:fill="8DB3E2"/>
            <w:noWrap w:val="0"/>
            <w:vAlign w:val="top"/>
          </w:tcPr>
          <w:p w14:paraId="18FF98AA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必输</w:t>
            </w:r>
          </w:p>
        </w:tc>
        <w:tc>
          <w:tcPr>
            <w:tcW w:w="2353" w:type="dxa"/>
            <w:shd w:val="clear" w:color="auto" w:fill="8DB3E2"/>
            <w:noWrap w:val="0"/>
            <w:vAlign w:val="top"/>
          </w:tcPr>
          <w:p w14:paraId="5E23BAA6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说明</w:t>
            </w:r>
          </w:p>
        </w:tc>
      </w:tr>
      <w:tr w14:paraId="47B63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restart"/>
            <w:noWrap w:val="0"/>
            <w:vAlign w:val="top"/>
          </w:tcPr>
          <w:p w14:paraId="1E29A7E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输入List</w:t>
            </w:r>
          </w:p>
        </w:tc>
        <w:tc>
          <w:tcPr>
            <w:tcW w:w="1567" w:type="dxa"/>
            <w:noWrap w:val="0"/>
            <w:vAlign w:val="top"/>
          </w:tcPr>
          <w:p w14:paraId="32C56B4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organID</w:t>
            </w:r>
          </w:p>
        </w:tc>
        <w:tc>
          <w:tcPr>
            <w:tcW w:w="1700" w:type="dxa"/>
            <w:gridSpan w:val="2"/>
            <w:noWrap w:val="0"/>
            <w:vAlign w:val="top"/>
          </w:tcPr>
          <w:p w14:paraId="1A4FB07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机构唯一号</w:t>
            </w:r>
          </w:p>
        </w:tc>
        <w:tc>
          <w:tcPr>
            <w:tcW w:w="1667" w:type="dxa"/>
            <w:noWrap w:val="0"/>
            <w:vAlign w:val="top"/>
          </w:tcPr>
          <w:p w14:paraId="75F6A92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Varchar(20)</w:t>
            </w:r>
          </w:p>
        </w:tc>
        <w:tc>
          <w:tcPr>
            <w:tcW w:w="650" w:type="dxa"/>
            <w:noWrap w:val="0"/>
            <w:vAlign w:val="top"/>
          </w:tcPr>
          <w:p w14:paraId="655A54CF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53" w:type="dxa"/>
            <w:noWrap w:val="0"/>
            <w:vAlign w:val="top"/>
          </w:tcPr>
          <w:p w14:paraId="7B1EC9F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全国统一的组织机构代码</w:t>
            </w:r>
          </w:p>
        </w:tc>
      </w:tr>
      <w:tr w14:paraId="0CE51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5D907E46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14F9B40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unitID</w:t>
            </w:r>
          </w:p>
        </w:tc>
        <w:tc>
          <w:tcPr>
            <w:tcW w:w="1700" w:type="dxa"/>
            <w:gridSpan w:val="2"/>
            <w:noWrap w:val="0"/>
            <w:vAlign w:val="top"/>
          </w:tcPr>
          <w:p w14:paraId="12DAB43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监管平台机构ID</w:t>
            </w:r>
          </w:p>
        </w:tc>
        <w:tc>
          <w:tcPr>
            <w:tcW w:w="1667" w:type="dxa"/>
            <w:noWrap w:val="0"/>
            <w:vAlign w:val="top"/>
          </w:tcPr>
          <w:p w14:paraId="3D9EA1B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38D5866D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53" w:type="dxa"/>
            <w:noWrap w:val="0"/>
            <w:vAlign w:val="top"/>
          </w:tcPr>
          <w:p w14:paraId="3244B22B">
            <w:pPr>
              <w:rPr>
                <w:rFonts w:hint="eastAsia" w:ascii="宋体" w:hAnsi="宋体" w:cs="宋体" w:eastAsiaTheme="minorEastAsia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平台分配，登录系统“秘钥生成及管理”处可查</w:t>
            </w:r>
          </w:p>
        </w:tc>
      </w:tr>
      <w:tr w14:paraId="40340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43CE4F54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30BD263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organName</w:t>
            </w:r>
          </w:p>
        </w:tc>
        <w:tc>
          <w:tcPr>
            <w:tcW w:w="1700" w:type="dxa"/>
            <w:gridSpan w:val="2"/>
            <w:noWrap w:val="0"/>
            <w:vAlign w:val="top"/>
          </w:tcPr>
          <w:p w14:paraId="7821C21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机构名称</w:t>
            </w:r>
          </w:p>
        </w:tc>
        <w:tc>
          <w:tcPr>
            <w:tcW w:w="1667" w:type="dxa"/>
            <w:noWrap w:val="0"/>
            <w:vAlign w:val="top"/>
          </w:tcPr>
          <w:p w14:paraId="6E4C1C8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7C2A84C4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53" w:type="dxa"/>
            <w:noWrap w:val="0"/>
            <w:vAlign w:val="top"/>
          </w:tcPr>
          <w:p w14:paraId="6267CC1F">
            <w:pPr>
              <w:rPr>
                <w:rFonts w:ascii="宋体" w:hAnsi="宋体" w:cs="宋体"/>
              </w:rPr>
            </w:pPr>
          </w:p>
        </w:tc>
      </w:tr>
      <w:tr w14:paraId="77C14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751B492F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shd w:val="clear" w:color="auto" w:fill="auto"/>
            <w:noWrap w:val="0"/>
            <w:vAlign w:val="top"/>
          </w:tcPr>
          <w:p w14:paraId="40889AAC">
            <w:pPr>
              <w:rPr>
                <w:rFonts w:hint="eastAsia" w:ascii="宋体" w:hAnsi="宋体" w:cs="宋体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deptID</w:t>
            </w:r>
          </w:p>
        </w:tc>
        <w:tc>
          <w:tcPr>
            <w:tcW w:w="1700" w:type="dxa"/>
            <w:gridSpan w:val="2"/>
            <w:shd w:val="clear" w:color="auto" w:fill="auto"/>
            <w:noWrap w:val="0"/>
            <w:vAlign w:val="top"/>
          </w:tcPr>
          <w:p w14:paraId="4BDFC72E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科室编码</w:t>
            </w:r>
          </w:p>
          <w:p w14:paraId="03BB1DE2">
            <w:pPr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667" w:type="dxa"/>
            <w:shd w:val="clear" w:color="auto" w:fill="auto"/>
            <w:noWrap w:val="0"/>
            <w:vAlign w:val="top"/>
          </w:tcPr>
          <w:p w14:paraId="58F99F58">
            <w:pPr>
              <w:rPr>
                <w:rFonts w:hint="eastAsia" w:ascii="宋体" w:hAnsi="宋体" w:cs="宋体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shd w:val="clear" w:color="auto" w:fill="auto"/>
            <w:noWrap w:val="0"/>
            <w:vAlign w:val="top"/>
          </w:tcPr>
          <w:p w14:paraId="7E2A398E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53" w:type="dxa"/>
            <w:shd w:val="clear" w:color="auto" w:fill="auto"/>
            <w:noWrap w:val="0"/>
            <w:vAlign w:val="top"/>
          </w:tcPr>
          <w:p w14:paraId="22FCD2D6">
            <w:pPr>
              <w:rPr>
                <w:rFonts w:hint="eastAsia" w:ascii="宋体" w:hAnsi="宋体" w:cs="宋体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见科室码表，</w:t>
            </w:r>
            <w:r>
              <w:rPr>
                <w:rFonts w:hint="eastAsia" w:ascii="宋体" w:hAnsi="宋体" w:cs="宋体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lang w:val="en-US" w:eastAsia="zh-CN"/>
              </w:rPr>
              <w:instrText xml:space="preserve"> HYPERLINK \l "_科室类别字典" </w:instrText>
            </w:r>
            <w:r>
              <w:rPr>
                <w:rFonts w:hint="eastAsia" w:ascii="宋体" w:hAnsi="宋体" w:cs="宋体"/>
                <w:lang w:val="en-US" w:eastAsia="zh-CN"/>
              </w:rPr>
              <w:fldChar w:fldCharType="separate"/>
            </w:r>
            <w:r>
              <w:rPr>
                <w:rStyle w:val="20"/>
                <w:rFonts w:hint="eastAsia" w:ascii="宋体" w:hAnsi="宋体" w:cs="宋体"/>
                <w:lang w:val="en-US" w:eastAsia="zh-CN"/>
              </w:rPr>
              <w:t>科室类别字典</w:t>
            </w:r>
            <w:r>
              <w:rPr>
                <w:rFonts w:hint="eastAsia" w:ascii="宋体" w:hAnsi="宋体" w:cs="宋体"/>
                <w:lang w:val="en-US" w:eastAsia="zh-CN"/>
              </w:rPr>
              <w:fldChar w:fldCharType="end"/>
            </w:r>
          </w:p>
        </w:tc>
      </w:tr>
      <w:tr w14:paraId="3A884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44F0D07A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00BCB16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deptName</w:t>
            </w:r>
          </w:p>
        </w:tc>
        <w:tc>
          <w:tcPr>
            <w:tcW w:w="1700" w:type="dxa"/>
            <w:gridSpan w:val="2"/>
            <w:noWrap w:val="0"/>
            <w:vAlign w:val="top"/>
          </w:tcPr>
          <w:p w14:paraId="4016F689">
            <w:pPr>
              <w:rPr>
                <w:rFonts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科室名称</w:t>
            </w:r>
          </w:p>
        </w:tc>
        <w:tc>
          <w:tcPr>
            <w:tcW w:w="1667" w:type="dxa"/>
            <w:noWrap w:val="0"/>
            <w:vAlign w:val="top"/>
          </w:tcPr>
          <w:p w14:paraId="705E8C2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7A409DB5">
            <w:pPr>
              <w:jc w:val="center"/>
              <w:rPr>
                <w:rFonts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53" w:type="dxa"/>
            <w:noWrap w:val="0"/>
            <w:vAlign w:val="top"/>
          </w:tcPr>
          <w:p w14:paraId="49F2EC3A">
            <w:pPr>
              <w:rPr>
                <w:rFonts w:hint="default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具体科室名称，如三级医院内科可能有内科一内科二等以实际名称填写</w:t>
            </w:r>
          </w:p>
        </w:tc>
      </w:tr>
      <w:tr w14:paraId="40F7B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6C143784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137E9612">
            <w:pPr>
              <w:rPr>
                <w:rFonts w:hint="eastAsia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caseNo</w:t>
            </w:r>
          </w:p>
        </w:tc>
        <w:tc>
          <w:tcPr>
            <w:tcW w:w="1700" w:type="dxa"/>
            <w:gridSpan w:val="2"/>
            <w:noWrap w:val="0"/>
            <w:vAlign w:val="top"/>
          </w:tcPr>
          <w:p w14:paraId="717CD3CD">
            <w:pPr>
              <w:rPr>
                <w:rFonts w:hint="default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病历编号</w:t>
            </w:r>
          </w:p>
        </w:tc>
        <w:tc>
          <w:tcPr>
            <w:tcW w:w="1667" w:type="dxa"/>
            <w:noWrap w:val="0"/>
            <w:vAlign w:val="top"/>
          </w:tcPr>
          <w:p w14:paraId="68F9D916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47DA6301">
            <w:pPr>
              <w:jc w:val="center"/>
              <w:rPr>
                <w:rFonts w:hint="eastAsia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2353" w:type="dxa"/>
            <w:noWrap w:val="0"/>
            <w:vAlign w:val="top"/>
          </w:tcPr>
          <w:p w14:paraId="3AC8DCCA">
            <w:pPr>
              <w:rPr>
                <w:rFonts w:hint="default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病历唯一标识</w:t>
            </w:r>
          </w:p>
        </w:tc>
      </w:tr>
      <w:tr w14:paraId="5B7D2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0F53A909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147FCE7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doctorID</w:t>
            </w:r>
          </w:p>
        </w:tc>
        <w:tc>
          <w:tcPr>
            <w:tcW w:w="1700" w:type="dxa"/>
            <w:gridSpan w:val="2"/>
            <w:noWrap w:val="0"/>
            <w:vAlign w:val="top"/>
          </w:tcPr>
          <w:p w14:paraId="0556DEFC">
            <w:pPr>
              <w:rPr>
                <w:rFonts w:hint="default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医生ID</w:t>
            </w:r>
          </w:p>
        </w:tc>
        <w:tc>
          <w:tcPr>
            <w:tcW w:w="1667" w:type="dxa"/>
            <w:noWrap w:val="0"/>
            <w:vAlign w:val="top"/>
          </w:tcPr>
          <w:p w14:paraId="7B8DD5A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78BF0DFE">
            <w:pPr>
              <w:jc w:val="center"/>
              <w:rPr>
                <w:rFonts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53" w:type="dxa"/>
            <w:noWrap w:val="0"/>
            <w:vAlign w:val="top"/>
          </w:tcPr>
          <w:p w14:paraId="2A030E59">
            <w:pPr>
              <w:rPr>
                <w:rFonts w:hint="default" w:ascii="宋体" w:hAnsi="宋体" w:eastAsia="宋体" w:cs="宋体"/>
                <w:lang w:val="en-US" w:eastAsia="zh-CN"/>
              </w:rPr>
            </w:pPr>
          </w:p>
        </w:tc>
      </w:tr>
      <w:tr w14:paraId="77457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61BC7E81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36BDDAA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doctorName</w:t>
            </w:r>
          </w:p>
        </w:tc>
        <w:tc>
          <w:tcPr>
            <w:tcW w:w="1700" w:type="dxa"/>
            <w:gridSpan w:val="2"/>
            <w:noWrap w:val="0"/>
            <w:vAlign w:val="top"/>
          </w:tcPr>
          <w:p w14:paraId="462E9B91">
            <w:pPr>
              <w:rPr>
                <w:rFonts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医师姓名</w:t>
            </w:r>
          </w:p>
        </w:tc>
        <w:tc>
          <w:tcPr>
            <w:tcW w:w="1667" w:type="dxa"/>
            <w:noWrap w:val="0"/>
            <w:vAlign w:val="top"/>
          </w:tcPr>
          <w:p w14:paraId="0760840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5498417C">
            <w:pPr>
              <w:jc w:val="center"/>
              <w:rPr>
                <w:rFonts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53" w:type="dxa"/>
            <w:noWrap w:val="0"/>
            <w:vAlign w:val="top"/>
          </w:tcPr>
          <w:p w14:paraId="417D747B">
            <w:pPr>
              <w:rPr>
                <w:rFonts w:ascii="宋体" w:hAnsi="宋体" w:cs="宋体"/>
              </w:rPr>
            </w:pPr>
          </w:p>
        </w:tc>
      </w:tr>
      <w:tr w14:paraId="5E1BC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02129371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1E5BFC9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doctorCertID</w:t>
            </w:r>
          </w:p>
        </w:tc>
        <w:tc>
          <w:tcPr>
            <w:tcW w:w="1700" w:type="dxa"/>
            <w:gridSpan w:val="2"/>
            <w:noWrap w:val="0"/>
            <w:vAlign w:val="top"/>
          </w:tcPr>
          <w:p w14:paraId="447BE740">
            <w:pPr>
              <w:rPr>
                <w:rFonts w:hint="default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医生身份证号码</w:t>
            </w:r>
          </w:p>
        </w:tc>
        <w:tc>
          <w:tcPr>
            <w:tcW w:w="1667" w:type="dxa"/>
            <w:noWrap w:val="0"/>
            <w:vAlign w:val="top"/>
          </w:tcPr>
          <w:p w14:paraId="5407CFB8">
            <w:pPr>
              <w:rPr>
                <w:rFonts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hint="eastAsia" w:ascii="宋体" w:hAnsi="宋体" w:cs="宋体"/>
                <w:lang w:val="en-US" w:eastAsia="zh-CN"/>
              </w:rPr>
              <w:t>18</w:t>
            </w:r>
            <w:r>
              <w:rPr>
                <w:rFonts w:hint="eastAsia" w:ascii="宋体" w:hAnsi="宋体" w:cs="宋体"/>
              </w:rPr>
              <w:t>)</w:t>
            </w:r>
          </w:p>
        </w:tc>
        <w:tc>
          <w:tcPr>
            <w:tcW w:w="650" w:type="dxa"/>
            <w:noWrap w:val="0"/>
            <w:vAlign w:val="top"/>
          </w:tcPr>
          <w:p w14:paraId="007FCFA9">
            <w:pPr>
              <w:jc w:val="center"/>
              <w:rPr>
                <w:rFonts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53" w:type="dxa"/>
            <w:noWrap w:val="0"/>
            <w:vAlign w:val="top"/>
          </w:tcPr>
          <w:p w14:paraId="6643EFEE">
            <w:pPr>
              <w:rPr>
                <w:rFonts w:hint="default" w:ascii="宋体" w:hAnsi="宋体" w:eastAsia="宋体" w:cs="宋体"/>
                <w:lang w:val="en-US" w:eastAsia="zh-CN"/>
              </w:rPr>
            </w:pPr>
          </w:p>
        </w:tc>
      </w:tr>
      <w:tr w14:paraId="3D6EC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302958B0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0BDC24F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furtherConsultNo</w:t>
            </w:r>
          </w:p>
        </w:tc>
        <w:tc>
          <w:tcPr>
            <w:tcW w:w="1700" w:type="dxa"/>
            <w:gridSpan w:val="2"/>
            <w:noWrap w:val="0"/>
            <w:vAlign w:val="top"/>
          </w:tcPr>
          <w:p w14:paraId="3AD14FFA">
            <w:pPr>
              <w:rPr>
                <w:rFonts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网络复诊编号</w:t>
            </w:r>
          </w:p>
        </w:tc>
        <w:tc>
          <w:tcPr>
            <w:tcW w:w="1667" w:type="dxa"/>
            <w:noWrap w:val="0"/>
            <w:vAlign w:val="top"/>
          </w:tcPr>
          <w:p w14:paraId="4167A107">
            <w:pPr>
              <w:rPr>
                <w:rFonts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22C682C0">
            <w:pPr>
              <w:jc w:val="center"/>
              <w:rPr>
                <w:rFonts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53" w:type="dxa"/>
            <w:noWrap w:val="0"/>
            <w:vAlign w:val="top"/>
          </w:tcPr>
          <w:p w14:paraId="113772AB">
            <w:pPr>
              <w:rPr>
                <w:rFonts w:ascii="宋体" w:hAnsi="宋体" w:cs="宋体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可根据此标识查询到对应到复诊记录bussID</w:t>
            </w:r>
          </w:p>
        </w:tc>
      </w:tr>
      <w:tr w14:paraId="74CD8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503CBCD4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153CDFF6">
            <w:pPr>
              <w:rPr>
                <w:rFonts w:hint="eastAsia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d</w:t>
            </w:r>
            <w:r>
              <w:rPr>
                <w:rFonts w:hint="eastAsia" w:ascii="宋体" w:hAnsi="宋体" w:cs="宋体"/>
              </w:rPr>
              <w:t>iagnosis</w:t>
            </w:r>
            <w:r>
              <w:rPr>
                <w:rFonts w:hint="eastAsia" w:ascii="宋体" w:hAnsi="宋体" w:cs="宋体"/>
                <w:lang w:val="en-US" w:eastAsia="zh-CN"/>
              </w:rPr>
              <w:t>Code</w:t>
            </w:r>
          </w:p>
        </w:tc>
        <w:tc>
          <w:tcPr>
            <w:tcW w:w="1700" w:type="dxa"/>
            <w:gridSpan w:val="2"/>
            <w:noWrap w:val="0"/>
            <w:vAlign w:val="top"/>
          </w:tcPr>
          <w:p w14:paraId="54E1CE03">
            <w:pPr>
              <w:rPr>
                <w:rFonts w:hint="default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疾病诊断编码</w:t>
            </w:r>
          </w:p>
        </w:tc>
        <w:tc>
          <w:tcPr>
            <w:tcW w:w="1667" w:type="dxa"/>
            <w:noWrap w:val="0"/>
            <w:vAlign w:val="top"/>
          </w:tcPr>
          <w:p w14:paraId="42C61BE1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6D1D423D">
            <w:pPr>
              <w:jc w:val="center"/>
              <w:rPr>
                <w:rFonts w:hint="eastAsia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2353" w:type="dxa"/>
            <w:noWrap w:val="0"/>
            <w:vAlign w:val="top"/>
          </w:tcPr>
          <w:p w14:paraId="500CA639">
            <w:pPr>
              <w:rPr>
                <w:rFonts w:ascii="宋体" w:hAnsi="宋体" w:cs="宋体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疾病</w:t>
            </w: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诊断编码</w:t>
            </w:r>
            <w:r>
              <w:rPr>
                <w:rFonts w:hint="eastAsia" w:ascii="仿宋_GB2312" w:eastAsia="仿宋_GB2312"/>
                <w:sz w:val="24"/>
                <w:szCs w:val="24"/>
              </w:rPr>
              <w:t>，详见《国家临床版2.0疾病诊断编码（ICD-10》文档（多个用统一分隔符</w:t>
            </w: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|</w:t>
            </w:r>
            <w:r>
              <w:rPr>
                <w:rFonts w:hint="eastAsia" w:ascii="仿宋_GB2312" w:eastAsia="仿宋_GB2312"/>
                <w:sz w:val="24"/>
                <w:szCs w:val="24"/>
              </w:rPr>
              <w:t>隔开）</w:t>
            </w:r>
          </w:p>
        </w:tc>
      </w:tr>
      <w:tr w14:paraId="1580E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6CCB46DC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711804A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furtherConsultDiagnosis</w:t>
            </w:r>
          </w:p>
        </w:tc>
        <w:tc>
          <w:tcPr>
            <w:tcW w:w="1700" w:type="dxa"/>
            <w:gridSpan w:val="2"/>
            <w:noWrap w:val="0"/>
            <w:vAlign w:val="top"/>
          </w:tcPr>
          <w:p w14:paraId="4DEC6B16">
            <w:pPr>
              <w:rPr>
                <w:rFonts w:hint="eastAsia" w:ascii="宋体" w:hAnsi="宋体" w:cs="宋体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疾病</w:t>
            </w:r>
            <w:r>
              <w:rPr>
                <w:rFonts w:hint="eastAsia" w:ascii="宋体" w:hAnsi="宋体" w:cs="宋体"/>
              </w:rPr>
              <w:t>诊断</w:t>
            </w:r>
            <w:r>
              <w:rPr>
                <w:rFonts w:hint="eastAsia" w:ascii="宋体" w:hAnsi="宋体" w:cs="宋体"/>
                <w:lang w:val="en-US" w:eastAsia="zh-CN"/>
              </w:rPr>
              <w:t>名称</w:t>
            </w:r>
          </w:p>
        </w:tc>
        <w:tc>
          <w:tcPr>
            <w:tcW w:w="1667" w:type="dxa"/>
            <w:noWrap w:val="0"/>
            <w:vAlign w:val="top"/>
          </w:tcPr>
          <w:p w14:paraId="698F566E">
            <w:pPr>
              <w:rPr>
                <w:rFonts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hint="eastAsia" w:ascii="宋体" w:hAnsi="宋体" w:cs="宋体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650" w:type="dxa"/>
            <w:noWrap w:val="0"/>
            <w:vAlign w:val="top"/>
          </w:tcPr>
          <w:p w14:paraId="0F25EB77">
            <w:pPr>
              <w:jc w:val="center"/>
              <w:rPr>
                <w:rFonts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53" w:type="dxa"/>
            <w:noWrap w:val="0"/>
            <w:vAlign w:val="top"/>
          </w:tcPr>
          <w:p w14:paraId="0D0AEDD8">
            <w:pPr>
              <w:rPr>
                <w:rFonts w:ascii="宋体" w:hAnsi="宋体" w:cs="宋体"/>
              </w:rPr>
            </w:pPr>
          </w:p>
        </w:tc>
      </w:tr>
      <w:tr w14:paraId="3171D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4" w:type="dxa"/>
            <w:vMerge w:val="continue"/>
            <w:noWrap w:val="0"/>
            <w:vAlign w:val="top"/>
          </w:tcPr>
          <w:p w14:paraId="63FF3F12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2293A9BF">
            <w:pPr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visitDate</w:t>
            </w:r>
          </w:p>
        </w:tc>
        <w:tc>
          <w:tcPr>
            <w:tcW w:w="1700" w:type="dxa"/>
            <w:gridSpan w:val="2"/>
            <w:noWrap w:val="0"/>
            <w:vAlign w:val="top"/>
          </w:tcPr>
          <w:p w14:paraId="299A0F07">
            <w:pPr>
              <w:jc w:val="left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就诊日期</w:t>
            </w:r>
          </w:p>
        </w:tc>
        <w:tc>
          <w:tcPr>
            <w:tcW w:w="1667" w:type="dxa"/>
            <w:noWrap w:val="0"/>
            <w:vAlign w:val="top"/>
          </w:tcPr>
          <w:p w14:paraId="39128C34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Date</w:t>
            </w:r>
          </w:p>
        </w:tc>
        <w:tc>
          <w:tcPr>
            <w:tcW w:w="650" w:type="dxa"/>
            <w:noWrap w:val="0"/>
            <w:vAlign w:val="top"/>
          </w:tcPr>
          <w:p w14:paraId="167BD7CE">
            <w:pPr>
              <w:jc w:val="center"/>
              <w:rPr>
                <w:rFonts w:hint="eastAsia" w:ascii="宋体" w:hAnsi="宋体" w:cs="宋体"/>
              </w:rPr>
            </w:pPr>
          </w:p>
        </w:tc>
        <w:tc>
          <w:tcPr>
            <w:tcW w:w="2353" w:type="dxa"/>
            <w:noWrap w:val="0"/>
            <w:vAlign w:val="top"/>
          </w:tcPr>
          <w:p w14:paraId="664E15F6">
            <w:pPr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</w:tr>
      <w:tr w14:paraId="73061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4" w:type="dxa"/>
            <w:vMerge w:val="continue"/>
            <w:noWrap w:val="0"/>
            <w:vAlign w:val="top"/>
          </w:tcPr>
          <w:p w14:paraId="07AE8F99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45C66DB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patientName</w:t>
            </w:r>
          </w:p>
        </w:tc>
        <w:tc>
          <w:tcPr>
            <w:tcW w:w="1700" w:type="dxa"/>
            <w:gridSpan w:val="2"/>
            <w:noWrap w:val="0"/>
            <w:vAlign w:val="top"/>
          </w:tcPr>
          <w:p w14:paraId="6A40EAA6">
            <w:pPr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患者姓名</w:t>
            </w:r>
          </w:p>
        </w:tc>
        <w:tc>
          <w:tcPr>
            <w:tcW w:w="1667" w:type="dxa"/>
            <w:noWrap w:val="0"/>
            <w:vAlign w:val="top"/>
          </w:tcPr>
          <w:p w14:paraId="5B7E3CF8">
            <w:pPr>
              <w:rPr>
                <w:rFonts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1C3862D8">
            <w:pPr>
              <w:jc w:val="center"/>
              <w:rPr>
                <w:rFonts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53" w:type="dxa"/>
            <w:noWrap w:val="0"/>
            <w:vAlign w:val="top"/>
          </w:tcPr>
          <w:p w14:paraId="50026075">
            <w:pPr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</w:tr>
      <w:tr w14:paraId="1AD5F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36DEAB3B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1B7DEF3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patientSex</w:t>
            </w:r>
          </w:p>
        </w:tc>
        <w:tc>
          <w:tcPr>
            <w:tcW w:w="1700" w:type="dxa"/>
            <w:gridSpan w:val="2"/>
            <w:noWrap w:val="0"/>
            <w:vAlign w:val="top"/>
          </w:tcPr>
          <w:p w14:paraId="728B1202">
            <w:pPr>
              <w:rPr>
                <w:rFonts w:hint="default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患者性别</w:t>
            </w:r>
          </w:p>
        </w:tc>
        <w:tc>
          <w:tcPr>
            <w:tcW w:w="1667" w:type="dxa"/>
            <w:noWrap w:val="0"/>
            <w:vAlign w:val="top"/>
          </w:tcPr>
          <w:p w14:paraId="2C490E21">
            <w:pPr>
              <w:rPr>
                <w:rFonts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hint="eastAsia" w:ascii="宋体" w:hAnsi="宋体" w:cs="宋体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</w:rPr>
              <w:t>)</w:t>
            </w:r>
          </w:p>
        </w:tc>
        <w:tc>
          <w:tcPr>
            <w:tcW w:w="650" w:type="dxa"/>
            <w:noWrap w:val="0"/>
            <w:vAlign w:val="top"/>
          </w:tcPr>
          <w:p w14:paraId="2D315581">
            <w:pPr>
              <w:jc w:val="center"/>
              <w:rPr>
                <w:rFonts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53" w:type="dxa"/>
            <w:noWrap w:val="0"/>
            <w:vAlign w:val="top"/>
          </w:tcPr>
          <w:p w14:paraId="38BD5AFE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见字典，</w:t>
            </w:r>
            <w:r>
              <w:rPr>
                <w:rFonts w:hint="eastAsia" w:ascii="宋体" w:hAnsi="宋体" w:cs="宋体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lang w:val="en-US" w:eastAsia="zh-CN"/>
              </w:rPr>
              <w:instrText xml:space="preserve"> HYPERLINK \l "_性别类型" </w:instrText>
            </w:r>
            <w:r>
              <w:rPr>
                <w:rFonts w:hint="eastAsia" w:ascii="宋体" w:hAnsi="宋体" w:cs="宋体"/>
                <w:lang w:val="en-US" w:eastAsia="zh-CN"/>
              </w:rPr>
              <w:fldChar w:fldCharType="separate"/>
            </w:r>
            <w:r>
              <w:rPr>
                <w:rStyle w:val="20"/>
                <w:rFonts w:hint="eastAsia" w:ascii="宋体" w:hAnsi="宋体" w:cs="宋体"/>
                <w:lang w:val="en-US" w:eastAsia="zh-CN"/>
              </w:rPr>
              <w:t>性别类型</w:t>
            </w:r>
            <w:r>
              <w:rPr>
                <w:rFonts w:hint="eastAsia" w:ascii="宋体" w:hAnsi="宋体" w:cs="宋体"/>
                <w:lang w:val="en-US" w:eastAsia="zh-CN"/>
              </w:rPr>
              <w:fldChar w:fldCharType="end"/>
            </w:r>
          </w:p>
        </w:tc>
      </w:tr>
      <w:tr w14:paraId="7B10D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760A1D07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7435EAA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patientAge</w:t>
            </w:r>
          </w:p>
        </w:tc>
        <w:tc>
          <w:tcPr>
            <w:tcW w:w="1700" w:type="dxa"/>
            <w:gridSpan w:val="2"/>
            <w:noWrap w:val="0"/>
            <w:vAlign w:val="top"/>
          </w:tcPr>
          <w:p w14:paraId="612DE358">
            <w:pPr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患者年龄</w:t>
            </w:r>
          </w:p>
        </w:tc>
        <w:tc>
          <w:tcPr>
            <w:tcW w:w="1667" w:type="dxa"/>
            <w:noWrap w:val="0"/>
            <w:vAlign w:val="top"/>
          </w:tcPr>
          <w:p w14:paraId="461E1BBB">
            <w:pPr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Int</w:t>
            </w:r>
          </w:p>
        </w:tc>
        <w:tc>
          <w:tcPr>
            <w:tcW w:w="650" w:type="dxa"/>
            <w:noWrap w:val="0"/>
            <w:vAlign w:val="top"/>
          </w:tcPr>
          <w:p w14:paraId="6AC4178F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53" w:type="dxa"/>
            <w:noWrap w:val="0"/>
            <w:vAlign w:val="top"/>
          </w:tcPr>
          <w:p w14:paraId="49AFDC14">
            <w:pPr>
              <w:rPr>
                <w:rFonts w:hint="default" w:ascii="宋体" w:hAnsi="宋体" w:eastAsia="宋体" w:cs="宋体"/>
                <w:lang w:val="en-US" w:eastAsia="zh-CN"/>
              </w:rPr>
            </w:pPr>
          </w:p>
        </w:tc>
      </w:tr>
      <w:tr w14:paraId="41CEB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1AA802AE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2096E4D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patientIdcardType</w:t>
            </w:r>
          </w:p>
        </w:tc>
        <w:tc>
          <w:tcPr>
            <w:tcW w:w="1700" w:type="dxa"/>
            <w:gridSpan w:val="2"/>
            <w:noWrap w:val="0"/>
            <w:vAlign w:val="top"/>
          </w:tcPr>
          <w:p w14:paraId="0090D293">
            <w:pPr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证件类型</w:t>
            </w:r>
          </w:p>
        </w:tc>
        <w:tc>
          <w:tcPr>
            <w:tcW w:w="1667" w:type="dxa"/>
            <w:noWrap w:val="0"/>
            <w:vAlign w:val="top"/>
          </w:tcPr>
          <w:p w14:paraId="5F535B86">
            <w:pPr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hint="eastAsia" w:ascii="宋体" w:hAnsi="宋体" w:cs="宋体"/>
                <w:lang w:val="en-US" w:eastAsia="zh-CN"/>
              </w:rPr>
              <w:t>10</w:t>
            </w:r>
            <w:r>
              <w:rPr>
                <w:rFonts w:hint="eastAsia" w:ascii="宋体" w:hAnsi="宋体" w:cs="宋体"/>
              </w:rPr>
              <w:t>)</w:t>
            </w:r>
          </w:p>
        </w:tc>
        <w:tc>
          <w:tcPr>
            <w:tcW w:w="650" w:type="dxa"/>
            <w:noWrap w:val="0"/>
            <w:vAlign w:val="top"/>
          </w:tcPr>
          <w:p w14:paraId="0038F8D9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53" w:type="dxa"/>
            <w:noWrap w:val="0"/>
            <w:vAlign w:val="top"/>
          </w:tcPr>
          <w:p w14:paraId="22AF2FBD">
            <w:pPr>
              <w:rPr>
                <w:rFonts w:ascii="宋体" w:hAnsi="宋体" w:cs="宋体"/>
              </w:rPr>
            </w:pPr>
            <w:r>
              <w:fldChar w:fldCharType="begin"/>
            </w:r>
            <w:r>
              <w:instrText xml:space="preserve"> HYPERLINK \l "_证件类型" </w:instrText>
            </w:r>
            <w:r>
              <w:fldChar w:fldCharType="separate"/>
            </w:r>
            <w:r>
              <w:rPr>
                <w:rStyle w:val="19"/>
                <w:rFonts w:hint="eastAsia" w:ascii="宋体" w:hAnsi="宋体" w:cs="宋体"/>
              </w:rPr>
              <w:t>证件类型字典</w:t>
            </w:r>
            <w:r>
              <w:rPr>
                <w:rStyle w:val="20"/>
                <w:rFonts w:hint="eastAsia" w:ascii="宋体" w:hAnsi="宋体" w:cs="宋体"/>
              </w:rPr>
              <w:fldChar w:fldCharType="end"/>
            </w:r>
          </w:p>
        </w:tc>
      </w:tr>
      <w:tr w14:paraId="38996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12887C59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7F9AC28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patientIdcardNum</w:t>
            </w:r>
          </w:p>
        </w:tc>
        <w:tc>
          <w:tcPr>
            <w:tcW w:w="1700" w:type="dxa"/>
            <w:gridSpan w:val="2"/>
            <w:noWrap w:val="0"/>
            <w:vAlign w:val="top"/>
          </w:tcPr>
          <w:p w14:paraId="304853B5">
            <w:pPr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患者证件号码</w:t>
            </w:r>
          </w:p>
        </w:tc>
        <w:tc>
          <w:tcPr>
            <w:tcW w:w="1667" w:type="dxa"/>
            <w:noWrap w:val="0"/>
            <w:vAlign w:val="top"/>
          </w:tcPr>
          <w:p w14:paraId="7179BFC1">
            <w:pPr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hint="eastAsia" w:ascii="宋体" w:hAnsi="宋体" w:cs="宋体"/>
                <w:lang w:val="en-US" w:eastAsia="zh-CN"/>
              </w:rPr>
              <w:t>18</w:t>
            </w:r>
            <w:r>
              <w:rPr>
                <w:rFonts w:hint="eastAsia" w:ascii="宋体" w:hAnsi="宋体" w:cs="宋体"/>
              </w:rPr>
              <w:t>)</w:t>
            </w:r>
          </w:p>
        </w:tc>
        <w:tc>
          <w:tcPr>
            <w:tcW w:w="650" w:type="dxa"/>
            <w:noWrap w:val="0"/>
            <w:vAlign w:val="top"/>
          </w:tcPr>
          <w:p w14:paraId="4ED4C4A2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53" w:type="dxa"/>
            <w:noWrap w:val="0"/>
            <w:vAlign w:val="top"/>
          </w:tcPr>
          <w:p w14:paraId="14C54CFF">
            <w:pPr>
              <w:rPr>
                <w:rFonts w:ascii="宋体" w:hAnsi="宋体" w:cs="宋体"/>
              </w:rPr>
            </w:pPr>
          </w:p>
        </w:tc>
      </w:tr>
      <w:tr w14:paraId="31194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7F2F7C5A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37F06F1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phone</w:t>
            </w:r>
          </w:p>
        </w:tc>
        <w:tc>
          <w:tcPr>
            <w:tcW w:w="1700" w:type="dxa"/>
            <w:gridSpan w:val="2"/>
            <w:noWrap w:val="0"/>
            <w:vAlign w:val="top"/>
          </w:tcPr>
          <w:p w14:paraId="3009A1E3">
            <w:pPr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联系方式</w:t>
            </w:r>
          </w:p>
        </w:tc>
        <w:tc>
          <w:tcPr>
            <w:tcW w:w="1667" w:type="dxa"/>
            <w:noWrap w:val="0"/>
            <w:vAlign w:val="top"/>
          </w:tcPr>
          <w:p w14:paraId="5ADF277E">
            <w:pPr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hint="eastAsia" w:ascii="宋体" w:hAnsi="宋体" w:cs="宋体"/>
                <w:lang w:val="en-US" w:eastAsia="zh-CN"/>
              </w:rPr>
              <w:t>11</w:t>
            </w:r>
            <w:r>
              <w:rPr>
                <w:rFonts w:hint="eastAsia" w:ascii="宋体" w:hAnsi="宋体" w:cs="宋体"/>
              </w:rPr>
              <w:t>)</w:t>
            </w:r>
          </w:p>
        </w:tc>
        <w:tc>
          <w:tcPr>
            <w:tcW w:w="650" w:type="dxa"/>
            <w:noWrap w:val="0"/>
            <w:vAlign w:val="top"/>
          </w:tcPr>
          <w:p w14:paraId="6E67A0A0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53" w:type="dxa"/>
            <w:noWrap w:val="0"/>
            <w:vAlign w:val="top"/>
          </w:tcPr>
          <w:p w14:paraId="4C202B84">
            <w:pPr>
              <w:rPr>
                <w:rFonts w:ascii="宋体" w:hAnsi="宋体" w:cs="宋体"/>
              </w:rPr>
            </w:pPr>
          </w:p>
        </w:tc>
      </w:tr>
      <w:tr w14:paraId="7BD0A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61270464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4D18ED2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chiefComplaint</w:t>
            </w:r>
          </w:p>
        </w:tc>
        <w:tc>
          <w:tcPr>
            <w:tcW w:w="1700" w:type="dxa"/>
            <w:gridSpan w:val="2"/>
            <w:noWrap w:val="0"/>
            <w:vAlign w:val="top"/>
          </w:tcPr>
          <w:p w14:paraId="6460D2D7">
            <w:pP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患者主诉</w:t>
            </w:r>
          </w:p>
        </w:tc>
        <w:tc>
          <w:tcPr>
            <w:tcW w:w="1667" w:type="dxa"/>
            <w:noWrap w:val="0"/>
            <w:vAlign w:val="top"/>
          </w:tcPr>
          <w:p w14:paraId="0870B563">
            <w:pPr>
              <w:rPr>
                <w:rFonts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Varchar(5</w:t>
            </w:r>
            <w:r>
              <w:rPr>
                <w:rFonts w:hint="eastAsia" w:ascii="宋体" w:hAnsi="宋体" w:cs="宋体"/>
                <w:lang w:val="en-US" w:eastAsia="zh-CN"/>
              </w:rPr>
              <w:t>0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650" w:type="dxa"/>
            <w:noWrap w:val="0"/>
            <w:vAlign w:val="top"/>
          </w:tcPr>
          <w:p w14:paraId="74CADA55">
            <w:pPr>
              <w:jc w:val="center"/>
              <w:rPr>
                <w:rFonts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53" w:type="dxa"/>
            <w:noWrap w:val="0"/>
            <w:vAlign w:val="top"/>
          </w:tcPr>
          <w:p w14:paraId="16C7EF22">
            <w:pPr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2B51C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7C2D422B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2FC5C93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presentHistory</w:t>
            </w:r>
          </w:p>
        </w:tc>
        <w:tc>
          <w:tcPr>
            <w:tcW w:w="1700" w:type="dxa"/>
            <w:gridSpan w:val="2"/>
            <w:noWrap w:val="0"/>
            <w:vAlign w:val="top"/>
          </w:tcPr>
          <w:p w14:paraId="3C55982E">
            <w:pP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现病史</w:t>
            </w:r>
          </w:p>
        </w:tc>
        <w:tc>
          <w:tcPr>
            <w:tcW w:w="1667" w:type="dxa"/>
            <w:noWrap w:val="0"/>
            <w:vAlign w:val="top"/>
          </w:tcPr>
          <w:p w14:paraId="1126703C">
            <w:pPr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Varchar(50</w:t>
            </w:r>
            <w:r>
              <w:rPr>
                <w:rFonts w:hint="eastAsia" w:ascii="宋体" w:hAnsi="宋体" w:cs="宋体"/>
                <w:lang w:val="en-US" w:eastAsia="zh-CN"/>
              </w:rPr>
              <w:t>0</w:t>
            </w:r>
            <w:r>
              <w:rPr>
                <w:rFonts w:hint="eastAsia" w:ascii="宋体" w:hAnsi="宋体" w:cs="宋体"/>
              </w:rPr>
              <w:t>)</w:t>
            </w:r>
          </w:p>
        </w:tc>
        <w:tc>
          <w:tcPr>
            <w:tcW w:w="650" w:type="dxa"/>
            <w:noWrap w:val="0"/>
            <w:vAlign w:val="top"/>
          </w:tcPr>
          <w:p w14:paraId="33F2C2EE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53" w:type="dxa"/>
            <w:noWrap w:val="0"/>
            <w:vAlign w:val="top"/>
          </w:tcPr>
          <w:p w14:paraId="45EDF928">
            <w:pPr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07CB8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0A55496E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4AC779A4">
            <w:pP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assistResult</w:t>
            </w:r>
          </w:p>
        </w:tc>
        <w:tc>
          <w:tcPr>
            <w:tcW w:w="1700" w:type="dxa"/>
            <w:gridSpan w:val="2"/>
            <w:noWrap w:val="0"/>
            <w:vAlign w:val="top"/>
          </w:tcPr>
          <w:p w14:paraId="0DDD772D">
            <w:pP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kern w:val="0"/>
                <w:szCs w:val="21"/>
                <w:lang w:val="en-US" w:eastAsia="zh-CN"/>
              </w:rPr>
              <w:t>辅助检查结果</w:t>
            </w:r>
          </w:p>
        </w:tc>
        <w:tc>
          <w:tcPr>
            <w:tcW w:w="1667" w:type="dxa"/>
            <w:noWrap w:val="0"/>
            <w:vAlign w:val="top"/>
          </w:tcPr>
          <w:p w14:paraId="79DED3AB">
            <w:pPr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hint="eastAsia" w:ascii="宋体" w:hAnsi="宋体" w:cs="宋体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</w:rPr>
              <w:t>0</w:t>
            </w:r>
            <w:r>
              <w:rPr>
                <w:rFonts w:hint="eastAsia" w:ascii="宋体" w:hAnsi="宋体" w:cs="宋体"/>
                <w:lang w:val="en-US" w:eastAsia="zh-CN"/>
              </w:rPr>
              <w:t>0</w:t>
            </w:r>
            <w:r>
              <w:rPr>
                <w:rFonts w:hint="eastAsia" w:ascii="宋体" w:hAnsi="宋体" w:cs="宋体"/>
              </w:rPr>
              <w:t>)</w:t>
            </w:r>
          </w:p>
        </w:tc>
        <w:tc>
          <w:tcPr>
            <w:tcW w:w="650" w:type="dxa"/>
            <w:noWrap w:val="0"/>
            <w:vAlign w:val="top"/>
          </w:tcPr>
          <w:p w14:paraId="12F962FD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N</w:t>
            </w:r>
          </w:p>
        </w:tc>
        <w:tc>
          <w:tcPr>
            <w:tcW w:w="2353" w:type="dxa"/>
            <w:noWrap w:val="0"/>
            <w:vAlign w:val="top"/>
          </w:tcPr>
          <w:p w14:paraId="3E4F648B">
            <w:pPr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5A295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6C58813A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4120DA5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diagnosticOpinion</w:t>
            </w:r>
          </w:p>
        </w:tc>
        <w:tc>
          <w:tcPr>
            <w:tcW w:w="1700" w:type="dxa"/>
            <w:gridSpan w:val="2"/>
            <w:noWrap w:val="0"/>
            <w:vAlign w:val="top"/>
          </w:tcPr>
          <w:p w14:paraId="420ABBE2">
            <w:pP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诊疗意见</w:t>
            </w:r>
          </w:p>
        </w:tc>
        <w:tc>
          <w:tcPr>
            <w:tcW w:w="1667" w:type="dxa"/>
            <w:noWrap w:val="0"/>
            <w:vAlign w:val="top"/>
          </w:tcPr>
          <w:p w14:paraId="12E67906">
            <w:pPr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Varchar(5</w:t>
            </w:r>
            <w:r>
              <w:rPr>
                <w:rFonts w:hint="eastAsia" w:ascii="宋体" w:hAnsi="宋体" w:cs="宋体"/>
                <w:lang w:val="en-US" w:eastAsia="zh-CN"/>
              </w:rPr>
              <w:t>0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650" w:type="dxa"/>
            <w:noWrap w:val="0"/>
            <w:vAlign w:val="top"/>
          </w:tcPr>
          <w:p w14:paraId="5E125933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53" w:type="dxa"/>
            <w:noWrap w:val="0"/>
            <w:vAlign w:val="top"/>
          </w:tcPr>
          <w:p w14:paraId="6FEFFAD8">
            <w:pPr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</w:tr>
      <w:tr w14:paraId="576EA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50B6C843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noWrap w:val="0"/>
            <w:vAlign w:val="top"/>
          </w:tcPr>
          <w:p w14:paraId="06476B2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updateTime</w:t>
            </w:r>
          </w:p>
        </w:tc>
        <w:tc>
          <w:tcPr>
            <w:tcW w:w="1700" w:type="dxa"/>
            <w:gridSpan w:val="2"/>
            <w:noWrap w:val="0"/>
            <w:vAlign w:val="top"/>
          </w:tcPr>
          <w:p w14:paraId="7E843E7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上传时间</w:t>
            </w:r>
          </w:p>
        </w:tc>
        <w:tc>
          <w:tcPr>
            <w:tcW w:w="1667" w:type="dxa"/>
            <w:noWrap w:val="0"/>
            <w:vAlign w:val="top"/>
          </w:tcPr>
          <w:p w14:paraId="233EDB7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datetime</w:t>
            </w:r>
          </w:p>
        </w:tc>
        <w:tc>
          <w:tcPr>
            <w:tcW w:w="650" w:type="dxa"/>
            <w:noWrap w:val="0"/>
            <w:vAlign w:val="top"/>
          </w:tcPr>
          <w:p w14:paraId="4900F7EF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53" w:type="dxa"/>
            <w:noWrap w:val="0"/>
            <w:vAlign w:val="top"/>
          </w:tcPr>
          <w:p w14:paraId="0AC38E27">
            <w:pPr>
              <w:rPr>
                <w:rFonts w:ascii="宋体" w:hAnsi="宋体" w:cs="宋体"/>
              </w:rPr>
            </w:pPr>
          </w:p>
        </w:tc>
      </w:tr>
      <w:tr w14:paraId="75B43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1" w:type="dxa"/>
            <w:gridSpan w:val="7"/>
            <w:shd w:val="clear" w:color="auto" w:fill="5B9BD5"/>
            <w:noWrap w:val="0"/>
            <w:vAlign w:val="top"/>
          </w:tcPr>
          <w:p w14:paraId="25ECFFD0">
            <w:pPr>
              <w:rPr>
                <w:rFonts w:ascii="宋体" w:hAnsi="宋体" w:cs="宋体"/>
                <w:color w:val="5B9BD5"/>
              </w:rPr>
            </w:pPr>
          </w:p>
        </w:tc>
      </w:tr>
      <w:tr w14:paraId="51F95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4" w:type="dxa"/>
            <w:vMerge w:val="restart"/>
            <w:shd w:val="clear" w:color="auto" w:fill="auto"/>
            <w:noWrap w:val="0"/>
            <w:vAlign w:val="top"/>
          </w:tcPr>
          <w:p w14:paraId="423A9D1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567" w:type="dxa"/>
            <w:shd w:val="clear" w:color="auto" w:fill="auto"/>
            <w:noWrap w:val="0"/>
            <w:vAlign w:val="top"/>
          </w:tcPr>
          <w:p w14:paraId="4E48C68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code</w:t>
            </w:r>
          </w:p>
        </w:tc>
        <w:tc>
          <w:tcPr>
            <w:tcW w:w="1683" w:type="dxa"/>
            <w:shd w:val="clear" w:color="auto" w:fill="FFFFFF"/>
            <w:noWrap w:val="0"/>
            <w:vAlign w:val="center"/>
          </w:tcPr>
          <w:p w14:paraId="04D46210">
            <w:pPr>
              <w:widowControl/>
              <w:jc w:val="left"/>
              <w:textAlignment w:val="center"/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返回代码</w:t>
            </w:r>
          </w:p>
        </w:tc>
        <w:tc>
          <w:tcPr>
            <w:tcW w:w="1684" w:type="dxa"/>
            <w:gridSpan w:val="2"/>
            <w:shd w:val="clear" w:color="auto" w:fill="FFFFFF"/>
            <w:noWrap w:val="0"/>
            <w:vAlign w:val="center"/>
          </w:tcPr>
          <w:p w14:paraId="77EC94A7">
            <w:pPr>
              <w:widowControl/>
              <w:jc w:val="left"/>
              <w:textAlignment w:val="center"/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Int</w:t>
            </w:r>
          </w:p>
        </w:tc>
        <w:tc>
          <w:tcPr>
            <w:tcW w:w="650" w:type="dxa"/>
            <w:noWrap w:val="0"/>
            <w:vAlign w:val="top"/>
          </w:tcPr>
          <w:p w14:paraId="546C2F86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53" w:type="dxa"/>
            <w:noWrap w:val="0"/>
            <w:vAlign w:val="top"/>
          </w:tcPr>
          <w:p w14:paraId="59883F1A">
            <w:pPr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200成功， 非200 失败</w:t>
            </w:r>
          </w:p>
        </w:tc>
      </w:tr>
      <w:tr w14:paraId="64A40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4" w:type="dxa"/>
            <w:vMerge w:val="continue"/>
            <w:shd w:val="clear" w:color="auto" w:fill="auto"/>
            <w:noWrap w:val="0"/>
            <w:vAlign w:val="top"/>
          </w:tcPr>
          <w:p w14:paraId="236A73D5">
            <w:pPr>
              <w:rPr>
                <w:rFonts w:ascii="宋体" w:hAnsi="宋体" w:cs="宋体"/>
              </w:rPr>
            </w:pPr>
          </w:p>
        </w:tc>
        <w:tc>
          <w:tcPr>
            <w:tcW w:w="1567" w:type="dxa"/>
            <w:shd w:val="clear" w:color="auto" w:fill="auto"/>
            <w:noWrap w:val="0"/>
            <w:vAlign w:val="top"/>
          </w:tcPr>
          <w:p w14:paraId="102A108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msg</w:t>
            </w:r>
          </w:p>
        </w:tc>
        <w:tc>
          <w:tcPr>
            <w:tcW w:w="1683" w:type="dxa"/>
            <w:shd w:val="clear" w:color="auto" w:fill="FFFFFF"/>
            <w:noWrap w:val="0"/>
            <w:vAlign w:val="center"/>
          </w:tcPr>
          <w:p w14:paraId="4DD700D4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szCs w:val="18"/>
              </w:rPr>
              <w:t>错误信息</w:t>
            </w:r>
          </w:p>
        </w:tc>
        <w:tc>
          <w:tcPr>
            <w:tcW w:w="1684" w:type="dxa"/>
            <w:gridSpan w:val="2"/>
            <w:shd w:val="clear" w:color="auto" w:fill="FFFFFF"/>
            <w:noWrap w:val="0"/>
            <w:vAlign w:val="center"/>
          </w:tcPr>
          <w:p w14:paraId="7489DAB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</w:rPr>
              <w:t>Varchar(200)</w:t>
            </w:r>
          </w:p>
        </w:tc>
        <w:tc>
          <w:tcPr>
            <w:tcW w:w="650" w:type="dxa"/>
            <w:noWrap w:val="0"/>
            <w:vAlign w:val="top"/>
          </w:tcPr>
          <w:p w14:paraId="7B6F0F84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53" w:type="dxa"/>
            <w:noWrap w:val="0"/>
            <w:vAlign w:val="top"/>
          </w:tcPr>
          <w:p w14:paraId="5130FC77">
            <w:pPr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失败描述</w:t>
            </w:r>
          </w:p>
        </w:tc>
      </w:tr>
    </w:tbl>
    <w:p w14:paraId="0ED489C2">
      <w:pPr>
        <w:pStyle w:val="5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接口示例</w:t>
      </w:r>
    </w:p>
    <w:p w14:paraId="5B225451">
      <w:pPr>
        <w:ind w:firstLine="420"/>
        <w:rPr>
          <w:rFonts w:ascii="宋体" w:hAnsi="宋体" w:cs="宋体"/>
        </w:rPr>
      </w:pPr>
      <w:r>
        <w:rPr>
          <w:rFonts w:hint="eastAsia" w:ascii="宋体" w:hAnsi="宋体" w:cs="宋体"/>
          <w:lang w:val="en-US" w:eastAsia="zh-CN"/>
        </w:rPr>
        <w:t xml:space="preserve">见1.7 </w:t>
      </w:r>
      <w:r>
        <w:rPr>
          <w:rFonts w:hint="eastAsia" w:ascii="宋体" w:hAnsi="宋体" w:cs="宋体"/>
          <w:lang w:val="en-US" w:eastAsia="zh-CN"/>
        </w:rPr>
        <w:fldChar w:fldCharType="begin"/>
      </w:r>
      <w:r>
        <w:rPr>
          <w:rFonts w:hint="eastAsia" w:ascii="宋体" w:hAnsi="宋体" w:cs="宋体"/>
          <w:lang w:val="en-US" w:eastAsia="zh-CN"/>
        </w:rPr>
        <w:instrText xml:space="preserve"> HYPERLINK \l "_工具包调用说明" </w:instrText>
      </w:r>
      <w:r>
        <w:rPr>
          <w:rFonts w:hint="eastAsia" w:ascii="宋体" w:hAnsi="宋体" w:cs="宋体"/>
          <w:lang w:val="en-US" w:eastAsia="zh-CN"/>
        </w:rPr>
        <w:fldChar w:fldCharType="separate"/>
      </w:r>
      <w:r>
        <w:rPr>
          <w:rStyle w:val="19"/>
          <w:rFonts w:hint="eastAsia" w:ascii="宋体" w:hAnsi="宋体" w:cs="宋体"/>
          <w:lang w:val="en-US" w:eastAsia="zh-CN"/>
        </w:rPr>
        <w:t>工具包调用说明</w:t>
      </w:r>
      <w:r>
        <w:rPr>
          <w:rFonts w:hint="eastAsia" w:ascii="宋体" w:hAnsi="宋体" w:cs="宋体"/>
          <w:lang w:val="en-US" w:eastAsia="zh-CN"/>
        </w:rPr>
        <w:fldChar w:fldCharType="end"/>
      </w:r>
    </w:p>
    <w:p w14:paraId="00B1158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B437EB2">
      <w:pPr>
        <w:pStyle w:val="3"/>
        <w:rPr>
          <w:rFonts w:ascii="宋体" w:hAnsi="宋体" w:eastAsia="宋体" w:cs="宋体"/>
        </w:rPr>
      </w:pPr>
      <w:bookmarkStart w:id="61" w:name="_Toc17311"/>
      <w:r>
        <w:rPr>
          <w:rFonts w:hint="eastAsia" w:ascii="宋体" w:hAnsi="宋体" w:eastAsia="宋体" w:cs="宋体"/>
        </w:rPr>
        <w:t>互联网远程医疗业务监管数据</w:t>
      </w:r>
      <w:bookmarkEnd w:id="61"/>
    </w:p>
    <w:p w14:paraId="4A5C8EBD">
      <w:pPr>
        <w:pStyle w:val="4"/>
        <w:rPr>
          <w:rFonts w:ascii="宋体" w:hAnsi="宋体" w:eastAsia="宋体" w:cs="宋体"/>
        </w:rPr>
      </w:pPr>
      <w:bookmarkStart w:id="62" w:name="_Toc14224"/>
      <w:r>
        <w:rPr>
          <w:rFonts w:hint="eastAsia" w:ascii="宋体" w:hAnsi="宋体" w:eastAsia="宋体" w:cs="宋体"/>
        </w:rPr>
        <w:t>远程门诊记录</w:t>
      </w:r>
      <w:bookmarkEnd w:id="62"/>
    </w:p>
    <w:p w14:paraId="2E0B8D31">
      <w:pPr>
        <w:pStyle w:val="5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数据推送机制</w:t>
      </w:r>
    </w:p>
    <w:p w14:paraId="12283E14">
      <w:pPr>
        <w:ind w:firstLine="420"/>
        <w:rPr>
          <w:rFonts w:ascii="宋体" w:hAnsi="宋体" w:cs="宋体"/>
        </w:rPr>
      </w:pPr>
      <w:r>
        <w:rPr>
          <w:rFonts w:hint="eastAsia" w:ascii="宋体" w:hAnsi="宋体" w:cs="宋体"/>
        </w:rPr>
        <w:t>各互联网医院，在每天晚上固定时间点，向平台推送前一天已经完成的远程门诊业务数据。</w:t>
      </w:r>
    </w:p>
    <w:p w14:paraId="52871A9F">
      <w:pPr>
        <w:pStyle w:val="5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远程门诊记录推送接口</w:t>
      </w:r>
    </w:p>
    <w:tbl>
      <w:tblPr>
        <w:tblStyle w:val="15"/>
        <w:tblW w:w="863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"/>
        <w:gridCol w:w="2259"/>
        <w:gridCol w:w="1683"/>
        <w:gridCol w:w="1500"/>
        <w:gridCol w:w="650"/>
        <w:gridCol w:w="1845"/>
      </w:tblGrid>
      <w:tr w14:paraId="29D39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4" w:type="dxa"/>
            <w:tcBorders>
              <w:bottom w:val="single" w:color="auto" w:sz="4" w:space="0"/>
            </w:tcBorders>
            <w:noWrap w:val="0"/>
            <w:vAlign w:val="top"/>
          </w:tcPr>
          <w:p w14:paraId="71273AA0">
            <w:pPr>
              <w:jc w:val="center"/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操作名称</w:t>
            </w:r>
          </w:p>
        </w:tc>
        <w:tc>
          <w:tcPr>
            <w:tcW w:w="7937" w:type="dxa"/>
            <w:gridSpan w:val="5"/>
            <w:tcBorders>
              <w:bottom w:val="single" w:color="auto" w:sz="4" w:space="0"/>
            </w:tcBorders>
            <w:noWrap w:val="0"/>
            <w:vAlign w:val="top"/>
          </w:tcPr>
          <w:p w14:paraId="2EAEDD4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X-Service-Id=his.provinceDataUploadService , X-Service-Method=uploadCloudAppointRecordIndicators</w:t>
            </w:r>
          </w:p>
        </w:tc>
      </w:tr>
      <w:tr w14:paraId="04E54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tcBorders>
              <w:bottom w:val="single" w:color="auto" w:sz="4" w:space="0"/>
            </w:tcBorders>
            <w:noWrap w:val="0"/>
            <w:vAlign w:val="top"/>
          </w:tcPr>
          <w:p w14:paraId="3D956EFB">
            <w:pPr>
              <w:jc w:val="center"/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说明</w:t>
            </w:r>
          </w:p>
        </w:tc>
        <w:tc>
          <w:tcPr>
            <w:tcW w:w="7937" w:type="dxa"/>
            <w:gridSpan w:val="5"/>
            <w:tcBorders>
              <w:bottom w:val="single" w:color="auto" w:sz="4" w:space="0"/>
            </w:tcBorders>
            <w:noWrap w:val="0"/>
            <w:vAlign w:val="top"/>
          </w:tcPr>
          <w:p w14:paraId="55B2ECD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向互联网医院监管平台推送远程门诊（云门诊）信息</w:t>
            </w:r>
          </w:p>
        </w:tc>
      </w:tr>
      <w:tr w14:paraId="59A96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694" w:type="dxa"/>
            <w:shd w:val="clear" w:color="auto" w:fill="8DB3E2"/>
            <w:noWrap w:val="0"/>
            <w:vAlign w:val="top"/>
          </w:tcPr>
          <w:p w14:paraId="26F2199D">
            <w:pPr>
              <w:jc w:val="center"/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类型</w:t>
            </w:r>
          </w:p>
        </w:tc>
        <w:tc>
          <w:tcPr>
            <w:tcW w:w="2259" w:type="dxa"/>
            <w:shd w:val="clear" w:color="auto" w:fill="8DB3E2"/>
            <w:noWrap w:val="0"/>
            <w:vAlign w:val="top"/>
          </w:tcPr>
          <w:p w14:paraId="72571752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参数</w:t>
            </w:r>
          </w:p>
        </w:tc>
        <w:tc>
          <w:tcPr>
            <w:tcW w:w="1683" w:type="dxa"/>
            <w:shd w:val="clear" w:color="auto" w:fill="8DB3E2"/>
            <w:noWrap w:val="0"/>
            <w:vAlign w:val="top"/>
          </w:tcPr>
          <w:p w14:paraId="7BC78ED9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参数名称</w:t>
            </w:r>
          </w:p>
        </w:tc>
        <w:tc>
          <w:tcPr>
            <w:tcW w:w="1500" w:type="dxa"/>
            <w:shd w:val="clear" w:color="auto" w:fill="8DB3E2"/>
            <w:noWrap w:val="0"/>
            <w:vAlign w:val="top"/>
          </w:tcPr>
          <w:p w14:paraId="20800E58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字段类型</w:t>
            </w:r>
          </w:p>
        </w:tc>
        <w:tc>
          <w:tcPr>
            <w:tcW w:w="650" w:type="dxa"/>
            <w:shd w:val="clear" w:color="auto" w:fill="8DB3E2"/>
            <w:noWrap w:val="0"/>
            <w:vAlign w:val="top"/>
          </w:tcPr>
          <w:p w14:paraId="57BEF054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必输</w:t>
            </w:r>
          </w:p>
        </w:tc>
        <w:tc>
          <w:tcPr>
            <w:tcW w:w="1845" w:type="dxa"/>
            <w:shd w:val="clear" w:color="auto" w:fill="8DB3E2"/>
            <w:noWrap w:val="0"/>
            <w:vAlign w:val="top"/>
          </w:tcPr>
          <w:p w14:paraId="59B8A3E6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说明</w:t>
            </w:r>
          </w:p>
        </w:tc>
      </w:tr>
      <w:tr w14:paraId="269E3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restart"/>
            <w:noWrap w:val="0"/>
            <w:vAlign w:val="top"/>
          </w:tcPr>
          <w:p w14:paraId="2B29FAA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输入</w:t>
            </w:r>
          </w:p>
        </w:tc>
        <w:tc>
          <w:tcPr>
            <w:tcW w:w="2259" w:type="dxa"/>
            <w:noWrap w:val="0"/>
            <w:vAlign w:val="top"/>
          </w:tcPr>
          <w:p w14:paraId="4F03907B">
            <w:pPr>
              <w:jc w:val="left"/>
              <w:rPr>
                <w:rFonts w:hint="eastAsia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unitId</w:t>
            </w:r>
          </w:p>
        </w:tc>
        <w:tc>
          <w:tcPr>
            <w:tcW w:w="1683" w:type="dxa"/>
            <w:noWrap w:val="0"/>
            <w:vAlign w:val="top"/>
          </w:tcPr>
          <w:p w14:paraId="3C3857D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监管平台机构ID</w:t>
            </w:r>
          </w:p>
        </w:tc>
        <w:tc>
          <w:tcPr>
            <w:tcW w:w="1500" w:type="dxa"/>
            <w:noWrap w:val="0"/>
            <w:vAlign w:val="top"/>
          </w:tcPr>
          <w:p w14:paraId="094EEF39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7063EF98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1845" w:type="dxa"/>
            <w:noWrap w:val="0"/>
            <w:vAlign w:val="top"/>
          </w:tcPr>
          <w:p w14:paraId="61C55C1D">
            <w:pPr>
              <w:rPr>
                <w:rFonts w:hint="default" w:ascii="宋体" w:hAnsi="宋体" w:cs="宋体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监管平台唯一号，</w:t>
            </w:r>
            <w:r>
              <w:rPr>
                <w:rFonts w:hint="eastAsia" w:ascii="宋体" w:hAnsi="宋体" w:cs="宋体"/>
                <w:lang w:eastAsia="zh-CN"/>
              </w:rPr>
              <w:t>平台分配，登录系统“秘钥生成及管理”处可查</w:t>
            </w:r>
          </w:p>
        </w:tc>
      </w:tr>
      <w:tr w14:paraId="47AF9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4DFEF050">
            <w:pPr>
              <w:rPr>
                <w:rFonts w:ascii="宋体" w:hAnsi="宋体" w:cs="宋体"/>
              </w:rPr>
            </w:pPr>
          </w:p>
        </w:tc>
        <w:tc>
          <w:tcPr>
            <w:tcW w:w="2259" w:type="dxa"/>
            <w:noWrap w:val="0"/>
            <w:vAlign w:val="top"/>
          </w:tcPr>
          <w:p w14:paraId="2D970F63">
            <w:pPr>
              <w:jc w:val="left"/>
              <w:rPr>
                <w:rFonts w:hint="eastAsia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 xml:space="preserve">organId            </w:t>
            </w:r>
          </w:p>
        </w:tc>
        <w:tc>
          <w:tcPr>
            <w:tcW w:w="1683" w:type="dxa"/>
            <w:noWrap w:val="0"/>
            <w:vAlign w:val="top"/>
          </w:tcPr>
          <w:p w14:paraId="335B9F00">
            <w:pPr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监管平台机构</w:t>
            </w:r>
            <w:r>
              <w:rPr>
                <w:rFonts w:hint="eastAsia" w:ascii="宋体" w:hAnsi="宋体" w:cs="宋体"/>
                <w:lang w:val="en-US" w:eastAsia="zh-CN"/>
              </w:rPr>
              <w:t>序号</w:t>
            </w:r>
          </w:p>
        </w:tc>
        <w:tc>
          <w:tcPr>
            <w:tcW w:w="1500" w:type="dxa"/>
            <w:noWrap w:val="0"/>
            <w:vAlign w:val="top"/>
          </w:tcPr>
          <w:p w14:paraId="435B240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0C98C5EC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N</w:t>
            </w:r>
          </w:p>
        </w:tc>
        <w:tc>
          <w:tcPr>
            <w:tcW w:w="1845" w:type="dxa"/>
            <w:noWrap w:val="0"/>
            <w:vAlign w:val="top"/>
          </w:tcPr>
          <w:p w14:paraId="706D8A11">
            <w:pPr>
              <w:rPr>
                <w:rFonts w:ascii="宋体" w:hAnsi="宋体" w:cs="宋体"/>
              </w:rPr>
            </w:pPr>
          </w:p>
        </w:tc>
      </w:tr>
      <w:tr w14:paraId="6F247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1EC56FDD">
            <w:pPr>
              <w:rPr>
                <w:rFonts w:ascii="宋体" w:hAnsi="宋体" w:cs="宋体"/>
              </w:rPr>
            </w:pPr>
          </w:p>
        </w:tc>
        <w:tc>
          <w:tcPr>
            <w:tcW w:w="2259" w:type="dxa"/>
            <w:noWrap w:val="0"/>
            <w:vAlign w:val="top"/>
          </w:tcPr>
          <w:p w14:paraId="0DBBD700">
            <w:pPr>
              <w:jc w:val="left"/>
              <w:rPr>
                <w:rFonts w:hint="eastAsia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 xml:space="preserve">organAppointId       </w:t>
            </w:r>
          </w:p>
        </w:tc>
        <w:tc>
          <w:tcPr>
            <w:tcW w:w="1683" w:type="dxa"/>
            <w:noWrap w:val="0"/>
            <w:vAlign w:val="top"/>
          </w:tcPr>
          <w:p w14:paraId="49188F17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业务记录Id</w:t>
            </w:r>
          </w:p>
        </w:tc>
        <w:tc>
          <w:tcPr>
            <w:tcW w:w="1500" w:type="dxa"/>
            <w:noWrap w:val="0"/>
            <w:vAlign w:val="top"/>
          </w:tcPr>
          <w:p w14:paraId="53CFFF9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Varchar(64)</w:t>
            </w:r>
          </w:p>
        </w:tc>
        <w:tc>
          <w:tcPr>
            <w:tcW w:w="650" w:type="dxa"/>
            <w:noWrap w:val="0"/>
            <w:vAlign w:val="top"/>
          </w:tcPr>
          <w:p w14:paraId="21598BB7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1845" w:type="dxa"/>
            <w:noWrap w:val="0"/>
            <w:vAlign w:val="top"/>
          </w:tcPr>
          <w:p w14:paraId="27E0A348">
            <w:pPr>
              <w:rPr>
                <w:rFonts w:ascii="宋体" w:hAnsi="宋体" w:cs="宋体"/>
              </w:rPr>
            </w:pPr>
          </w:p>
        </w:tc>
      </w:tr>
      <w:tr w14:paraId="78311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49125614">
            <w:pPr>
              <w:rPr>
                <w:rFonts w:ascii="宋体" w:hAnsi="宋体" w:cs="宋体"/>
              </w:rPr>
            </w:pPr>
          </w:p>
        </w:tc>
        <w:tc>
          <w:tcPr>
            <w:tcW w:w="2259" w:type="dxa"/>
            <w:noWrap w:val="0"/>
            <w:vAlign w:val="top"/>
          </w:tcPr>
          <w:p w14:paraId="7660FC73">
            <w:pPr>
              <w:jc w:val="left"/>
              <w:rPr>
                <w:rFonts w:hint="eastAsia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 xml:space="preserve">appointStatus       </w:t>
            </w:r>
          </w:p>
        </w:tc>
        <w:tc>
          <w:tcPr>
            <w:tcW w:w="1683" w:type="dxa"/>
            <w:noWrap w:val="0"/>
            <w:vAlign w:val="top"/>
          </w:tcPr>
          <w:p w14:paraId="0038DDBE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业务记录预约状态</w:t>
            </w:r>
          </w:p>
        </w:tc>
        <w:tc>
          <w:tcPr>
            <w:tcW w:w="1500" w:type="dxa"/>
            <w:noWrap w:val="0"/>
            <w:vAlign w:val="top"/>
          </w:tcPr>
          <w:p w14:paraId="7F9BD928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Int</w:t>
            </w:r>
          </w:p>
        </w:tc>
        <w:tc>
          <w:tcPr>
            <w:tcW w:w="650" w:type="dxa"/>
            <w:noWrap w:val="0"/>
            <w:vAlign w:val="top"/>
          </w:tcPr>
          <w:p w14:paraId="372EB99C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1845" w:type="dxa"/>
            <w:noWrap w:val="0"/>
            <w:vAlign w:val="top"/>
          </w:tcPr>
          <w:p w14:paraId="173E894B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 xml:space="preserve"> 0  预约成功  </w:t>
            </w:r>
          </w:p>
          <w:p w14:paraId="6E154F65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 xml:space="preserve"> 1  挂号成功  </w:t>
            </w:r>
          </w:p>
          <w:p w14:paraId="6979A80D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 xml:space="preserve"> 2  已取消  </w:t>
            </w:r>
          </w:p>
          <w:p w14:paraId="65343F19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 xml:space="preserve"> 3  已爽约  </w:t>
            </w:r>
          </w:p>
          <w:p w14:paraId="7FC9B20E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 xml:space="preserve"> 4  待支付  </w:t>
            </w:r>
          </w:p>
          <w:p w14:paraId="33BCA23D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 xml:space="preserve"> 5  已支付  </w:t>
            </w:r>
          </w:p>
          <w:p w14:paraId="09D58A75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 xml:space="preserve"> 6  已退款  </w:t>
            </w:r>
          </w:p>
          <w:p w14:paraId="4C2C4A06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 xml:space="preserve"> 7  退款失败  </w:t>
            </w:r>
          </w:p>
          <w:p w14:paraId="7D8C982C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 xml:space="preserve"> 8  退款中  </w:t>
            </w:r>
          </w:p>
          <w:p w14:paraId="63B590E4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 xml:space="preserve"> 9  预约挂号中  </w:t>
            </w:r>
          </w:p>
          <w:p w14:paraId="12BEBCDA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 xml:space="preserve"> 10  应诊  </w:t>
            </w:r>
          </w:p>
          <w:p w14:paraId="2BA9F066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 xml:space="preserve"> 11  确认中  </w:t>
            </w:r>
          </w:p>
          <w:p w14:paraId="36B90831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 xml:space="preserve"> 12  已就诊  </w:t>
            </w:r>
          </w:p>
          <w:p w14:paraId="2D80FD7A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 xml:space="preserve"> 13  已过期  </w:t>
            </w:r>
          </w:p>
          <w:p w14:paraId="7D33536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 xml:space="preserve"> 14  已完成  </w:t>
            </w:r>
          </w:p>
        </w:tc>
      </w:tr>
      <w:tr w14:paraId="5F0BF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4F9D05CF">
            <w:pPr>
              <w:rPr>
                <w:rFonts w:ascii="宋体" w:hAnsi="宋体" w:cs="宋体"/>
              </w:rPr>
            </w:pPr>
          </w:p>
        </w:tc>
        <w:tc>
          <w:tcPr>
            <w:tcW w:w="2259" w:type="dxa"/>
            <w:noWrap w:val="0"/>
            <w:vAlign w:val="top"/>
          </w:tcPr>
          <w:p w14:paraId="6B3CE0EA">
            <w:pPr>
              <w:jc w:val="left"/>
              <w:rPr>
                <w:rFonts w:hint="eastAsia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cloudAppointStatus</w:t>
            </w:r>
          </w:p>
        </w:tc>
        <w:tc>
          <w:tcPr>
            <w:tcW w:w="1683" w:type="dxa"/>
            <w:noWrap w:val="0"/>
            <w:vAlign w:val="top"/>
          </w:tcPr>
          <w:p w14:paraId="3DEAA82A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门诊就诊状态</w:t>
            </w:r>
          </w:p>
        </w:tc>
        <w:tc>
          <w:tcPr>
            <w:tcW w:w="1500" w:type="dxa"/>
            <w:noWrap w:val="0"/>
            <w:vAlign w:val="top"/>
          </w:tcPr>
          <w:p w14:paraId="206A885F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Int</w:t>
            </w:r>
          </w:p>
        </w:tc>
        <w:tc>
          <w:tcPr>
            <w:tcW w:w="650" w:type="dxa"/>
            <w:noWrap w:val="0"/>
            <w:vAlign w:val="top"/>
          </w:tcPr>
          <w:p w14:paraId="4B6BBDBD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1845" w:type="dxa"/>
            <w:noWrap w:val="0"/>
            <w:vAlign w:val="top"/>
          </w:tcPr>
          <w:p w14:paraId="745BC438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 xml:space="preserve">  0  预约成功  </w:t>
            </w:r>
          </w:p>
          <w:p w14:paraId="4CF09A5B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 xml:space="preserve">  2  已取消  </w:t>
            </w:r>
          </w:p>
          <w:p w14:paraId="27F6CF2C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 xml:space="preserve">  3  已爽约  </w:t>
            </w:r>
          </w:p>
          <w:p w14:paraId="566A2380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 xml:space="preserve">  4  待支付  </w:t>
            </w:r>
          </w:p>
          <w:p w14:paraId="6C42B94C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 xml:space="preserve">  5  已支付  </w:t>
            </w:r>
          </w:p>
          <w:p w14:paraId="3E00E58D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 xml:space="preserve">  6  已退款  </w:t>
            </w:r>
          </w:p>
          <w:p w14:paraId="573FE00F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 xml:space="preserve">  7  退款失败  </w:t>
            </w:r>
          </w:p>
          <w:p w14:paraId="631585CB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 xml:space="preserve">  8  退款中  </w:t>
            </w:r>
          </w:p>
          <w:p w14:paraId="2FC409B7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 xml:space="preserve">  12  已就诊  </w:t>
            </w:r>
          </w:p>
          <w:p w14:paraId="39424D6D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 xml:space="preserve">  13  已过期  </w:t>
            </w:r>
          </w:p>
          <w:p w14:paraId="4467841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 xml:space="preserve">  14  已完成  </w:t>
            </w:r>
          </w:p>
        </w:tc>
      </w:tr>
      <w:tr w14:paraId="7B04F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068634E3">
            <w:pPr>
              <w:rPr>
                <w:rFonts w:ascii="宋体" w:hAnsi="宋体" w:cs="宋体"/>
              </w:rPr>
            </w:pPr>
          </w:p>
        </w:tc>
        <w:tc>
          <w:tcPr>
            <w:tcW w:w="2259" w:type="dxa"/>
            <w:noWrap w:val="0"/>
            <w:vAlign w:val="top"/>
          </w:tcPr>
          <w:p w14:paraId="4597042A">
            <w:pPr>
              <w:jc w:val="left"/>
              <w:rPr>
                <w:rFonts w:hint="eastAsia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 xml:space="preserve">patientName      </w:t>
            </w:r>
          </w:p>
        </w:tc>
        <w:tc>
          <w:tcPr>
            <w:tcW w:w="1683" w:type="dxa"/>
            <w:noWrap w:val="0"/>
            <w:vAlign w:val="top"/>
          </w:tcPr>
          <w:p w14:paraId="272B610F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患者姓名</w:t>
            </w:r>
          </w:p>
        </w:tc>
        <w:tc>
          <w:tcPr>
            <w:tcW w:w="1500" w:type="dxa"/>
            <w:noWrap w:val="0"/>
            <w:vAlign w:val="top"/>
          </w:tcPr>
          <w:p w14:paraId="0420775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105639F0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1845" w:type="dxa"/>
            <w:noWrap w:val="0"/>
            <w:vAlign w:val="top"/>
          </w:tcPr>
          <w:p w14:paraId="79D96E05">
            <w:pPr>
              <w:rPr>
                <w:rFonts w:ascii="宋体" w:hAnsi="宋体" w:cs="宋体"/>
              </w:rPr>
            </w:pPr>
          </w:p>
        </w:tc>
      </w:tr>
      <w:tr w14:paraId="316E7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32AB3960">
            <w:pPr>
              <w:rPr>
                <w:rFonts w:ascii="宋体" w:hAnsi="宋体" w:cs="宋体"/>
              </w:rPr>
            </w:pPr>
          </w:p>
        </w:tc>
        <w:tc>
          <w:tcPr>
            <w:tcW w:w="2259" w:type="dxa"/>
            <w:noWrap w:val="0"/>
            <w:vAlign w:val="top"/>
          </w:tcPr>
          <w:p w14:paraId="76B19562">
            <w:pPr>
              <w:jc w:val="left"/>
              <w:rPr>
                <w:rFonts w:hint="eastAsia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 xml:space="preserve">patientCertId     </w:t>
            </w:r>
          </w:p>
        </w:tc>
        <w:tc>
          <w:tcPr>
            <w:tcW w:w="1683" w:type="dxa"/>
            <w:noWrap w:val="0"/>
            <w:vAlign w:val="top"/>
          </w:tcPr>
          <w:p w14:paraId="1CE92E2C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患者身份证</w:t>
            </w:r>
          </w:p>
        </w:tc>
        <w:tc>
          <w:tcPr>
            <w:tcW w:w="1500" w:type="dxa"/>
            <w:noWrap w:val="0"/>
            <w:vAlign w:val="top"/>
          </w:tcPr>
          <w:p w14:paraId="7E84476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Varchar(18)</w:t>
            </w:r>
          </w:p>
        </w:tc>
        <w:tc>
          <w:tcPr>
            <w:tcW w:w="650" w:type="dxa"/>
            <w:noWrap w:val="0"/>
            <w:vAlign w:val="top"/>
          </w:tcPr>
          <w:p w14:paraId="0C0B59A9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1845" w:type="dxa"/>
            <w:noWrap w:val="0"/>
            <w:vAlign w:val="top"/>
          </w:tcPr>
          <w:p w14:paraId="307F47F8">
            <w:pPr>
              <w:rPr>
                <w:rFonts w:ascii="宋体" w:hAnsi="宋体" w:cs="宋体"/>
              </w:rPr>
            </w:pPr>
          </w:p>
        </w:tc>
      </w:tr>
      <w:tr w14:paraId="7DC39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76871D98">
            <w:pPr>
              <w:rPr>
                <w:rFonts w:ascii="宋体" w:hAnsi="宋体" w:cs="宋体"/>
              </w:rPr>
            </w:pPr>
          </w:p>
        </w:tc>
        <w:tc>
          <w:tcPr>
            <w:tcW w:w="2259" w:type="dxa"/>
            <w:noWrap w:val="0"/>
            <w:vAlign w:val="top"/>
          </w:tcPr>
          <w:p w14:paraId="41D45494">
            <w:pPr>
              <w:jc w:val="left"/>
              <w:rPr>
                <w:rFonts w:hint="eastAsia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 xml:space="preserve">age  </w:t>
            </w:r>
          </w:p>
        </w:tc>
        <w:tc>
          <w:tcPr>
            <w:tcW w:w="1683" w:type="dxa"/>
            <w:noWrap w:val="0"/>
            <w:vAlign w:val="top"/>
          </w:tcPr>
          <w:p w14:paraId="692FFAA2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年龄</w:t>
            </w:r>
          </w:p>
        </w:tc>
        <w:tc>
          <w:tcPr>
            <w:tcW w:w="1500" w:type="dxa"/>
            <w:noWrap w:val="0"/>
            <w:vAlign w:val="top"/>
          </w:tcPr>
          <w:p w14:paraId="2AE7E460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Int</w:t>
            </w:r>
          </w:p>
        </w:tc>
        <w:tc>
          <w:tcPr>
            <w:tcW w:w="650" w:type="dxa"/>
            <w:noWrap w:val="0"/>
            <w:vAlign w:val="top"/>
          </w:tcPr>
          <w:p w14:paraId="033AB86A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1845" w:type="dxa"/>
            <w:noWrap w:val="0"/>
            <w:vAlign w:val="top"/>
          </w:tcPr>
          <w:p w14:paraId="5E2ED349">
            <w:pPr>
              <w:rPr>
                <w:rFonts w:ascii="宋体" w:hAnsi="宋体" w:cs="宋体"/>
              </w:rPr>
            </w:pPr>
          </w:p>
        </w:tc>
      </w:tr>
      <w:tr w14:paraId="18D6F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0C2DEA9B">
            <w:pPr>
              <w:rPr>
                <w:rFonts w:ascii="宋体" w:hAnsi="宋体" w:cs="宋体"/>
              </w:rPr>
            </w:pPr>
          </w:p>
        </w:tc>
        <w:tc>
          <w:tcPr>
            <w:tcW w:w="2259" w:type="dxa"/>
            <w:noWrap w:val="0"/>
            <w:vAlign w:val="top"/>
          </w:tcPr>
          <w:p w14:paraId="3BEA98E3">
            <w:pPr>
              <w:jc w:val="left"/>
              <w:rPr>
                <w:rFonts w:hint="eastAsia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sex</w:t>
            </w:r>
          </w:p>
        </w:tc>
        <w:tc>
          <w:tcPr>
            <w:tcW w:w="1683" w:type="dxa"/>
            <w:noWrap w:val="0"/>
            <w:vAlign w:val="top"/>
          </w:tcPr>
          <w:p w14:paraId="27BD953B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性别</w:t>
            </w:r>
          </w:p>
        </w:tc>
        <w:tc>
          <w:tcPr>
            <w:tcW w:w="1500" w:type="dxa"/>
            <w:noWrap w:val="0"/>
            <w:vAlign w:val="top"/>
          </w:tcPr>
          <w:p w14:paraId="1F2C5D6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Varchar(6)</w:t>
            </w:r>
          </w:p>
        </w:tc>
        <w:tc>
          <w:tcPr>
            <w:tcW w:w="650" w:type="dxa"/>
            <w:noWrap w:val="0"/>
            <w:vAlign w:val="top"/>
          </w:tcPr>
          <w:p w14:paraId="7BF992C4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1845" w:type="dxa"/>
            <w:noWrap w:val="0"/>
            <w:vAlign w:val="top"/>
          </w:tcPr>
          <w:p w14:paraId="671889E7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见字典，</w:t>
            </w:r>
            <w:r>
              <w:rPr>
                <w:rFonts w:hint="eastAsia" w:ascii="宋体" w:hAnsi="宋体" w:cs="宋体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lang w:val="en-US" w:eastAsia="zh-CN"/>
              </w:rPr>
              <w:instrText xml:space="preserve"> HYPERLINK \l "_性别类型" </w:instrText>
            </w:r>
            <w:r>
              <w:rPr>
                <w:rFonts w:hint="eastAsia" w:ascii="宋体" w:hAnsi="宋体" w:cs="宋体"/>
                <w:lang w:val="en-US" w:eastAsia="zh-CN"/>
              </w:rPr>
              <w:fldChar w:fldCharType="separate"/>
            </w:r>
            <w:r>
              <w:rPr>
                <w:rStyle w:val="20"/>
                <w:rFonts w:hint="eastAsia" w:ascii="宋体" w:hAnsi="宋体" w:cs="宋体"/>
                <w:lang w:val="en-US" w:eastAsia="zh-CN"/>
              </w:rPr>
              <w:t>性别类型</w:t>
            </w:r>
            <w:r>
              <w:rPr>
                <w:rFonts w:hint="eastAsia" w:ascii="宋体" w:hAnsi="宋体" w:cs="宋体"/>
                <w:lang w:val="en-US" w:eastAsia="zh-CN"/>
              </w:rPr>
              <w:fldChar w:fldCharType="end"/>
            </w:r>
          </w:p>
        </w:tc>
      </w:tr>
      <w:tr w14:paraId="3A498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27C83066">
            <w:pPr>
              <w:rPr>
                <w:rFonts w:ascii="宋体" w:hAnsi="宋体" w:cs="宋体"/>
              </w:rPr>
            </w:pPr>
          </w:p>
        </w:tc>
        <w:tc>
          <w:tcPr>
            <w:tcW w:w="2259" w:type="dxa"/>
            <w:noWrap w:val="0"/>
            <w:vAlign w:val="top"/>
          </w:tcPr>
          <w:p w14:paraId="795F6DCB">
            <w:pPr>
              <w:jc w:val="left"/>
              <w:rPr>
                <w:rFonts w:hint="eastAsia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 xml:space="preserve">medicalFlag     </w:t>
            </w:r>
          </w:p>
        </w:tc>
        <w:tc>
          <w:tcPr>
            <w:tcW w:w="1683" w:type="dxa"/>
            <w:noWrap w:val="0"/>
            <w:vAlign w:val="top"/>
          </w:tcPr>
          <w:p w14:paraId="77B95AB5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医保标志</w:t>
            </w:r>
          </w:p>
        </w:tc>
        <w:tc>
          <w:tcPr>
            <w:tcW w:w="1500" w:type="dxa"/>
            <w:noWrap w:val="0"/>
            <w:vAlign w:val="top"/>
          </w:tcPr>
          <w:p w14:paraId="562CFF3F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Int</w:t>
            </w:r>
          </w:p>
        </w:tc>
        <w:tc>
          <w:tcPr>
            <w:tcW w:w="650" w:type="dxa"/>
            <w:noWrap w:val="0"/>
            <w:vAlign w:val="top"/>
          </w:tcPr>
          <w:p w14:paraId="25736737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1845" w:type="dxa"/>
            <w:noWrap w:val="0"/>
            <w:vAlign w:val="top"/>
          </w:tcPr>
          <w:p w14:paraId="5510E64E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0 否 1 是</w:t>
            </w:r>
          </w:p>
        </w:tc>
      </w:tr>
      <w:tr w14:paraId="64545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74C7976F">
            <w:pPr>
              <w:rPr>
                <w:rFonts w:ascii="宋体" w:hAnsi="宋体" w:cs="宋体"/>
              </w:rPr>
            </w:pPr>
          </w:p>
        </w:tc>
        <w:tc>
          <w:tcPr>
            <w:tcW w:w="2259" w:type="dxa"/>
            <w:noWrap w:val="0"/>
            <w:vAlign w:val="top"/>
          </w:tcPr>
          <w:p w14:paraId="4D14BDCE">
            <w:pPr>
              <w:jc w:val="left"/>
              <w:rPr>
                <w:rFonts w:hint="eastAsia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 xml:space="preserve">appointOrgan       </w:t>
            </w:r>
          </w:p>
        </w:tc>
        <w:tc>
          <w:tcPr>
            <w:tcW w:w="1683" w:type="dxa"/>
            <w:noWrap w:val="0"/>
            <w:vAlign w:val="top"/>
          </w:tcPr>
          <w:p w14:paraId="027850A8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申请机构</w:t>
            </w:r>
            <w:r>
              <w:rPr>
                <w:rFonts w:hint="eastAsia" w:ascii="宋体" w:hAnsi="宋体" w:cs="宋体"/>
              </w:rPr>
              <w:t>唯一序号</w:t>
            </w:r>
          </w:p>
        </w:tc>
        <w:tc>
          <w:tcPr>
            <w:tcW w:w="1500" w:type="dxa"/>
            <w:noWrap w:val="0"/>
            <w:vAlign w:val="top"/>
          </w:tcPr>
          <w:p w14:paraId="33A344B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1E76E841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1845" w:type="dxa"/>
            <w:noWrap w:val="0"/>
            <w:vAlign w:val="top"/>
          </w:tcPr>
          <w:p w14:paraId="7B5064CB">
            <w:pPr>
              <w:rPr>
                <w:rFonts w:ascii="宋体" w:hAnsi="宋体" w:cs="宋体"/>
              </w:rPr>
            </w:pPr>
          </w:p>
        </w:tc>
      </w:tr>
      <w:tr w14:paraId="047E4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65D0D7E0">
            <w:pPr>
              <w:rPr>
                <w:rFonts w:ascii="宋体" w:hAnsi="宋体" w:cs="宋体"/>
              </w:rPr>
            </w:pPr>
          </w:p>
        </w:tc>
        <w:tc>
          <w:tcPr>
            <w:tcW w:w="2259" w:type="dxa"/>
            <w:noWrap w:val="0"/>
            <w:vAlign w:val="top"/>
          </w:tcPr>
          <w:p w14:paraId="392E2B68">
            <w:pPr>
              <w:jc w:val="left"/>
              <w:rPr>
                <w:rFonts w:hint="eastAsia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appointOrganName</w:t>
            </w:r>
          </w:p>
        </w:tc>
        <w:tc>
          <w:tcPr>
            <w:tcW w:w="1683" w:type="dxa"/>
            <w:noWrap w:val="0"/>
            <w:vAlign w:val="top"/>
          </w:tcPr>
          <w:p w14:paraId="15FEBD7B">
            <w:pPr>
              <w:rPr>
                <w:rFonts w:hint="default" w:ascii="宋体" w:hAnsi="宋体" w:cs="宋体"/>
                <w:lang w:val="en-US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申请机构名称</w:t>
            </w:r>
          </w:p>
        </w:tc>
        <w:tc>
          <w:tcPr>
            <w:tcW w:w="1500" w:type="dxa"/>
            <w:noWrap w:val="0"/>
            <w:vAlign w:val="top"/>
          </w:tcPr>
          <w:p w14:paraId="27F6BAD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43FBEEC3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1845" w:type="dxa"/>
            <w:noWrap w:val="0"/>
            <w:vAlign w:val="top"/>
          </w:tcPr>
          <w:p w14:paraId="6E1ED34D">
            <w:pPr>
              <w:rPr>
                <w:rFonts w:ascii="宋体" w:hAnsi="宋体" w:cs="宋体"/>
              </w:rPr>
            </w:pPr>
          </w:p>
        </w:tc>
      </w:tr>
      <w:tr w14:paraId="5BB63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619F94C5">
            <w:pPr>
              <w:rPr>
                <w:rFonts w:ascii="宋体" w:hAnsi="宋体" w:cs="宋体"/>
              </w:rPr>
            </w:pPr>
          </w:p>
        </w:tc>
        <w:tc>
          <w:tcPr>
            <w:tcW w:w="2259" w:type="dxa"/>
            <w:noWrap w:val="0"/>
            <w:vAlign w:val="top"/>
          </w:tcPr>
          <w:p w14:paraId="13AFCD3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appointDoctor</w:t>
            </w:r>
          </w:p>
        </w:tc>
        <w:tc>
          <w:tcPr>
            <w:tcW w:w="1683" w:type="dxa"/>
            <w:noWrap w:val="0"/>
            <w:vAlign w:val="top"/>
          </w:tcPr>
          <w:p w14:paraId="31DB89C5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申请医生身份证</w:t>
            </w:r>
          </w:p>
        </w:tc>
        <w:tc>
          <w:tcPr>
            <w:tcW w:w="1500" w:type="dxa"/>
            <w:noWrap w:val="0"/>
            <w:vAlign w:val="top"/>
          </w:tcPr>
          <w:p w14:paraId="5363E8E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Varchar(20)</w:t>
            </w:r>
          </w:p>
        </w:tc>
        <w:tc>
          <w:tcPr>
            <w:tcW w:w="650" w:type="dxa"/>
            <w:noWrap w:val="0"/>
            <w:vAlign w:val="top"/>
          </w:tcPr>
          <w:p w14:paraId="0836A348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1845" w:type="dxa"/>
            <w:noWrap w:val="0"/>
            <w:vAlign w:val="top"/>
          </w:tcPr>
          <w:p w14:paraId="6B2D31C3">
            <w:pPr>
              <w:rPr>
                <w:rFonts w:ascii="宋体" w:hAnsi="宋体" w:cs="宋体"/>
              </w:rPr>
            </w:pPr>
          </w:p>
        </w:tc>
      </w:tr>
      <w:tr w14:paraId="60EC0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1A1326EE">
            <w:pPr>
              <w:rPr>
                <w:rFonts w:ascii="宋体" w:hAnsi="宋体" w:cs="宋体"/>
              </w:rPr>
            </w:pPr>
          </w:p>
        </w:tc>
        <w:tc>
          <w:tcPr>
            <w:tcW w:w="2259" w:type="dxa"/>
            <w:noWrap w:val="0"/>
            <w:vAlign w:val="top"/>
          </w:tcPr>
          <w:p w14:paraId="09A434A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appointDoctorName</w:t>
            </w:r>
          </w:p>
        </w:tc>
        <w:tc>
          <w:tcPr>
            <w:tcW w:w="1683" w:type="dxa"/>
            <w:noWrap w:val="0"/>
            <w:vAlign w:val="top"/>
          </w:tcPr>
          <w:p w14:paraId="469E6917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申请医生姓名</w:t>
            </w:r>
          </w:p>
        </w:tc>
        <w:tc>
          <w:tcPr>
            <w:tcW w:w="1500" w:type="dxa"/>
            <w:noWrap w:val="0"/>
            <w:vAlign w:val="top"/>
          </w:tcPr>
          <w:p w14:paraId="55E7745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4AE5D059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1845" w:type="dxa"/>
            <w:noWrap w:val="0"/>
            <w:vAlign w:val="top"/>
          </w:tcPr>
          <w:p w14:paraId="3A238BA2">
            <w:pPr>
              <w:rPr>
                <w:rFonts w:ascii="宋体" w:hAnsi="宋体" w:cs="宋体"/>
              </w:rPr>
            </w:pPr>
          </w:p>
        </w:tc>
      </w:tr>
      <w:tr w14:paraId="49481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2025B804">
            <w:pPr>
              <w:rPr>
                <w:rFonts w:ascii="宋体" w:hAnsi="宋体" w:cs="宋体"/>
              </w:rPr>
            </w:pPr>
          </w:p>
        </w:tc>
        <w:tc>
          <w:tcPr>
            <w:tcW w:w="2259" w:type="dxa"/>
            <w:noWrap w:val="0"/>
            <w:vAlign w:val="top"/>
          </w:tcPr>
          <w:p w14:paraId="1A3038A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appointDoctorTitle</w:t>
            </w:r>
          </w:p>
        </w:tc>
        <w:tc>
          <w:tcPr>
            <w:tcW w:w="1683" w:type="dxa"/>
            <w:noWrap w:val="0"/>
            <w:vAlign w:val="top"/>
          </w:tcPr>
          <w:p w14:paraId="15B20FBA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申请医生职称</w:t>
            </w:r>
          </w:p>
        </w:tc>
        <w:tc>
          <w:tcPr>
            <w:tcW w:w="1500" w:type="dxa"/>
            <w:noWrap w:val="0"/>
            <w:vAlign w:val="top"/>
          </w:tcPr>
          <w:p w14:paraId="1732BD1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Varchar(20)</w:t>
            </w:r>
          </w:p>
        </w:tc>
        <w:tc>
          <w:tcPr>
            <w:tcW w:w="650" w:type="dxa"/>
            <w:noWrap w:val="0"/>
            <w:vAlign w:val="top"/>
          </w:tcPr>
          <w:p w14:paraId="03AC7B6F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N</w:t>
            </w:r>
          </w:p>
        </w:tc>
        <w:tc>
          <w:tcPr>
            <w:tcW w:w="1845" w:type="dxa"/>
            <w:noWrap w:val="0"/>
            <w:vAlign w:val="top"/>
          </w:tcPr>
          <w:p w14:paraId="2E1EF58A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文案即可</w:t>
            </w:r>
          </w:p>
        </w:tc>
      </w:tr>
      <w:tr w14:paraId="26639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411C8E64">
            <w:pPr>
              <w:rPr>
                <w:rFonts w:ascii="宋体" w:hAnsi="宋体" w:cs="宋体"/>
              </w:rPr>
            </w:pPr>
          </w:p>
        </w:tc>
        <w:tc>
          <w:tcPr>
            <w:tcW w:w="2259" w:type="dxa"/>
            <w:noWrap w:val="0"/>
            <w:vAlign w:val="top"/>
          </w:tcPr>
          <w:p w14:paraId="4A0E91E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appointDoctorSubCode</w:t>
            </w:r>
          </w:p>
        </w:tc>
        <w:tc>
          <w:tcPr>
            <w:tcW w:w="1683" w:type="dxa"/>
            <w:noWrap w:val="0"/>
            <w:vAlign w:val="top"/>
          </w:tcPr>
          <w:p w14:paraId="341F34C8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申请医生所在科目</w:t>
            </w:r>
          </w:p>
        </w:tc>
        <w:tc>
          <w:tcPr>
            <w:tcW w:w="1500" w:type="dxa"/>
            <w:noWrap w:val="0"/>
            <w:vAlign w:val="top"/>
          </w:tcPr>
          <w:p w14:paraId="546A113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Varchar(10)</w:t>
            </w:r>
          </w:p>
        </w:tc>
        <w:tc>
          <w:tcPr>
            <w:tcW w:w="650" w:type="dxa"/>
            <w:noWrap w:val="0"/>
            <w:vAlign w:val="top"/>
          </w:tcPr>
          <w:p w14:paraId="7A3460B2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1845" w:type="dxa"/>
            <w:noWrap w:val="0"/>
            <w:vAlign w:val="top"/>
          </w:tcPr>
          <w:p w14:paraId="7998F790">
            <w:pPr>
              <w:rPr>
                <w:rFonts w:ascii="宋体" w:hAnsi="宋体" w:cs="宋体"/>
              </w:rPr>
            </w:pPr>
          </w:p>
        </w:tc>
      </w:tr>
      <w:tr w14:paraId="26906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306420C0">
            <w:pPr>
              <w:rPr>
                <w:rFonts w:ascii="宋体" w:hAnsi="宋体" w:cs="宋体"/>
              </w:rPr>
            </w:pPr>
          </w:p>
        </w:tc>
        <w:tc>
          <w:tcPr>
            <w:tcW w:w="2259" w:type="dxa"/>
            <w:noWrap w:val="0"/>
            <w:vAlign w:val="top"/>
          </w:tcPr>
          <w:p w14:paraId="6045D14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appointDoctorSubName</w:t>
            </w:r>
          </w:p>
        </w:tc>
        <w:tc>
          <w:tcPr>
            <w:tcW w:w="1683" w:type="dxa"/>
            <w:noWrap w:val="0"/>
            <w:vAlign w:val="top"/>
          </w:tcPr>
          <w:p w14:paraId="4CE94166">
            <w:pPr>
              <w:rPr>
                <w:rFonts w:hint="default" w:ascii="宋体" w:hAnsi="宋体" w:cs="宋体"/>
                <w:lang w:val="en-US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申请医生科目名称</w:t>
            </w:r>
          </w:p>
        </w:tc>
        <w:tc>
          <w:tcPr>
            <w:tcW w:w="1500" w:type="dxa"/>
            <w:noWrap w:val="0"/>
            <w:vAlign w:val="top"/>
          </w:tcPr>
          <w:p w14:paraId="0149336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Varchar(10)</w:t>
            </w:r>
          </w:p>
        </w:tc>
        <w:tc>
          <w:tcPr>
            <w:tcW w:w="650" w:type="dxa"/>
            <w:noWrap w:val="0"/>
            <w:vAlign w:val="top"/>
          </w:tcPr>
          <w:p w14:paraId="6FD1437A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1845" w:type="dxa"/>
            <w:noWrap w:val="0"/>
            <w:vAlign w:val="top"/>
          </w:tcPr>
          <w:p w14:paraId="2A7637B7">
            <w:pPr>
              <w:rPr>
                <w:rFonts w:ascii="宋体" w:hAnsi="宋体" w:cs="宋体"/>
              </w:rPr>
            </w:pPr>
          </w:p>
        </w:tc>
      </w:tr>
      <w:tr w14:paraId="69E02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22EFE229">
            <w:pPr>
              <w:rPr>
                <w:rFonts w:ascii="宋体" w:hAnsi="宋体" w:cs="宋体"/>
              </w:rPr>
            </w:pPr>
          </w:p>
        </w:tc>
        <w:tc>
          <w:tcPr>
            <w:tcW w:w="2259" w:type="dxa"/>
            <w:noWrap w:val="0"/>
            <w:vAlign w:val="top"/>
          </w:tcPr>
          <w:p w14:paraId="784C64C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appointDoctorMobile</w:t>
            </w:r>
          </w:p>
        </w:tc>
        <w:tc>
          <w:tcPr>
            <w:tcW w:w="1683" w:type="dxa"/>
            <w:noWrap w:val="0"/>
            <w:vAlign w:val="top"/>
          </w:tcPr>
          <w:p w14:paraId="171DF663">
            <w:pPr>
              <w:rPr>
                <w:rFonts w:hint="default" w:ascii="宋体" w:hAnsi="宋体" w:cs="宋体"/>
                <w:lang w:val="en-US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申请医生电话</w:t>
            </w:r>
          </w:p>
        </w:tc>
        <w:tc>
          <w:tcPr>
            <w:tcW w:w="1500" w:type="dxa"/>
            <w:noWrap w:val="0"/>
            <w:vAlign w:val="top"/>
          </w:tcPr>
          <w:p w14:paraId="6EBB5B1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Varchar(20)</w:t>
            </w:r>
          </w:p>
        </w:tc>
        <w:tc>
          <w:tcPr>
            <w:tcW w:w="650" w:type="dxa"/>
            <w:noWrap w:val="0"/>
            <w:vAlign w:val="top"/>
          </w:tcPr>
          <w:p w14:paraId="7DF350D1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N</w:t>
            </w:r>
          </w:p>
        </w:tc>
        <w:tc>
          <w:tcPr>
            <w:tcW w:w="1845" w:type="dxa"/>
            <w:noWrap w:val="0"/>
            <w:vAlign w:val="top"/>
          </w:tcPr>
          <w:p w14:paraId="1AE0BEA7">
            <w:pPr>
              <w:rPr>
                <w:rFonts w:ascii="宋体" w:hAnsi="宋体" w:cs="宋体"/>
              </w:rPr>
            </w:pPr>
          </w:p>
        </w:tc>
      </w:tr>
      <w:tr w14:paraId="19882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26356AD9">
            <w:pPr>
              <w:rPr>
                <w:rFonts w:ascii="宋体" w:hAnsi="宋体" w:cs="宋体"/>
              </w:rPr>
            </w:pPr>
          </w:p>
        </w:tc>
        <w:tc>
          <w:tcPr>
            <w:tcW w:w="2259" w:type="dxa"/>
            <w:noWrap w:val="0"/>
            <w:vAlign w:val="top"/>
          </w:tcPr>
          <w:p w14:paraId="7BF4BC4F">
            <w:pPr>
              <w:rPr>
                <w:rFonts w:ascii="宋体" w:hAnsi="宋体" w:cs="宋体"/>
              </w:rPr>
            </w:pPr>
            <w:r>
              <w:rPr>
                <w:rFonts w:hint="eastAsia"/>
              </w:rPr>
              <w:t>organ</w:t>
            </w:r>
          </w:p>
        </w:tc>
        <w:tc>
          <w:tcPr>
            <w:tcW w:w="1683" w:type="dxa"/>
            <w:noWrap w:val="0"/>
            <w:vAlign w:val="top"/>
          </w:tcPr>
          <w:p w14:paraId="2E69666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基层机构</w:t>
            </w:r>
            <w:r>
              <w:rPr>
                <w:rFonts w:hint="eastAsia" w:ascii="宋体" w:hAnsi="宋体" w:cs="宋体"/>
              </w:rPr>
              <w:t>唯一序号</w:t>
            </w:r>
          </w:p>
        </w:tc>
        <w:tc>
          <w:tcPr>
            <w:tcW w:w="1500" w:type="dxa"/>
            <w:noWrap w:val="0"/>
            <w:vAlign w:val="top"/>
          </w:tcPr>
          <w:p w14:paraId="6DC4969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1B9F7AAB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1845" w:type="dxa"/>
            <w:noWrap w:val="0"/>
            <w:vAlign w:val="top"/>
          </w:tcPr>
          <w:p w14:paraId="148FB1B6">
            <w:pPr>
              <w:rPr>
                <w:rFonts w:ascii="宋体" w:hAnsi="宋体" w:cs="宋体"/>
              </w:rPr>
            </w:pPr>
          </w:p>
        </w:tc>
      </w:tr>
      <w:tr w14:paraId="4DA24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6518B96F">
            <w:pPr>
              <w:rPr>
                <w:rFonts w:ascii="宋体" w:hAnsi="宋体" w:cs="宋体"/>
              </w:rPr>
            </w:pPr>
          </w:p>
        </w:tc>
        <w:tc>
          <w:tcPr>
            <w:tcW w:w="2259" w:type="dxa"/>
            <w:noWrap w:val="0"/>
            <w:vAlign w:val="top"/>
          </w:tcPr>
          <w:p w14:paraId="7D378920">
            <w:pPr>
              <w:rPr>
                <w:rFonts w:ascii="宋体" w:hAnsi="宋体" w:cs="宋体"/>
              </w:rPr>
            </w:pPr>
            <w:r>
              <w:rPr>
                <w:rFonts w:hint="eastAsia"/>
              </w:rPr>
              <w:t>organName</w:t>
            </w:r>
          </w:p>
        </w:tc>
        <w:tc>
          <w:tcPr>
            <w:tcW w:w="1683" w:type="dxa"/>
            <w:noWrap w:val="0"/>
            <w:vAlign w:val="top"/>
          </w:tcPr>
          <w:p w14:paraId="771A785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基层机构名称</w:t>
            </w:r>
          </w:p>
        </w:tc>
        <w:tc>
          <w:tcPr>
            <w:tcW w:w="1500" w:type="dxa"/>
            <w:noWrap w:val="0"/>
            <w:vAlign w:val="top"/>
          </w:tcPr>
          <w:p w14:paraId="540CD7B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2F8F8E36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1845" w:type="dxa"/>
            <w:noWrap w:val="0"/>
            <w:vAlign w:val="top"/>
          </w:tcPr>
          <w:p w14:paraId="6C8EFA4E">
            <w:pPr>
              <w:rPr>
                <w:rFonts w:ascii="宋体" w:hAnsi="宋体" w:cs="宋体"/>
              </w:rPr>
            </w:pPr>
          </w:p>
        </w:tc>
      </w:tr>
      <w:tr w14:paraId="330A8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6E2540B3">
            <w:pPr>
              <w:rPr>
                <w:rFonts w:ascii="宋体" w:hAnsi="宋体" w:cs="宋体"/>
              </w:rPr>
            </w:pPr>
          </w:p>
        </w:tc>
        <w:tc>
          <w:tcPr>
            <w:tcW w:w="2259" w:type="dxa"/>
            <w:noWrap w:val="0"/>
            <w:vAlign w:val="top"/>
          </w:tcPr>
          <w:p w14:paraId="6744A5E6">
            <w:pPr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doctor </w:t>
            </w:r>
          </w:p>
        </w:tc>
        <w:tc>
          <w:tcPr>
            <w:tcW w:w="1683" w:type="dxa"/>
            <w:noWrap w:val="0"/>
            <w:vAlign w:val="top"/>
          </w:tcPr>
          <w:p w14:paraId="69CBBE5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基层医生身份证</w:t>
            </w:r>
          </w:p>
        </w:tc>
        <w:tc>
          <w:tcPr>
            <w:tcW w:w="1500" w:type="dxa"/>
            <w:noWrap w:val="0"/>
            <w:vAlign w:val="top"/>
          </w:tcPr>
          <w:p w14:paraId="69CC88D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Varchar(20)</w:t>
            </w:r>
          </w:p>
        </w:tc>
        <w:tc>
          <w:tcPr>
            <w:tcW w:w="650" w:type="dxa"/>
            <w:noWrap w:val="0"/>
            <w:vAlign w:val="top"/>
          </w:tcPr>
          <w:p w14:paraId="3FBB79F1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1845" w:type="dxa"/>
            <w:noWrap w:val="0"/>
            <w:vAlign w:val="top"/>
          </w:tcPr>
          <w:p w14:paraId="6ECC16BA">
            <w:pPr>
              <w:rPr>
                <w:rFonts w:ascii="宋体" w:hAnsi="宋体" w:cs="宋体"/>
              </w:rPr>
            </w:pPr>
          </w:p>
        </w:tc>
      </w:tr>
      <w:tr w14:paraId="62091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00E4CB77">
            <w:pPr>
              <w:rPr>
                <w:rFonts w:ascii="宋体" w:hAnsi="宋体" w:cs="宋体"/>
              </w:rPr>
            </w:pPr>
          </w:p>
        </w:tc>
        <w:tc>
          <w:tcPr>
            <w:tcW w:w="2259" w:type="dxa"/>
            <w:noWrap w:val="0"/>
            <w:vAlign w:val="top"/>
          </w:tcPr>
          <w:p w14:paraId="72D8EEAE">
            <w:pPr>
              <w:rPr>
                <w:rFonts w:ascii="宋体" w:hAnsi="宋体" w:cs="宋体"/>
              </w:rPr>
            </w:pPr>
            <w:r>
              <w:rPr>
                <w:rFonts w:hint="eastAsia"/>
              </w:rPr>
              <w:t>doctorName</w:t>
            </w:r>
          </w:p>
        </w:tc>
        <w:tc>
          <w:tcPr>
            <w:tcW w:w="1683" w:type="dxa"/>
            <w:noWrap w:val="0"/>
            <w:vAlign w:val="top"/>
          </w:tcPr>
          <w:p w14:paraId="5C47034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基层医生姓名</w:t>
            </w:r>
          </w:p>
        </w:tc>
        <w:tc>
          <w:tcPr>
            <w:tcW w:w="1500" w:type="dxa"/>
            <w:noWrap w:val="0"/>
            <w:vAlign w:val="top"/>
          </w:tcPr>
          <w:p w14:paraId="4BAD1D7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1D4D31D1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1845" w:type="dxa"/>
            <w:noWrap w:val="0"/>
            <w:vAlign w:val="top"/>
          </w:tcPr>
          <w:p w14:paraId="2F9448E2">
            <w:pPr>
              <w:rPr>
                <w:rFonts w:ascii="宋体" w:hAnsi="宋体" w:cs="宋体"/>
              </w:rPr>
            </w:pPr>
          </w:p>
        </w:tc>
      </w:tr>
      <w:tr w14:paraId="6A087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53C017CE">
            <w:pPr>
              <w:rPr>
                <w:rFonts w:ascii="宋体" w:hAnsi="宋体" w:cs="宋体"/>
              </w:rPr>
            </w:pPr>
          </w:p>
        </w:tc>
        <w:tc>
          <w:tcPr>
            <w:tcW w:w="2259" w:type="dxa"/>
            <w:noWrap w:val="0"/>
            <w:vAlign w:val="top"/>
          </w:tcPr>
          <w:p w14:paraId="0B6412F0">
            <w:pPr>
              <w:rPr>
                <w:rFonts w:ascii="宋体" w:hAnsi="宋体" w:cs="宋体"/>
              </w:rPr>
            </w:pPr>
            <w:r>
              <w:rPr>
                <w:rFonts w:hint="eastAsia"/>
              </w:rPr>
              <w:t>doctorTitle</w:t>
            </w:r>
          </w:p>
        </w:tc>
        <w:tc>
          <w:tcPr>
            <w:tcW w:w="1683" w:type="dxa"/>
            <w:noWrap w:val="0"/>
            <w:vAlign w:val="top"/>
          </w:tcPr>
          <w:p w14:paraId="000434A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基层医生职称</w:t>
            </w:r>
          </w:p>
        </w:tc>
        <w:tc>
          <w:tcPr>
            <w:tcW w:w="1500" w:type="dxa"/>
            <w:noWrap w:val="0"/>
            <w:vAlign w:val="top"/>
          </w:tcPr>
          <w:p w14:paraId="1368B4A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Varchar(20)</w:t>
            </w:r>
          </w:p>
        </w:tc>
        <w:tc>
          <w:tcPr>
            <w:tcW w:w="650" w:type="dxa"/>
            <w:noWrap w:val="0"/>
            <w:vAlign w:val="top"/>
          </w:tcPr>
          <w:p w14:paraId="5DC055E3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N</w:t>
            </w:r>
          </w:p>
        </w:tc>
        <w:tc>
          <w:tcPr>
            <w:tcW w:w="1845" w:type="dxa"/>
            <w:noWrap w:val="0"/>
            <w:vAlign w:val="top"/>
          </w:tcPr>
          <w:p w14:paraId="71FB191D">
            <w:pPr>
              <w:rPr>
                <w:rFonts w:ascii="宋体" w:hAnsi="宋体" w:cs="宋体"/>
              </w:rPr>
            </w:pPr>
          </w:p>
        </w:tc>
      </w:tr>
      <w:tr w14:paraId="1EE3B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661286D2">
            <w:pPr>
              <w:rPr>
                <w:rFonts w:ascii="宋体" w:hAnsi="宋体" w:cs="宋体"/>
              </w:rPr>
            </w:pPr>
          </w:p>
        </w:tc>
        <w:tc>
          <w:tcPr>
            <w:tcW w:w="2259" w:type="dxa"/>
            <w:noWrap w:val="0"/>
            <w:vAlign w:val="top"/>
          </w:tcPr>
          <w:p w14:paraId="30D28538">
            <w:pPr>
              <w:rPr>
                <w:rFonts w:ascii="宋体" w:hAnsi="宋体" w:cs="宋体"/>
              </w:rPr>
            </w:pPr>
            <w:r>
              <w:rPr>
                <w:rFonts w:hint="eastAsia"/>
              </w:rPr>
              <w:t>doctorSubCode</w:t>
            </w:r>
          </w:p>
        </w:tc>
        <w:tc>
          <w:tcPr>
            <w:tcW w:w="1683" w:type="dxa"/>
            <w:noWrap w:val="0"/>
            <w:vAlign w:val="top"/>
          </w:tcPr>
          <w:p w14:paraId="1049643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基层医生所在科目</w:t>
            </w:r>
          </w:p>
        </w:tc>
        <w:tc>
          <w:tcPr>
            <w:tcW w:w="1500" w:type="dxa"/>
            <w:noWrap w:val="0"/>
            <w:vAlign w:val="top"/>
          </w:tcPr>
          <w:p w14:paraId="24BE3C5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Varchar(10)</w:t>
            </w:r>
          </w:p>
        </w:tc>
        <w:tc>
          <w:tcPr>
            <w:tcW w:w="650" w:type="dxa"/>
            <w:noWrap w:val="0"/>
            <w:vAlign w:val="top"/>
          </w:tcPr>
          <w:p w14:paraId="5CA03E1B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1845" w:type="dxa"/>
            <w:noWrap w:val="0"/>
            <w:vAlign w:val="top"/>
          </w:tcPr>
          <w:p w14:paraId="10CACFC8">
            <w:pPr>
              <w:rPr>
                <w:rFonts w:ascii="宋体" w:hAnsi="宋体" w:cs="宋体"/>
              </w:rPr>
            </w:pPr>
          </w:p>
        </w:tc>
      </w:tr>
      <w:tr w14:paraId="0D15D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74C390DA">
            <w:pPr>
              <w:rPr>
                <w:rFonts w:ascii="宋体" w:hAnsi="宋体" w:cs="宋体"/>
              </w:rPr>
            </w:pPr>
          </w:p>
        </w:tc>
        <w:tc>
          <w:tcPr>
            <w:tcW w:w="2259" w:type="dxa"/>
            <w:noWrap w:val="0"/>
            <w:vAlign w:val="top"/>
          </w:tcPr>
          <w:p w14:paraId="689D4DF9">
            <w:pPr>
              <w:rPr>
                <w:rFonts w:ascii="宋体" w:hAnsi="宋体" w:cs="宋体"/>
              </w:rPr>
            </w:pPr>
            <w:r>
              <w:rPr>
                <w:rFonts w:hint="eastAsia"/>
              </w:rPr>
              <w:t>doctorSubName</w:t>
            </w:r>
          </w:p>
        </w:tc>
        <w:tc>
          <w:tcPr>
            <w:tcW w:w="1683" w:type="dxa"/>
            <w:noWrap w:val="0"/>
            <w:vAlign w:val="top"/>
          </w:tcPr>
          <w:p w14:paraId="250DA53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基层医生科目名称</w:t>
            </w:r>
          </w:p>
        </w:tc>
        <w:tc>
          <w:tcPr>
            <w:tcW w:w="1500" w:type="dxa"/>
            <w:noWrap w:val="0"/>
            <w:vAlign w:val="top"/>
          </w:tcPr>
          <w:p w14:paraId="055E9C3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Varchar(10)</w:t>
            </w:r>
          </w:p>
        </w:tc>
        <w:tc>
          <w:tcPr>
            <w:tcW w:w="650" w:type="dxa"/>
            <w:noWrap w:val="0"/>
            <w:vAlign w:val="top"/>
          </w:tcPr>
          <w:p w14:paraId="46D8B2D9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1845" w:type="dxa"/>
            <w:noWrap w:val="0"/>
            <w:vAlign w:val="top"/>
          </w:tcPr>
          <w:p w14:paraId="69A9C399">
            <w:pPr>
              <w:rPr>
                <w:rFonts w:ascii="宋体" w:hAnsi="宋体" w:cs="宋体"/>
              </w:rPr>
            </w:pPr>
          </w:p>
        </w:tc>
      </w:tr>
      <w:tr w14:paraId="27EAC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0E943378">
            <w:pPr>
              <w:rPr>
                <w:rFonts w:ascii="宋体" w:hAnsi="宋体" w:cs="宋体"/>
              </w:rPr>
            </w:pPr>
          </w:p>
        </w:tc>
        <w:tc>
          <w:tcPr>
            <w:tcW w:w="2259" w:type="dxa"/>
            <w:noWrap w:val="0"/>
            <w:vAlign w:val="top"/>
          </w:tcPr>
          <w:p w14:paraId="7899E6E3">
            <w:pPr>
              <w:rPr>
                <w:rFonts w:ascii="宋体" w:hAnsi="宋体" w:cs="宋体"/>
              </w:rPr>
            </w:pPr>
            <w:r>
              <w:rPr>
                <w:rFonts w:hint="eastAsia"/>
              </w:rPr>
              <w:t>doctorMobile</w:t>
            </w:r>
          </w:p>
        </w:tc>
        <w:tc>
          <w:tcPr>
            <w:tcW w:w="1683" w:type="dxa"/>
            <w:noWrap w:val="0"/>
            <w:vAlign w:val="top"/>
          </w:tcPr>
          <w:p w14:paraId="078588F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基层医生电话</w:t>
            </w:r>
          </w:p>
        </w:tc>
        <w:tc>
          <w:tcPr>
            <w:tcW w:w="1500" w:type="dxa"/>
            <w:noWrap w:val="0"/>
            <w:vAlign w:val="top"/>
          </w:tcPr>
          <w:p w14:paraId="517EAC7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Varchar(20)</w:t>
            </w:r>
          </w:p>
        </w:tc>
        <w:tc>
          <w:tcPr>
            <w:tcW w:w="650" w:type="dxa"/>
            <w:noWrap w:val="0"/>
            <w:vAlign w:val="top"/>
          </w:tcPr>
          <w:p w14:paraId="5E71F369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N</w:t>
            </w:r>
          </w:p>
        </w:tc>
        <w:tc>
          <w:tcPr>
            <w:tcW w:w="1845" w:type="dxa"/>
            <w:noWrap w:val="0"/>
            <w:vAlign w:val="top"/>
          </w:tcPr>
          <w:p w14:paraId="75ED3FEE">
            <w:pPr>
              <w:rPr>
                <w:rFonts w:ascii="宋体" w:hAnsi="宋体" w:cs="宋体"/>
              </w:rPr>
            </w:pPr>
          </w:p>
        </w:tc>
      </w:tr>
      <w:tr w14:paraId="24C00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7CE406D9">
            <w:pPr>
              <w:rPr>
                <w:rFonts w:ascii="宋体" w:hAnsi="宋体" w:cs="宋体"/>
              </w:rPr>
            </w:pPr>
          </w:p>
        </w:tc>
        <w:tc>
          <w:tcPr>
            <w:tcW w:w="2259" w:type="dxa"/>
            <w:noWrap w:val="0"/>
            <w:vAlign w:val="top"/>
          </w:tcPr>
          <w:p w14:paraId="69EA8F50">
            <w:pPr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oppOrgan </w:t>
            </w:r>
          </w:p>
        </w:tc>
        <w:tc>
          <w:tcPr>
            <w:tcW w:w="1683" w:type="dxa"/>
            <w:noWrap w:val="0"/>
            <w:vAlign w:val="top"/>
          </w:tcPr>
          <w:p w14:paraId="53E5AD2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上级机构</w:t>
            </w:r>
            <w:r>
              <w:rPr>
                <w:rFonts w:hint="eastAsia" w:ascii="宋体" w:hAnsi="宋体" w:cs="宋体"/>
              </w:rPr>
              <w:t>唯一序号</w:t>
            </w:r>
          </w:p>
        </w:tc>
        <w:tc>
          <w:tcPr>
            <w:tcW w:w="1500" w:type="dxa"/>
            <w:noWrap w:val="0"/>
            <w:vAlign w:val="top"/>
          </w:tcPr>
          <w:p w14:paraId="58C99A8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1F79A0DF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1845" w:type="dxa"/>
            <w:noWrap w:val="0"/>
            <w:vAlign w:val="top"/>
          </w:tcPr>
          <w:p w14:paraId="374A1430">
            <w:pPr>
              <w:rPr>
                <w:rFonts w:ascii="宋体" w:hAnsi="宋体" w:cs="宋体"/>
              </w:rPr>
            </w:pPr>
          </w:p>
        </w:tc>
      </w:tr>
      <w:tr w14:paraId="698C2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55621261">
            <w:pPr>
              <w:rPr>
                <w:rFonts w:ascii="宋体" w:hAnsi="宋体" w:cs="宋体"/>
              </w:rPr>
            </w:pPr>
          </w:p>
        </w:tc>
        <w:tc>
          <w:tcPr>
            <w:tcW w:w="2259" w:type="dxa"/>
            <w:noWrap w:val="0"/>
            <w:vAlign w:val="top"/>
          </w:tcPr>
          <w:p w14:paraId="28270DB5">
            <w:pPr>
              <w:rPr>
                <w:rFonts w:ascii="宋体" w:hAnsi="宋体" w:cs="宋体"/>
              </w:rPr>
            </w:pPr>
            <w:r>
              <w:rPr>
                <w:rFonts w:hint="eastAsia"/>
              </w:rPr>
              <w:t>oppOrganName</w:t>
            </w:r>
          </w:p>
        </w:tc>
        <w:tc>
          <w:tcPr>
            <w:tcW w:w="1683" w:type="dxa"/>
            <w:noWrap w:val="0"/>
            <w:vAlign w:val="top"/>
          </w:tcPr>
          <w:p w14:paraId="2335686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上级机构名称</w:t>
            </w:r>
          </w:p>
        </w:tc>
        <w:tc>
          <w:tcPr>
            <w:tcW w:w="1500" w:type="dxa"/>
            <w:noWrap w:val="0"/>
            <w:vAlign w:val="top"/>
          </w:tcPr>
          <w:p w14:paraId="0541013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05EE5B6B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1845" w:type="dxa"/>
            <w:noWrap w:val="0"/>
            <w:vAlign w:val="top"/>
          </w:tcPr>
          <w:p w14:paraId="327958A9">
            <w:pPr>
              <w:jc w:val="left"/>
              <w:rPr>
                <w:rFonts w:ascii="宋体" w:hAnsi="宋体" w:cs="宋体"/>
              </w:rPr>
            </w:pPr>
          </w:p>
        </w:tc>
      </w:tr>
      <w:tr w14:paraId="626CC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26A00374">
            <w:pPr>
              <w:rPr>
                <w:rFonts w:ascii="宋体" w:hAnsi="宋体" w:cs="宋体"/>
              </w:rPr>
            </w:pPr>
          </w:p>
        </w:tc>
        <w:tc>
          <w:tcPr>
            <w:tcW w:w="2259" w:type="dxa"/>
            <w:noWrap w:val="0"/>
            <w:vAlign w:val="top"/>
          </w:tcPr>
          <w:p w14:paraId="2EB2D368">
            <w:pPr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oppDoctor </w:t>
            </w:r>
          </w:p>
        </w:tc>
        <w:tc>
          <w:tcPr>
            <w:tcW w:w="1683" w:type="dxa"/>
            <w:noWrap w:val="0"/>
            <w:vAlign w:val="top"/>
          </w:tcPr>
          <w:p w14:paraId="2B84478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上级医生身份证</w:t>
            </w:r>
          </w:p>
        </w:tc>
        <w:tc>
          <w:tcPr>
            <w:tcW w:w="1500" w:type="dxa"/>
            <w:noWrap w:val="0"/>
            <w:vAlign w:val="top"/>
          </w:tcPr>
          <w:p w14:paraId="501A203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Varchar(20)</w:t>
            </w:r>
          </w:p>
        </w:tc>
        <w:tc>
          <w:tcPr>
            <w:tcW w:w="650" w:type="dxa"/>
            <w:noWrap w:val="0"/>
            <w:vAlign w:val="top"/>
          </w:tcPr>
          <w:p w14:paraId="3F7CC402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1845" w:type="dxa"/>
            <w:noWrap w:val="0"/>
            <w:vAlign w:val="top"/>
          </w:tcPr>
          <w:p w14:paraId="24AB2BAB">
            <w:pPr>
              <w:jc w:val="left"/>
              <w:rPr>
                <w:rFonts w:ascii="宋体" w:hAnsi="宋体" w:cs="宋体"/>
                <w:szCs w:val="21"/>
              </w:rPr>
            </w:pPr>
          </w:p>
        </w:tc>
      </w:tr>
      <w:tr w14:paraId="56D1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2880A7DA">
            <w:pPr>
              <w:rPr>
                <w:rFonts w:ascii="宋体" w:hAnsi="宋体" w:cs="宋体"/>
              </w:rPr>
            </w:pPr>
          </w:p>
        </w:tc>
        <w:tc>
          <w:tcPr>
            <w:tcW w:w="2259" w:type="dxa"/>
            <w:noWrap w:val="0"/>
            <w:vAlign w:val="top"/>
          </w:tcPr>
          <w:p w14:paraId="2F4ABEE3">
            <w:pPr>
              <w:rPr>
                <w:rFonts w:ascii="宋体" w:hAnsi="宋体" w:cs="宋体"/>
              </w:rPr>
            </w:pPr>
            <w:r>
              <w:rPr>
                <w:rFonts w:hint="eastAsia"/>
              </w:rPr>
              <w:t>oppDoctorName</w:t>
            </w:r>
          </w:p>
        </w:tc>
        <w:tc>
          <w:tcPr>
            <w:tcW w:w="1683" w:type="dxa"/>
            <w:noWrap w:val="0"/>
            <w:vAlign w:val="top"/>
          </w:tcPr>
          <w:p w14:paraId="2076C30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上级医生姓名</w:t>
            </w:r>
          </w:p>
        </w:tc>
        <w:tc>
          <w:tcPr>
            <w:tcW w:w="1500" w:type="dxa"/>
            <w:noWrap w:val="0"/>
            <w:vAlign w:val="top"/>
          </w:tcPr>
          <w:p w14:paraId="4BCD4D2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0F28016D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1845" w:type="dxa"/>
            <w:noWrap w:val="0"/>
            <w:vAlign w:val="top"/>
          </w:tcPr>
          <w:p w14:paraId="68C70913">
            <w:pPr>
              <w:rPr>
                <w:rFonts w:ascii="宋体" w:hAnsi="宋体" w:cs="宋体"/>
              </w:rPr>
            </w:pPr>
          </w:p>
        </w:tc>
      </w:tr>
      <w:tr w14:paraId="19692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2A7997D2">
            <w:pPr>
              <w:rPr>
                <w:rFonts w:ascii="宋体" w:hAnsi="宋体" w:cs="宋体"/>
              </w:rPr>
            </w:pPr>
          </w:p>
        </w:tc>
        <w:tc>
          <w:tcPr>
            <w:tcW w:w="2259" w:type="dxa"/>
            <w:noWrap w:val="0"/>
            <w:vAlign w:val="top"/>
          </w:tcPr>
          <w:p w14:paraId="1B8BB109">
            <w:pPr>
              <w:rPr>
                <w:rFonts w:ascii="宋体" w:hAnsi="宋体" w:cs="宋体"/>
              </w:rPr>
            </w:pPr>
            <w:r>
              <w:rPr>
                <w:rFonts w:hint="eastAsia"/>
              </w:rPr>
              <w:t>oppDoctorTitle</w:t>
            </w:r>
          </w:p>
        </w:tc>
        <w:tc>
          <w:tcPr>
            <w:tcW w:w="1683" w:type="dxa"/>
            <w:noWrap w:val="0"/>
            <w:vAlign w:val="top"/>
          </w:tcPr>
          <w:p w14:paraId="7C8012A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上级医生职称</w:t>
            </w:r>
          </w:p>
        </w:tc>
        <w:tc>
          <w:tcPr>
            <w:tcW w:w="1500" w:type="dxa"/>
            <w:noWrap w:val="0"/>
            <w:vAlign w:val="top"/>
          </w:tcPr>
          <w:p w14:paraId="2732A5F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Varchar(20)</w:t>
            </w:r>
          </w:p>
        </w:tc>
        <w:tc>
          <w:tcPr>
            <w:tcW w:w="650" w:type="dxa"/>
            <w:noWrap w:val="0"/>
            <w:vAlign w:val="top"/>
          </w:tcPr>
          <w:p w14:paraId="55D1A8EF">
            <w:pPr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N</w:t>
            </w:r>
          </w:p>
        </w:tc>
        <w:tc>
          <w:tcPr>
            <w:tcW w:w="1845" w:type="dxa"/>
            <w:noWrap w:val="0"/>
            <w:vAlign w:val="top"/>
          </w:tcPr>
          <w:p w14:paraId="6DF13CDC">
            <w:pPr>
              <w:rPr>
                <w:rFonts w:ascii="宋体" w:hAnsi="宋体" w:cs="宋体"/>
              </w:rPr>
            </w:pPr>
          </w:p>
        </w:tc>
      </w:tr>
      <w:tr w14:paraId="1A02F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67C143A6">
            <w:pPr>
              <w:rPr>
                <w:rFonts w:ascii="宋体" w:hAnsi="宋体" w:cs="宋体"/>
              </w:rPr>
            </w:pPr>
          </w:p>
        </w:tc>
        <w:tc>
          <w:tcPr>
            <w:tcW w:w="2259" w:type="dxa"/>
            <w:noWrap w:val="0"/>
            <w:vAlign w:val="top"/>
          </w:tcPr>
          <w:p w14:paraId="568CAA6B">
            <w:pPr>
              <w:rPr>
                <w:rFonts w:ascii="宋体" w:hAnsi="宋体" w:cs="宋体"/>
              </w:rPr>
            </w:pPr>
            <w:r>
              <w:rPr>
                <w:rFonts w:hint="eastAsia"/>
              </w:rPr>
              <w:t>oppDoctorSubCode</w:t>
            </w:r>
          </w:p>
        </w:tc>
        <w:tc>
          <w:tcPr>
            <w:tcW w:w="1683" w:type="dxa"/>
            <w:noWrap w:val="0"/>
            <w:vAlign w:val="top"/>
          </w:tcPr>
          <w:p w14:paraId="2C1AF2A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上级医生所在科目</w:t>
            </w:r>
          </w:p>
        </w:tc>
        <w:tc>
          <w:tcPr>
            <w:tcW w:w="1500" w:type="dxa"/>
            <w:noWrap w:val="0"/>
            <w:vAlign w:val="top"/>
          </w:tcPr>
          <w:p w14:paraId="4302371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Varchar(10)</w:t>
            </w:r>
          </w:p>
        </w:tc>
        <w:tc>
          <w:tcPr>
            <w:tcW w:w="650" w:type="dxa"/>
            <w:noWrap w:val="0"/>
            <w:vAlign w:val="top"/>
          </w:tcPr>
          <w:p w14:paraId="03ECF01F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1845" w:type="dxa"/>
            <w:noWrap w:val="0"/>
            <w:vAlign w:val="top"/>
          </w:tcPr>
          <w:p w14:paraId="537C1279">
            <w:pPr>
              <w:rPr>
                <w:rFonts w:ascii="宋体" w:hAnsi="宋体" w:cs="宋体"/>
              </w:rPr>
            </w:pPr>
          </w:p>
        </w:tc>
      </w:tr>
      <w:tr w14:paraId="2FB93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607B14AD">
            <w:pPr>
              <w:rPr>
                <w:rFonts w:ascii="宋体" w:hAnsi="宋体" w:cs="宋体"/>
              </w:rPr>
            </w:pPr>
          </w:p>
        </w:tc>
        <w:tc>
          <w:tcPr>
            <w:tcW w:w="2259" w:type="dxa"/>
            <w:noWrap w:val="0"/>
            <w:vAlign w:val="top"/>
          </w:tcPr>
          <w:p w14:paraId="4D17B01A">
            <w:pPr>
              <w:rPr>
                <w:rFonts w:ascii="宋体" w:hAnsi="宋体" w:cs="宋体"/>
              </w:rPr>
            </w:pPr>
            <w:r>
              <w:rPr>
                <w:rFonts w:hint="eastAsia"/>
              </w:rPr>
              <w:t>oppDoctorSubName</w:t>
            </w:r>
          </w:p>
        </w:tc>
        <w:tc>
          <w:tcPr>
            <w:tcW w:w="1683" w:type="dxa"/>
            <w:noWrap w:val="0"/>
            <w:vAlign w:val="top"/>
          </w:tcPr>
          <w:p w14:paraId="2404990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上级医生科目名称</w:t>
            </w:r>
          </w:p>
        </w:tc>
        <w:tc>
          <w:tcPr>
            <w:tcW w:w="1500" w:type="dxa"/>
            <w:noWrap w:val="0"/>
            <w:vAlign w:val="top"/>
          </w:tcPr>
          <w:p w14:paraId="62A63BF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Varchar(10)</w:t>
            </w:r>
          </w:p>
        </w:tc>
        <w:tc>
          <w:tcPr>
            <w:tcW w:w="650" w:type="dxa"/>
            <w:noWrap w:val="0"/>
            <w:vAlign w:val="top"/>
          </w:tcPr>
          <w:p w14:paraId="62410A9B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1845" w:type="dxa"/>
            <w:noWrap w:val="0"/>
            <w:vAlign w:val="top"/>
          </w:tcPr>
          <w:p w14:paraId="1F42A9F0">
            <w:pPr>
              <w:rPr>
                <w:rFonts w:ascii="宋体" w:hAnsi="宋体" w:cs="宋体"/>
              </w:rPr>
            </w:pPr>
          </w:p>
        </w:tc>
      </w:tr>
      <w:tr w14:paraId="788ED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33C7BDC4">
            <w:pPr>
              <w:rPr>
                <w:rFonts w:ascii="宋体" w:hAnsi="宋体" w:cs="宋体"/>
              </w:rPr>
            </w:pPr>
          </w:p>
        </w:tc>
        <w:tc>
          <w:tcPr>
            <w:tcW w:w="2259" w:type="dxa"/>
            <w:noWrap w:val="0"/>
            <w:vAlign w:val="top"/>
          </w:tcPr>
          <w:p w14:paraId="358E304D">
            <w:pPr>
              <w:rPr>
                <w:rFonts w:ascii="宋体" w:hAnsi="宋体" w:cs="宋体"/>
              </w:rPr>
            </w:pPr>
            <w:r>
              <w:rPr>
                <w:rFonts w:hint="eastAsia"/>
              </w:rPr>
              <w:t>oppDoctorMobile</w:t>
            </w:r>
          </w:p>
        </w:tc>
        <w:tc>
          <w:tcPr>
            <w:tcW w:w="1683" w:type="dxa"/>
            <w:noWrap w:val="0"/>
            <w:vAlign w:val="top"/>
          </w:tcPr>
          <w:p w14:paraId="100BA4C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上级医生电话</w:t>
            </w:r>
          </w:p>
        </w:tc>
        <w:tc>
          <w:tcPr>
            <w:tcW w:w="1500" w:type="dxa"/>
            <w:noWrap w:val="0"/>
            <w:vAlign w:val="top"/>
          </w:tcPr>
          <w:p w14:paraId="7A6683E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Varchar(20)</w:t>
            </w:r>
          </w:p>
        </w:tc>
        <w:tc>
          <w:tcPr>
            <w:tcW w:w="650" w:type="dxa"/>
            <w:noWrap w:val="0"/>
            <w:vAlign w:val="top"/>
          </w:tcPr>
          <w:p w14:paraId="7E3E812B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N</w:t>
            </w:r>
          </w:p>
        </w:tc>
        <w:tc>
          <w:tcPr>
            <w:tcW w:w="1845" w:type="dxa"/>
            <w:noWrap w:val="0"/>
            <w:vAlign w:val="top"/>
          </w:tcPr>
          <w:p w14:paraId="6222589E">
            <w:pPr>
              <w:rPr>
                <w:rFonts w:ascii="宋体" w:hAnsi="宋体" w:cs="宋体"/>
              </w:rPr>
            </w:pPr>
          </w:p>
        </w:tc>
      </w:tr>
      <w:tr w14:paraId="59480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51E7B1EA">
            <w:pPr>
              <w:rPr>
                <w:rFonts w:ascii="宋体" w:hAnsi="宋体" w:cs="宋体"/>
              </w:rPr>
            </w:pPr>
          </w:p>
        </w:tc>
        <w:tc>
          <w:tcPr>
            <w:tcW w:w="2259" w:type="dxa"/>
            <w:noWrap w:val="0"/>
            <w:vAlign w:val="top"/>
          </w:tcPr>
          <w:p w14:paraId="5C83778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appointDepartId</w:t>
            </w:r>
          </w:p>
        </w:tc>
        <w:tc>
          <w:tcPr>
            <w:tcW w:w="1683" w:type="dxa"/>
            <w:noWrap w:val="0"/>
            <w:vAlign w:val="top"/>
          </w:tcPr>
          <w:p w14:paraId="068DCDA9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预约科室编码</w:t>
            </w:r>
          </w:p>
        </w:tc>
        <w:tc>
          <w:tcPr>
            <w:tcW w:w="1500" w:type="dxa"/>
            <w:noWrap w:val="0"/>
            <w:vAlign w:val="top"/>
          </w:tcPr>
          <w:p w14:paraId="25DDC70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414D3D27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1845" w:type="dxa"/>
            <w:shd w:val="clear" w:color="auto" w:fill="auto"/>
            <w:noWrap w:val="0"/>
            <w:vAlign w:val="top"/>
          </w:tcPr>
          <w:p w14:paraId="2BE28902">
            <w:pPr>
              <w:rPr>
                <w:rFonts w:hint="eastAsia" w:ascii="宋体" w:hAnsi="宋体" w:cs="宋体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见科室码表，</w:t>
            </w:r>
            <w:r>
              <w:rPr>
                <w:rFonts w:hint="eastAsia" w:ascii="宋体" w:hAnsi="宋体" w:cs="宋体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lang w:val="en-US" w:eastAsia="zh-CN"/>
              </w:rPr>
              <w:instrText xml:space="preserve"> HYPERLINK \l "_科室类别字典" </w:instrText>
            </w:r>
            <w:r>
              <w:rPr>
                <w:rFonts w:hint="eastAsia" w:ascii="宋体" w:hAnsi="宋体" w:cs="宋体"/>
                <w:lang w:val="en-US" w:eastAsia="zh-CN"/>
              </w:rPr>
              <w:fldChar w:fldCharType="separate"/>
            </w:r>
            <w:r>
              <w:rPr>
                <w:rStyle w:val="20"/>
                <w:rFonts w:hint="eastAsia" w:ascii="宋体" w:hAnsi="宋体" w:cs="宋体"/>
                <w:lang w:val="en-US" w:eastAsia="zh-CN"/>
              </w:rPr>
              <w:t>科室类别字典</w:t>
            </w:r>
            <w:r>
              <w:rPr>
                <w:rFonts w:hint="eastAsia" w:ascii="宋体" w:hAnsi="宋体" w:cs="宋体"/>
                <w:lang w:val="en-US" w:eastAsia="zh-CN"/>
              </w:rPr>
              <w:fldChar w:fldCharType="end"/>
            </w:r>
          </w:p>
        </w:tc>
      </w:tr>
      <w:tr w14:paraId="23C6C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52CF0C8A">
            <w:pPr>
              <w:rPr>
                <w:rFonts w:ascii="宋体" w:hAnsi="宋体" w:cs="宋体"/>
              </w:rPr>
            </w:pPr>
          </w:p>
        </w:tc>
        <w:tc>
          <w:tcPr>
            <w:tcW w:w="2259" w:type="dxa"/>
            <w:noWrap w:val="0"/>
            <w:vAlign w:val="top"/>
          </w:tcPr>
          <w:p w14:paraId="2A88239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appointDepartName</w:t>
            </w:r>
          </w:p>
        </w:tc>
        <w:tc>
          <w:tcPr>
            <w:tcW w:w="1683" w:type="dxa"/>
            <w:noWrap w:val="0"/>
            <w:vAlign w:val="top"/>
          </w:tcPr>
          <w:p w14:paraId="599C4899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预约科室名称</w:t>
            </w:r>
          </w:p>
        </w:tc>
        <w:tc>
          <w:tcPr>
            <w:tcW w:w="1500" w:type="dxa"/>
            <w:noWrap w:val="0"/>
            <w:vAlign w:val="top"/>
          </w:tcPr>
          <w:p w14:paraId="3A1C2DB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3E29C0DB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1845" w:type="dxa"/>
            <w:shd w:val="clear" w:color="auto" w:fill="auto"/>
            <w:noWrap w:val="0"/>
            <w:vAlign w:val="top"/>
          </w:tcPr>
          <w:p w14:paraId="66203EFE">
            <w:pPr>
              <w:rPr>
                <w:rFonts w:hint="default" w:ascii="宋体" w:hAnsi="宋体" w:cs="宋体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具体科室名称，如三级医院内科可能有内科一内科二等以实际名称填写</w:t>
            </w:r>
          </w:p>
        </w:tc>
      </w:tr>
      <w:tr w14:paraId="481D5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65D4DF92">
            <w:pPr>
              <w:rPr>
                <w:rFonts w:ascii="宋体" w:hAnsi="宋体" w:cs="宋体"/>
              </w:rPr>
            </w:pPr>
          </w:p>
        </w:tc>
        <w:tc>
          <w:tcPr>
            <w:tcW w:w="2259" w:type="dxa"/>
            <w:noWrap w:val="0"/>
            <w:vAlign w:val="top"/>
          </w:tcPr>
          <w:p w14:paraId="7E1B491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appointDate</w:t>
            </w:r>
          </w:p>
        </w:tc>
        <w:tc>
          <w:tcPr>
            <w:tcW w:w="1683" w:type="dxa"/>
            <w:noWrap w:val="0"/>
            <w:vAlign w:val="top"/>
          </w:tcPr>
          <w:p w14:paraId="743E37C4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申请时间</w:t>
            </w:r>
          </w:p>
        </w:tc>
        <w:tc>
          <w:tcPr>
            <w:tcW w:w="1500" w:type="dxa"/>
            <w:noWrap w:val="0"/>
            <w:vAlign w:val="top"/>
          </w:tcPr>
          <w:p w14:paraId="1443731F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DateTime</w:t>
            </w:r>
          </w:p>
        </w:tc>
        <w:tc>
          <w:tcPr>
            <w:tcW w:w="650" w:type="dxa"/>
            <w:noWrap w:val="0"/>
            <w:vAlign w:val="top"/>
          </w:tcPr>
          <w:p w14:paraId="7D9FBBCA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1845" w:type="dxa"/>
            <w:noWrap w:val="0"/>
            <w:vAlign w:val="top"/>
          </w:tcPr>
          <w:p w14:paraId="0246890B">
            <w:pPr>
              <w:rPr>
                <w:rFonts w:ascii="宋体" w:hAnsi="宋体" w:cs="宋体"/>
              </w:rPr>
            </w:pPr>
          </w:p>
        </w:tc>
      </w:tr>
      <w:tr w14:paraId="378B0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7A567D36">
            <w:pPr>
              <w:rPr>
                <w:rFonts w:ascii="宋体" w:hAnsi="宋体" w:cs="宋体"/>
              </w:rPr>
            </w:pPr>
          </w:p>
        </w:tc>
        <w:tc>
          <w:tcPr>
            <w:tcW w:w="2259" w:type="dxa"/>
            <w:noWrap w:val="0"/>
            <w:vAlign w:val="top"/>
          </w:tcPr>
          <w:p w14:paraId="6D9044B8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startTime</w:t>
            </w:r>
          </w:p>
        </w:tc>
        <w:tc>
          <w:tcPr>
            <w:tcW w:w="1683" w:type="dxa"/>
            <w:noWrap w:val="0"/>
            <w:vAlign w:val="top"/>
          </w:tcPr>
          <w:p w14:paraId="34156FFA">
            <w:pPr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门诊开始时间</w:t>
            </w:r>
          </w:p>
        </w:tc>
        <w:tc>
          <w:tcPr>
            <w:tcW w:w="1500" w:type="dxa"/>
            <w:noWrap w:val="0"/>
            <w:vAlign w:val="top"/>
          </w:tcPr>
          <w:p w14:paraId="36F76ADC">
            <w:pPr>
              <w:rPr>
                <w:rFonts w:hint="eastAsia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DateTime</w:t>
            </w:r>
          </w:p>
        </w:tc>
        <w:tc>
          <w:tcPr>
            <w:tcW w:w="650" w:type="dxa"/>
            <w:noWrap w:val="0"/>
            <w:vAlign w:val="top"/>
          </w:tcPr>
          <w:p w14:paraId="0B685DE1">
            <w:pPr>
              <w:jc w:val="center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N</w:t>
            </w:r>
          </w:p>
        </w:tc>
        <w:tc>
          <w:tcPr>
            <w:tcW w:w="1845" w:type="dxa"/>
            <w:noWrap w:val="0"/>
            <w:vAlign w:val="top"/>
          </w:tcPr>
          <w:p w14:paraId="1DD58B56">
            <w:pPr>
              <w:rPr>
                <w:rFonts w:ascii="宋体" w:hAnsi="宋体" w:cs="宋体"/>
              </w:rPr>
            </w:pPr>
          </w:p>
        </w:tc>
      </w:tr>
      <w:tr w14:paraId="7C627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09776432">
            <w:pPr>
              <w:rPr>
                <w:rFonts w:ascii="宋体" w:hAnsi="宋体" w:cs="宋体"/>
              </w:rPr>
            </w:pPr>
          </w:p>
        </w:tc>
        <w:tc>
          <w:tcPr>
            <w:tcW w:w="2259" w:type="dxa"/>
            <w:noWrap w:val="0"/>
            <w:vAlign w:val="top"/>
          </w:tcPr>
          <w:p w14:paraId="3400D934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endTime</w:t>
            </w:r>
          </w:p>
        </w:tc>
        <w:tc>
          <w:tcPr>
            <w:tcW w:w="1683" w:type="dxa"/>
            <w:noWrap w:val="0"/>
            <w:vAlign w:val="top"/>
          </w:tcPr>
          <w:p w14:paraId="5692E32C">
            <w:pPr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门诊结束时间</w:t>
            </w:r>
          </w:p>
        </w:tc>
        <w:tc>
          <w:tcPr>
            <w:tcW w:w="1500" w:type="dxa"/>
            <w:noWrap w:val="0"/>
            <w:vAlign w:val="top"/>
          </w:tcPr>
          <w:p w14:paraId="00AA3878">
            <w:pPr>
              <w:rPr>
                <w:rFonts w:hint="eastAsia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DateTime</w:t>
            </w:r>
          </w:p>
        </w:tc>
        <w:tc>
          <w:tcPr>
            <w:tcW w:w="650" w:type="dxa"/>
            <w:noWrap w:val="0"/>
            <w:vAlign w:val="top"/>
          </w:tcPr>
          <w:p w14:paraId="69E64227">
            <w:pPr>
              <w:jc w:val="center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N</w:t>
            </w:r>
          </w:p>
        </w:tc>
        <w:tc>
          <w:tcPr>
            <w:tcW w:w="1845" w:type="dxa"/>
            <w:noWrap w:val="0"/>
            <w:vAlign w:val="top"/>
          </w:tcPr>
          <w:p w14:paraId="6677F9B6">
            <w:pPr>
              <w:rPr>
                <w:rFonts w:ascii="宋体" w:hAnsi="宋体" w:cs="宋体"/>
              </w:rPr>
            </w:pPr>
          </w:p>
        </w:tc>
      </w:tr>
      <w:tr w14:paraId="6429B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1A4C6839">
            <w:pPr>
              <w:rPr>
                <w:rFonts w:hint="eastAsia" w:ascii="宋体" w:hAnsi="宋体" w:eastAsia="宋体" w:cs="宋体"/>
                <w:lang w:val="en-US" w:eastAsia="zh-CN"/>
              </w:rPr>
            </w:pPr>
          </w:p>
        </w:tc>
        <w:tc>
          <w:tcPr>
            <w:tcW w:w="2259" w:type="dxa"/>
            <w:noWrap w:val="0"/>
            <w:vAlign w:val="top"/>
          </w:tcPr>
          <w:p w14:paraId="3B870933">
            <w:pPr>
              <w:rPr>
                <w:rFonts w:hint="default" w:ascii="宋体" w:hAnsi="宋体" w:cs="宋体"/>
                <w:lang w:val="en-US"/>
              </w:rPr>
            </w:pPr>
            <w:r>
              <w:rPr>
                <w:rFonts w:hint="eastAsia" w:ascii="宋体" w:hAnsi="宋体" w:cs="宋体"/>
              </w:rPr>
              <w:t>clinicPrice</w:t>
            </w:r>
          </w:p>
        </w:tc>
        <w:tc>
          <w:tcPr>
            <w:tcW w:w="1683" w:type="dxa"/>
            <w:noWrap w:val="0"/>
            <w:vAlign w:val="top"/>
          </w:tcPr>
          <w:p w14:paraId="3511381F">
            <w:pPr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费用</w:t>
            </w:r>
          </w:p>
        </w:tc>
        <w:tc>
          <w:tcPr>
            <w:tcW w:w="1500" w:type="dxa"/>
            <w:noWrap w:val="0"/>
            <w:vAlign w:val="top"/>
          </w:tcPr>
          <w:p w14:paraId="4FE79AC5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decimal(8,2)</w:t>
            </w:r>
          </w:p>
        </w:tc>
        <w:tc>
          <w:tcPr>
            <w:tcW w:w="650" w:type="dxa"/>
            <w:noWrap w:val="0"/>
            <w:vAlign w:val="top"/>
          </w:tcPr>
          <w:p w14:paraId="03AFB486">
            <w:pPr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N</w:t>
            </w:r>
          </w:p>
        </w:tc>
        <w:tc>
          <w:tcPr>
            <w:tcW w:w="1845" w:type="dxa"/>
            <w:noWrap w:val="0"/>
            <w:vAlign w:val="top"/>
          </w:tcPr>
          <w:p w14:paraId="24F2F67C">
            <w:pPr>
              <w:rPr>
                <w:rFonts w:hint="default" w:ascii="宋体" w:hAnsi="宋体" w:cs="宋体"/>
                <w:lang w:val="en-US"/>
              </w:rPr>
            </w:pPr>
          </w:p>
        </w:tc>
      </w:tr>
      <w:tr w14:paraId="58A48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0A5BB93F">
            <w:pPr>
              <w:rPr>
                <w:rFonts w:ascii="宋体" w:hAnsi="宋体" w:cs="宋体"/>
              </w:rPr>
            </w:pPr>
          </w:p>
        </w:tc>
        <w:tc>
          <w:tcPr>
            <w:tcW w:w="2259" w:type="dxa"/>
            <w:noWrap w:val="0"/>
            <w:vAlign w:val="top"/>
          </w:tcPr>
          <w:p w14:paraId="5A39BB56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payFlag</w:t>
            </w:r>
          </w:p>
        </w:tc>
        <w:tc>
          <w:tcPr>
            <w:tcW w:w="1683" w:type="dxa"/>
            <w:noWrap w:val="0"/>
            <w:vAlign w:val="top"/>
          </w:tcPr>
          <w:p w14:paraId="0DAC3858">
            <w:pPr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支付标志</w:t>
            </w:r>
          </w:p>
        </w:tc>
        <w:tc>
          <w:tcPr>
            <w:tcW w:w="1500" w:type="dxa"/>
            <w:noWrap w:val="0"/>
            <w:vAlign w:val="top"/>
          </w:tcPr>
          <w:p w14:paraId="046C1280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Int</w:t>
            </w:r>
          </w:p>
        </w:tc>
        <w:tc>
          <w:tcPr>
            <w:tcW w:w="650" w:type="dxa"/>
            <w:noWrap w:val="0"/>
            <w:vAlign w:val="top"/>
          </w:tcPr>
          <w:p w14:paraId="23BC6763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1845" w:type="dxa"/>
            <w:noWrap w:val="0"/>
            <w:vAlign w:val="top"/>
          </w:tcPr>
          <w:p w14:paraId="12E6F54A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0 否 1 是</w:t>
            </w:r>
          </w:p>
        </w:tc>
      </w:tr>
      <w:tr w14:paraId="55CFB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2421BA5A">
            <w:pPr>
              <w:rPr>
                <w:rFonts w:ascii="宋体" w:hAnsi="宋体" w:cs="宋体"/>
              </w:rPr>
            </w:pPr>
          </w:p>
        </w:tc>
        <w:tc>
          <w:tcPr>
            <w:tcW w:w="2259" w:type="dxa"/>
            <w:noWrap w:val="0"/>
            <w:vAlign w:val="top"/>
          </w:tcPr>
          <w:p w14:paraId="7F89A16F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patientDesc</w:t>
            </w:r>
          </w:p>
        </w:tc>
        <w:tc>
          <w:tcPr>
            <w:tcW w:w="1683" w:type="dxa"/>
            <w:noWrap w:val="0"/>
            <w:vAlign w:val="top"/>
          </w:tcPr>
          <w:p w14:paraId="14146C86">
            <w:pPr>
              <w:rPr>
                <w:rFonts w:hint="eastAsia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诊疗信息</w:t>
            </w:r>
          </w:p>
        </w:tc>
        <w:tc>
          <w:tcPr>
            <w:tcW w:w="1500" w:type="dxa"/>
            <w:noWrap w:val="0"/>
            <w:vAlign w:val="top"/>
          </w:tcPr>
          <w:p w14:paraId="60D6547C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Varchar(100)</w:t>
            </w:r>
          </w:p>
        </w:tc>
        <w:tc>
          <w:tcPr>
            <w:tcW w:w="650" w:type="dxa"/>
            <w:noWrap w:val="0"/>
            <w:vAlign w:val="top"/>
          </w:tcPr>
          <w:p w14:paraId="0F55E017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1845" w:type="dxa"/>
            <w:noWrap w:val="0"/>
            <w:vAlign w:val="top"/>
          </w:tcPr>
          <w:p w14:paraId="361E1BD0">
            <w:pPr>
              <w:rPr>
                <w:rFonts w:ascii="宋体" w:hAnsi="宋体" w:cs="宋体"/>
              </w:rPr>
            </w:pPr>
          </w:p>
        </w:tc>
      </w:tr>
      <w:tr w14:paraId="06B78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4D2D3F7D">
            <w:pPr>
              <w:rPr>
                <w:rFonts w:ascii="宋体" w:hAnsi="宋体" w:cs="宋体"/>
              </w:rPr>
            </w:pPr>
          </w:p>
        </w:tc>
        <w:tc>
          <w:tcPr>
            <w:tcW w:w="2259" w:type="dxa"/>
            <w:noWrap w:val="0"/>
            <w:vAlign w:val="top"/>
          </w:tcPr>
          <w:p w14:paraId="27F008D6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summary</w:t>
            </w:r>
          </w:p>
        </w:tc>
        <w:tc>
          <w:tcPr>
            <w:tcW w:w="1683" w:type="dxa"/>
            <w:noWrap w:val="0"/>
            <w:vAlign w:val="top"/>
          </w:tcPr>
          <w:p w14:paraId="419E0B10">
            <w:pPr>
              <w:rPr>
                <w:rFonts w:hint="eastAsia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预约方医生小结</w:t>
            </w:r>
          </w:p>
        </w:tc>
        <w:tc>
          <w:tcPr>
            <w:tcW w:w="1500" w:type="dxa"/>
            <w:noWrap w:val="0"/>
            <w:vAlign w:val="top"/>
          </w:tcPr>
          <w:p w14:paraId="448058F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Varchar(255)</w:t>
            </w:r>
          </w:p>
        </w:tc>
        <w:tc>
          <w:tcPr>
            <w:tcW w:w="650" w:type="dxa"/>
            <w:noWrap w:val="0"/>
            <w:vAlign w:val="top"/>
          </w:tcPr>
          <w:p w14:paraId="056A752A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1845" w:type="dxa"/>
            <w:noWrap w:val="0"/>
            <w:vAlign w:val="top"/>
          </w:tcPr>
          <w:p w14:paraId="6D3CF291">
            <w:pPr>
              <w:rPr>
                <w:rFonts w:ascii="宋体" w:hAnsi="宋体" w:cs="宋体"/>
              </w:rPr>
            </w:pPr>
          </w:p>
        </w:tc>
      </w:tr>
      <w:tr w14:paraId="72D9B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4D6046C1">
            <w:pPr>
              <w:rPr>
                <w:rFonts w:ascii="宋体" w:hAnsi="宋体" w:cs="宋体"/>
              </w:rPr>
            </w:pPr>
          </w:p>
        </w:tc>
        <w:tc>
          <w:tcPr>
            <w:tcW w:w="2259" w:type="dxa"/>
            <w:noWrap w:val="0"/>
            <w:vAlign w:val="top"/>
          </w:tcPr>
          <w:p w14:paraId="61414E27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oppSummary</w:t>
            </w:r>
          </w:p>
        </w:tc>
        <w:tc>
          <w:tcPr>
            <w:tcW w:w="1683" w:type="dxa"/>
            <w:noWrap w:val="0"/>
            <w:vAlign w:val="top"/>
          </w:tcPr>
          <w:p w14:paraId="27240F26">
            <w:pPr>
              <w:rPr>
                <w:rFonts w:hint="eastAsia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对方医生小结</w:t>
            </w:r>
          </w:p>
        </w:tc>
        <w:tc>
          <w:tcPr>
            <w:tcW w:w="1500" w:type="dxa"/>
            <w:noWrap w:val="0"/>
            <w:vAlign w:val="top"/>
          </w:tcPr>
          <w:p w14:paraId="1F79670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Varchar(255)</w:t>
            </w:r>
          </w:p>
        </w:tc>
        <w:tc>
          <w:tcPr>
            <w:tcW w:w="650" w:type="dxa"/>
            <w:noWrap w:val="0"/>
            <w:vAlign w:val="top"/>
          </w:tcPr>
          <w:p w14:paraId="2DE00D4A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1845" w:type="dxa"/>
            <w:noWrap w:val="0"/>
            <w:vAlign w:val="top"/>
          </w:tcPr>
          <w:p w14:paraId="7F9893F8">
            <w:pPr>
              <w:rPr>
                <w:rFonts w:ascii="宋体" w:hAnsi="宋体" w:cs="宋体"/>
              </w:rPr>
            </w:pPr>
          </w:p>
        </w:tc>
      </w:tr>
      <w:tr w14:paraId="7C9FD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7F59C51B">
            <w:pPr>
              <w:rPr>
                <w:rFonts w:ascii="宋体" w:hAnsi="宋体" w:cs="宋体"/>
              </w:rPr>
            </w:pPr>
          </w:p>
        </w:tc>
        <w:tc>
          <w:tcPr>
            <w:tcW w:w="2259" w:type="dxa"/>
            <w:noWrap w:val="0"/>
            <w:vAlign w:val="top"/>
          </w:tcPr>
          <w:p w14:paraId="21EDCBA3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orderNum</w:t>
            </w:r>
          </w:p>
        </w:tc>
        <w:tc>
          <w:tcPr>
            <w:tcW w:w="1683" w:type="dxa"/>
            <w:noWrap w:val="0"/>
            <w:vAlign w:val="top"/>
          </w:tcPr>
          <w:p w14:paraId="59A8D618">
            <w:pPr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预约序号</w:t>
            </w:r>
          </w:p>
        </w:tc>
        <w:tc>
          <w:tcPr>
            <w:tcW w:w="1500" w:type="dxa"/>
            <w:noWrap w:val="0"/>
            <w:vAlign w:val="top"/>
          </w:tcPr>
          <w:p w14:paraId="0B719D0F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Int</w:t>
            </w:r>
          </w:p>
        </w:tc>
        <w:tc>
          <w:tcPr>
            <w:tcW w:w="650" w:type="dxa"/>
            <w:noWrap w:val="0"/>
            <w:vAlign w:val="top"/>
          </w:tcPr>
          <w:p w14:paraId="7C40060B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N</w:t>
            </w:r>
          </w:p>
        </w:tc>
        <w:tc>
          <w:tcPr>
            <w:tcW w:w="1845" w:type="dxa"/>
            <w:noWrap w:val="0"/>
            <w:vAlign w:val="top"/>
          </w:tcPr>
          <w:p w14:paraId="0A44AA1E">
            <w:pPr>
              <w:rPr>
                <w:rFonts w:ascii="宋体" w:hAnsi="宋体" w:cs="宋体"/>
              </w:rPr>
            </w:pPr>
          </w:p>
        </w:tc>
      </w:tr>
      <w:tr w14:paraId="13BA6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7ACCDC2F">
            <w:pPr>
              <w:rPr>
                <w:rFonts w:ascii="宋体" w:hAnsi="宋体" w:cs="宋体"/>
              </w:rPr>
            </w:pPr>
          </w:p>
        </w:tc>
        <w:tc>
          <w:tcPr>
            <w:tcW w:w="2259" w:type="dxa"/>
            <w:noWrap w:val="0"/>
            <w:vAlign w:val="top"/>
          </w:tcPr>
          <w:p w14:paraId="411EF27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recordType</w:t>
            </w:r>
          </w:p>
        </w:tc>
        <w:tc>
          <w:tcPr>
            <w:tcW w:w="1683" w:type="dxa"/>
            <w:noWrap w:val="0"/>
            <w:vAlign w:val="top"/>
          </w:tcPr>
          <w:p w14:paraId="5B8E4A92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门诊类型</w:t>
            </w:r>
          </w:p>
        </w:tc>
        <w:tc>
          <w:tcPr>
            <w:tcW w:w="1500" w:type="dxa"/>
            <w:noWrap w:val="0"/>
            <w:vAlign w:val="top"/>
          </w:tcPr>
          <w:p w14:paraId="433AD252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Int</w:t>
            </w:r>
          </w:p>
        </w:tc>
        <w:tc>
          <w:tcPr>
            <w:tcW w:w="650" w:type="dxa"/>
            <w:noWrap w:val="0"/>
            <w:vAlign w:val="top"/>
          </w:tcPr>
          <w:p w14:paraId="0F4586A0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1845" w:type="dxa"/>
            <w:noWrap w:val="0"/>
            <w:vAlign w:val="top"/>
          </w:tcPr>
          <w:p w14:paraId="56292321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1 普通门诊 2 紧急门诊</w:t>
            </w:r>
          </w:p>
        </w:tc>
      </w:tr>
      <w:tr w14:paraId="565C5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0648A191">
            <w:pPr>
              <w:rPr>
                <w:rFonts w:ascii="宋体" w:hAnsi="宋体" w:cs="宋体"/>
              </w:rPr>
            </w:pPr>
          </w:p>
        </w:tc>
        <w:tc>
          <w:tcPr>
            <w:tcW w:w="2259" w:type="dxa"/>
            <w:noWrap w:val="0"/>
            <w:vAlign w:val="top"/>
          </w:tcPr>
          <w:p w14:paraId="31D9B35E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outTradeNo</w:t>
            </w:r>
          </w:p>
        </w:tc>
        <w:tc>
          <w:tcPr>
            <w:tcW w:w="1683" w:type="dxa"/>
            <w:noWrap w:val="0"/>
            <w:vAlign w:val="top"/>
          </w:tcPr>
          <w:p w14:paraId="210BAE4A">
            <w:pPr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支付流水号</w:t>
            </w:r>
          </w:p>
        </w:tc>
        <w:tc>
          <w:tcPr>
            <w:tcW w:w="1500" w:type="dxa"/>
            <w:noWrap w:val="0"/>
            <w:vAlign w:val="top"/>
          </w:tcPr>
          <w:p w14:paraId="071F635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Varchar(64)</w:t>
            </w:r>
          </w:p>
        </w:tc>
        <w:tc>
          <w:tcPr>
            <w:tcW w:w="650" w:type="dxa"/>
            <w:noWrap w:val="0"/>
            <w:vAlign w:val="top"/>
          </w:tcPr>
          <w:p w14:paraId="43A054A5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N</w:t>
            </w:r>
          </w:p>
        </w:tc>
        <w:tc>
          <w:tcPr>
            <w:tcW w:w="1845" w:type="dxa"/>
            <w:noWrap w:val="0"/>
            <w:vAlign w:val="top"/>
          </w:tcPr>
          <w:p w14:paraId="17212944">
            <w:pPr>
              <w:rPr>
                <w:rFonts w:hint="eastAsia" w:ascii="宋体" w:hAnsi="宋体" w:cs="宋体"/>
                <w:lang w:val="en-US" w:eastAsia="zh-CN"/>
              </w:rPr>
            </w:pPr>
          </w:p>
        </w:tc>
      </w:tr>
      <w:tr w14:paraId="153B7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1DA43963">
            <w:pPr>
              <w:rPr>
                <w:rFonts w:ascii="宋体" w:hAnsi="宋体" w:cs="宋体"/>
              </w:rPr>
            </w:pPr>
          </w:p>
        </w:tc>
        <w:tc>
          <w:tcPr>
            <w:tcW w:w="2259" w:type="dxa"/>
            <w:noWrap w:val="0"/>
            <w:vAlign w:val="top"/>
          </w:tcPr>
          <w:p w14:paraId="14CBE41D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cancelDesc</w:t>
            </w:r>
          </w:p>
        </w:tc>
        <w:tc>
          <w:tcPr>
            <w:tcW w:w="1683" w:type="dxa"/>
            <w:noWrap w:val="0"/>
            <w:vAlign w:val="top"/>
          </w:tcPr>
          <w:p w14:paraId="0ED6F036">
            <w:pPr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取消原因</w:t>
            </w:r>
          </w:p>
        </w:tc>
        <w:tc>
          <w:tcPr>
            <w:tcW w:w="1500" w:type="dxa"/>
            <w:noWrap w:val="0"/>
            <w:vAlign w:val="top"/>
          </w:tcPr>
          <w:p w14:paraId="79DB451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Varchar(100)</w:t>
            </w:r>
          </w:p>
        </w:tc>
        <w:tc>
          <w:tcPr>
            <w:tcW w:w="650" w:type="dxa"/>
            <w:noWrap w:val="0"/>
            <w:vAlign w:val="top"/>
          </w:tcPr>
          <w:p w14:paraId="06A977CB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N</w:t>
            </w:r>
          </w:p>
        </w:tc>
        <w:tc>
          <w:tcPr>
            <w:tcW w:w="1845" w:type="dxa"/>
            <w:noWrap w:val="0"/>
            <w:vAlign w:val="top"/>
          </w:tcPr>
          <w:p w14:paraId="69A03F5D">
            <w:pPr>
              <w:rPr>
                <w:rFonts w:hint="eastAsia" w:ascii="宋体" w:hAnsi="宋体" w:cs="宋体"/>
                <w:lang w:val="en-US" w:eastAsia="zh-CN"/>
              </w:rPr>
            </w:pPr>
          </w:p>
        </w:tc>
      </w:tr>
      <w:tr w14:paraId="1ABE9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12A3355B">
            <w:pPr>
              <w:rPr>
                <w:rFonts w:ascii="宋体" w:hAnsi="宋体" w:cs="宋体"/>
              </w:rPr>
            </w:pPr>
          </w:p>
        </w:tc>
        <w:tc>
          <w:tcPr>
            <w:tcW w:w="2259" w:type="dxa"/>
            <w:noWrap w:val="0"/>
            <w:vAlign w:val="top"/>
          </w:tcPr>
          <w:p w14:paraId="5C339A15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updateTime</w:t>
            </w:r>
          </w:p>
        </w:tc>
        <w:tc>
          <w:tcPr>
            <w:tcW w:w="1683" w:type="dxa"/>
            <w:noWrap w:val="0"/>
            <w:vAlign w:val="top"/>
          </w:tcPr>
          <w:p w14:paraId="6E70C740">
            <w:pPr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上传时间</w:t>
            </w:r>
          </w:p>
        </w:tc>
        <w:tc>
          <w:tcPr>
            <w:tcW w:w="1500" w:type="dxa"/>
            <w:noWrap w:val="0"/>
            <w:vAlign w:val="top"/>
          </w:tcPr>
          <w:p w14:paraId="1ADDFA34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DateTime</w:t>
            </w:r>
          </w:p>
        </w:tc>
        <w:tc>
          <w:tcPr>
            <w:tcW w:w="650" w:type="dxa"/>
            <w:noWrap w:val="0"/>
            <w:vAlign w:val="top"/>
          </w:tcPr>
          <w:p w14:paraId="7BE07EC5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1845" w:type="dxa"/>
            <w:noWrap w:val="0"/>
            <w:vAlign w:val="top"/>
          </w:tcPr>
          <w:p w14:paraId="246E846B">
            <w:pPr>
              <w:rPr>
                <w:rFonts w:hint="eastAsia" w:ascii="宋体" w:hAnsi="宋体" w:cs="宋体"/>
                <w:lang w:val="en-US" w:eastAsia="zh-CN"/>
              </w:rPr>
            </w:pPr>
          </w:p>
        </w:tc>
      </w:tr>
      <w:tr w14:paraId="0EF9D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353C033E">
            <w:pPr>
              <w:rPr>
                <w:rFonts w:ascii="宋体" w:hAnsi="宋体" w:cs="宋体"/>
              </w:rPr>
            </w:pPr>
          </w:p>
        </w:tc>
        <w:tc>
          <w:tcPr>
            <w:tcW w:w="2259" w:type="dxa"/>
            <w:noWrap w:val="0"/>
            <w:vAlign w:val="top"/>
          </w:tcPr>
          <w:p w14:paraId="68BA7471">
            <w:pPr>
              <w:rPr>
                <w:rFonts w:hint="eastAsia" w:ascii="宋体" w:hAnsi="宋体" w:cs="宋体"/>
              </w:rPr>
            </w:pPr>
          </w:p>
        </w:tc>
        <w:tc>
          <w:tcPr>
            <w:tcW w:w="1683" w:type="dxa"/>
            <w:noWrap w:val="0"/>
            <w:vAlign w:val="top"/>
          </w:tcPr>
          <w:p w14:paraId="43A14BF5">
            <w:pPr>
              <w:rPr>
                <w:rFonts w:hint="eastAsia" w:ascii="宋体" w:hAnsi="宋体" w:cs="宋体"/>
                <w:lang w:val="en-US" w:eastAsia="zh-CN"/>
              </w:rPr>
            </w:pPr>
          </w:p>
        </w:tc>
        <w:tc>
          <w:tcPr>
            <w:tcW w:w="1500" w:type="dxa"/>
            <w:noWrap w:val="0"/>
            <w:vAlign w:val="top"/>
          </w:tcPr>
          <w:p w14:paraId="0D274AE9">
            <w:pPr>
              <w:rPr>
                <w:rFonts w:ascii="宋体" w:hAnsi="宋体" w:cs="宋体"/>
              </w:rPr>
            </w:pPr>
          </w:p>
        </w:tc>
        <w:tc>
          <w:tcPr>
            <w:tcW w:w="650" w:type="dxa"/>
            <w:noWrap w:val="0"/>
            <w:vAlign w:val="top"/>
          </w:tcPr>
          <w:p w14:paraId="539D4C32">
            <w:pPr>
              <w:jc w:val="center"/>
              <w:rPr>
                <w:rFonts w:ascii="宋体" w:hAnsi="宋体" w:cs="宋体"/>
              </w:rPr>
            </w:pPr>
          </w:p>
        </w:tc>
        <w:tc>
          <w:tcPr>
            <w:tcW w:w="1845" w:type="dxa"/>
            <w:noWrap w:val="0"/>
            <w:vAlign w:val="top"/>
          </w:tcPr>
          <w:p w14:paraId="1E048E4E">
            <w:pPr>
              <w:rPr>
                <w:rFonts w:hint="eastAsia" w:ascii="宋体" w:hAnsi="宋体" w:cs="宋体"/>
                <w:lang w:val="en-US" w:eastAsia="zh-CN"/>
              </w:rPr>
            </w:pPr>
          </w:p>
        </w:tc>
      </w:tr>
      <w:tr w14:paraId="71852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1" w:type="dxa"/>
            <w:gridSpan w:val="6"/>
            <w:shd w:val="clear" w:color="auto" w:fill="5B9BD5"/>
            <w:noWrap w:val="0"/>
            <w:vAlign w:val="top"/>
          </w:tcPr>
          <w:p w14:paraId="6761F789">
            <w:pPr>
              <w:rPr>
                <w:rFonts w:ascii="宋体" w:hAnsi="宋体" w:cs="宋体"/>
                <w:color w:val="5B9BD5"/>
              </w:rPr>
            </w:pPr>
          </w:p>
        </w:tc>
      </w:tr>
      <w:tr w14:paraId="77651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4" w:type="dxa"/>
            <w:vMerge w:val="restart"/>
            <w:shd w:val="clear" w:color="auto" w:fill="auto"/>
            <w:noWrap w:val="0"/>
            <w:vAlign w:val="top"/>
          </w:tcPr>
          <w:p w14:paraId="61D8C88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2259" w:type="dxa"/>
            <w:shd w:val="clear" w:color="auto" w:fill="auto"/>
            <w:noWrap w:val="0"/>
            <w:vAlign w:val="top"/>
          </w:tcPr>
          <w:p w14:paraId="6B1E4E1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code</w:t>
            </w:r>
          </w:p>
        </w:tc>
        <w:tc>
          <w:tcPr>
            <w:tcW w:w="1683" w:type="dxa"/>
            <w:shd w:val="clear" w:color="auto" w:fill="FFFFFF"/>
            <w:noWrap w:val="0"/>
            <w:vAlign w:val="center"/>
          </w:tcPr>
          <w:p w14:paraId="287B7EEB">
            <w:pPr>
              <w:widowControl/>
              <w:jc w:val="left"/>
              <w:textAlignment w:val="center"/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返回代码</w:t>
            </w:r>
          </w:p>
        </w:tc>
        <w:tc>
          <w:tcPr>
            <w:tcW w:w="1500" w:type="dxa"/>
            <w:shd w:val="clear" w:color="auto" w:fill="FFFFFF"/>
            <w:noWrap w:val="0"/>
            <w:vAlign w:val="center"/>
          </w:tcPr>
          <w:p w14:paraId="18E1E242">
            <w:pPr>
              <w:widowControl/>
              <w:jc w:val="left"/>
              <w:textAlignment w:val="center"/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Int</w:t>
            </w:r>
          </w:p>
        </w:tc>
        <w:tc>
          <w:tcPr>
            <w:tcW w:w="650" w:type="dxa"/>
            <w:noWrap w:val="0"/>
            <w:vAlign w:val="top"/>
          </w:tcPr>
          <w:p w14:paraId="210BDE60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1845" w:type="dxa"/>
            <w:noWrap w:val="0"/>
            <w:vAlign w:val="top"/>
          </w:tcPr>
          <w:p w14:paraId="488189F2">
            <w:pPr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200成功， 非200 失败</w:t>
            </w:r>
          </w:p>
        </w:tc>
      </w:tr>
      <w:tr w14:paraId="67247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4" w:type="dxa"/>
            <w:vMerge w:val="continue"/>
            <w:shd w:val="clear" w:color="auto" w:fill="auto"/>
            <w:noWrap w:val="0"/>
            <w:vAlign w:val="top"/>
          </w:tcPr>
          <w:p w14:paraId="160A3FD4">
            <w:pPr>
              <w:rPr>
                <w:rFonts w:ascii="宋体" w:hAnsi="宋体" w:cs="宋体"/>
              </w:rPr>
            </w:pPr>
          </w:p>
        </w:tc>
        <w:tc>
          <w:tcPr>
            <w:tcW w:w="2259" w:type="dxa"/>
            <w:shd w:val="clear" w:color="auto" w:fill="auto"/>
            <w:noWrap w:val="0"/>
            <w:vAlign w:val="top"/>
          </w:tcPr>
          <w:p w14:paraId="2282875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msg</w:t>
            </w:r>
          </w:p>
        </w:tc>
        <w:tc>
          <w:tcPr>
            <w:tcW w:w="1683" w:type="dxa"/>
            <w:shd w:val="clear" w:color="auto" w:fill="FFFFFF"/>
            <w:noWrap w:val="0"/>
            <w:vAlign w:val="center"/>
          </w:tcPr>
          <w:p w14:paraId="25B24DA7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szCs w:val="18"/>
              </w:rPr>
              <w:t>错误信息</w:t>
            </w:r>
          </w:p>
        </w:tc>
        <w:tc>
          <w:tcPr>
            <w:tcW w:w="1500" w:type="dxa"/>
            <w:shd w:val="clear" w:color="auto" w:fill="FFFFFF"/>
            <w:noWrap w:val="0"/>
            <w:vAlign w:val="center"/>
          </w:tcPr>
          <w:p w14:paraId="0B0175E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</w:rPr>
              <w:t>Varchar(200)</w:t>
            </w:r>
          </w:p>
        </w:tc>
        <w:tc>
          <w:tcPr>
            <w:tcW w:w="650" w:type="dxa"/>
            <w:noWrap w:val="0"/>
            <w:vAlign w:val="top"/>
          </w:tcPr>
          <w:p w14:paraId="571EB28F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1845" w:type="dxa"/>
            <w:noWrap w:val="0"/>
            <w:vAlign w:val="top"/>
          </w:tcPr>
          <w:p w14:paraId="27942ECE">
            <w:pPr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失败描述</w:t>
            </w:r>
          </w:p>
        </w:tc>
      </w:tr>
    </w:tbl>
    <w:p w14:paraId="667B784B">
      <w:pPr>
        <w:pStyle w:val="5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接口示例</w:t>
      </w:r>
    </w:p>
    <w:p w14:paraId="68170256">
      <w:pPr>
        <w:ind w:firstLine="420"/>
        <w:rPr>
          <w:rFonts w:ascii="宋体" w:hAnsi="宋体" w:cs="宋体"/>
        </w:rPr>
      </w:pPr>
      <w:r>
        <w:rPr>
          <w:rFonts w:hint="eastAsia" w:ascii="宋体" w:hAnsi="宋体" w:cs="宋体"/>
          <w:lang w:val="en-US" w:eastAsia="zh-CN"/>
        </w:rPr>
        <w:t xml:space="preserve">见1.7 </w:t>
      </w:r>
      <w:r>
        <w:rPr>
          <w:rFonts w:hint="eastAsia" w:ascii="宋体" w:hAnsi="宋体" w:cs="宋体"/>
          <w:lang w:val="en-US" w:eastAsia="zh-CN"/>
        </w:rPr>
        <w:fldChar w:fldCharType="begin"/>
      </w:r>
      <w:r>
        <w:rPr>
          <w:rFonts w:hint="eastAsia" w:ascii="宋体" w:hAnsi="宋体" w:cs="宋体"/>
          <w:lang w:val="en-US" w:eastAsia="zh-CN"/>
        </w:rPr>
        <w:instrText xml:space="preserve"> HYPERLINK \l "_工具包调用说明" </w:instrText>
      </w:r>
      <w:r>
        <w:rPr>
          <w:rFonts w:hint="eastAsia" w:ascii="宋体" w:hAnsi="宋体" w:cs="宋体"/>
          <w:lang w:val="en-US" w:eastAsia="zh-CN"/>
        </w:rPr>
        <w:fldChar w:fldCharType="separate"/>
      </w:r>
      <w:r>
        <w:rPr>
          <w:rStyle w:val="19"/>
          <w:rFonts w:hint="eastAsia" w:ascii="宋体" w:hAnsi="宋体" w:cs="宋体"/>
          <w:lang w:val="en-US" w:eastAsia="zh-CN"/>
        </w:rPr>
        <w:t>工具包调用说明</w:t>
      </w:r>
      <w:r>
        <w:rPr>
          <w:rFonts w:hint="eastAsia" w:ascii="宋体" w:hAnsi="宋体" w:cs="宋体"/>
          <w:lang w:val="en-US" w:eastAsia="zh-CN"/>
        </w:rPr>
        <w:fldChar w:fldCharType="end"/>
      </w:r>
    </w:p>
    <w:p w14:paraId="72F9A42A">
      <w:pPr>
        <w:pStyle w:val="4"/>
        <w:rPr>
          <w:rFonts w:ascii="宋体" w:hAnsi="宋体" w:eastAsia="宋体" w:cs="宋体"/>
        </w:rPr>
      </w:pPr>
      <w:bookmarkStart w:id="63" w:name="_Toc5041"/>
      <w:r>
        <w:rPr>
          <w:rFonts w:hint="eastAsia" w:ascii="宋体" w:hAnsi="宋体" w:eastAsia="宋体" w:cs="宋体"/>
        </w:rPr>
        <w:t>远程会诊记录</w:t>
      </w:r>
      <w:bookmarkEnd w:id="63"/>
    </w:p>
    <w:p w14:paraId="52FCFAE9">
      <w:pPr>
        <w:pStyle w:val="5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数据推送机制</w:t>
      </w:r>
    </w:p>
    <w:p w14:paraId="5D44295F">
      <w:pPr>
        <w:ind w:firstLine="42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cs="宋体"/>
        </w:rPr>
        <w:t>各互联网医院，在每天晚上固定时间点，向平台推送前一天已经完成的远程会诊业务数据</w:t>
      </w:r>
      <w:r>
        <w:rPr>
          <w:rFonts w:hint="eastAsia" w:ascii="宋体" w:hAnsi="宋体" w:cs="宋体"/>
          <w:lang w:val="en-US" w:eastAsia="zh-CN"/>
        </w:rPr>
        <w:t>,也可实时上传。</w:t>
      </w:r>
    </w:p>
    <w:p w14:paraId="090E6EE2">
      <w:pPr>
        <w:pStyle w:val="5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远程会诊记录推送接口</w:t>
      </w:r>
    </w:p>
    <w:tbl>
      <w:tblPr>
        <w:tblStyle w:val="15"/>
        <w:tblW w:w="863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9"/>
        <w:gridCol w:w="846"/>
        <w:gridCol w:w="1094"/>
        <w:gridCol w:w="1419"/>
        <w:gridCol w:w="1513"/>
        <w:gridCol w:w="650"/>
        <w:gridCol w:w="2370"/>
      </w:tblGrid>
      <w:tr w14:paraId="4447C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39" w:type="dxa"/>
            <w:tcBorders>
              <w:bottom w:val="single" w:color="auto" w:sz="4" w:space="0"/>
            </w:tcBorders>
            <w:noWrap w:val="0"/>
            <w:vAlign w:val="top"/>
          </w:tcPr>
          <w:p w14:paraId="4574CA7C">
            <w:pPr>
              <w:jc w:val="center"/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操作名称</w:t>
            </w:r>
          </w:p>
        </w:tc>
        <w:tc>
          <w:tcPr>
            <w:tcW w:w="7892" w:type="dxa"/>
            <w:gridSpan w:val="6"/>
            <w:tcBorders>
              <w:bottom w:val="single" w:color="auto" w:sz="4" w:space="0"/>
            </w:tcBorders>
            <w:noWrap w:val="0"/>
            <w:vAlign w:val="top"/>
          </w:tcPr>
          <w:p w14:paraId="4568CDE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X-Service-Id=his.provinceDataUploadService , X-Service-Method=uploadMeetClinicIndicators</w:t>
            </w:r>
          </w:p>
        </w:tc>
      </w:tr>
      <w:tr w14:paraId="390DC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tcBorders>
              <w:bottom w:val="single" w:color="auto" w:sz="4" w:space="0"/>
            </w:tcBorders>
            <w:noWrap w:val="0"/>
            <w:vAlign w:val="top"/>
          </w:tcPr>
          <w:p w14:paraId="48A5D2D8">
            <w:pPr>
              <w:jc w:val="center"/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说明</w:t>
            </w:r>
          </w:p>
        </w:tc>
        <w:tc>
          <w:tcPr>
            <w:tcW w:w="7892" w:type="dxa"/>
            <w:gridSpan w:val="6"/>
            <w:tcBorders>
              <w:bottom w:val="single" w:color="auto" w:sz="4" w:space="0"/>
            </w:tcBorders>
            <w:noWrap w:val="0"/>
            <w:vAlign w:val="top"/>
          </w:tcPr>
          <w:p w14:paraId="33F39F7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向互联网医院监管平台推送远程会诊信息</w:t>
            </w:r>
          </w:p>
        </w:tc>
      </w:tr>
      <w:tr w14:paraId="16944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739" w:type="dxa"/>
            <w:shd w:val="clear" w:color="auto" w:fill="8DB3E2"/>
            <w:noWrap w:val="0"/>
            <w:vAlign w:val="top"/>
          </w:tcPr>
          <w:p w14:paraId="738A6FE9">
            <w:pPr>
              <w:jc w:val="center"/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类型</w:t>
            </w:r>
          </w:p>
        </w:tc>
        <w:tc>
          <w:tcPr>
            <w:tcW w:w="1940" w:type="dxa"/>
            <w:gridSpan w:val="2"/>
            <w:shd w:val="clear" w:color="auto" w:fill="8DB3E2"/>
            <w:noWrap w:val="0"/>
            <w:vAlign w:val="top"/>
          </w:tcPr>
          <w:p w14:paraId="577038D2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参数</w:t>
            </w:r>
          </w:p>
        </w:tc>
        <w:tc>
          <w:tcPr>
            <w:tcW w:w="1419" w:type="dxa"/>
            <w:shd w:val="clear" w:color="auto" w:fill="8DB3E2"/>
            <w:noWrap w:val="0"/>
            <w:vAlign w:val="top"/>
          </w:tcPr>
          <w:p w14:paraId="26EC0E1F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参数名称</w:t>
            </w:r>
          </w:p>
        </w:tc>
        <w:tc>
          <w:tcPr>
            <w:tcW w:w="1513" w:type="dxa"/>
            <w:shd w:val="clear" w:color="auto" w:fill="8DB3E2"/>
            <w:noWrap w:val="0"/>
            <w:vAlign w:val="top"/>
          </w:tcPr>
          <w:p w14:paraId="7DFABFD4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字段类型</w:t>
            </w:r>
          </w:p>
        </w:tc>
        <w:tc>
          <w:tcPr>
            <w:tcW w:w="650" w:type="dxa"/>
            <w:shd w:val="clear" w:color="auto" w:fill="8DB3E2"/>
            <w:noWrap w:val="0"/>
            <w:vAlign w:val="top"/>
          </w:tcPr>
          <w:p w14:paraId="445099C9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必输</w:t>
            </w:r>
          </w:p>
        </w:tc>
        <w:tc>
          <w:tcPr>
            <w:tcW w:w="2370" w:type="dxa"/>
            <w:shd w:val="clear" w:color="auto" w:fill="8DB3E2"/>
            <w:noWrap w:val="0"/>
            <w:vAlign w:val="top"/>
          </w:tcPr>
          <w:p w14:paraId="621D489E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说明</w:t>
            </w:r>
          </w:p>
        </w:tc>
      </w:tr>
      <w:tr w14:paraId="5FAFB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restart"/>
            <w:noWrap w:val="0"/>
            <w:vAlign w:val="top"/>
          </w:tcPr>
          <w:p w14:paraId="4673B1CC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cs="宋体"/>
              </w:rPr>
              <w:t>输入</w:t>
            </w:r>
          </w:p>
          <w:p w14:paraId="7994A33E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List</w:t>
            </w:r>
          </w:p>
        </w:tc>
        <w:tc>
          <w:tcPr>
            <w:tcW w:w="1940" w:type="dxa"/>
            <w:gridSpan w:val="2"/>
            <w:noWrap w:val="0"/>
            <w:vAlign w:val="top"/>
          </w:tcPr>
          <w:p w14:paraId="11AE3DB2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unitId</w:t>
            </w:r>
          </w:p>
        </w:tc>
        <w:tc>
          <w:tcPr>
            <w:tcW w:w="1419" w:type="dxa"/>
            <w:noWrap w:val="0"/>
            <w:vAlign w:val="top"/>
          </w:tcPr>
          <w:p w14:paraId="4ED9069A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监管平台机构ID</w:t>
            </w:r>
          </w:p>
        </w:tc>
        <w:tc>
          <w:tcPr>
            <w:tcW w:w="1513" w:type="dxa"/>
            <w:noWrap w:val="0"/>
            <w:vAlign w:val="top"/>
          </w:tcPr>
          <w:p w14:paraId="2CD5A07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5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650" w:type="dxa"/>
            <w:noWrap w:val="0"/>
            <w:vAlign w:val="top"/>
          </w:tcPr>
          <w:p w14:paraId="22F5A942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0C2FD1E5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平台分配，登录系统“秘钥生成及管理”处可查</w:t>
            </w:r>
          </w:p>
        </w:tc>
      </w:tr>
      <w:tr w14:paraId="32155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continue"/>
            <w:noWrap w:val="0"/>
            <w:vAlign w:val="top"/>
          </w:tcPr>
          <w:p w14:paraId="50517295">
            <w:pPr>
              <w:rPr>
                <w:rFonts w:ascii="宋体" w:hAnsi="宋体" w:cs="宋体"/>
              </w:rPr>
            </w:pPr>
          </w:p>
        </w:tc>
        <w:tc>
          <w:tcPr>
            <w:tcW w:w="1940" w:type="dxa"/>
            <w:gridSpan w:val="2"/>
            <w:noWrap w:val="0"/>
            <w:vAlign w:val="top"/>
          </w:tcPr>
          <w:p w14:paraId="6EB411A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meetClinicId</w:t>
            </w:r>
          </w:p>
        </w:tc>
        <w:tc>
          <w:tcPr>
            <w:tcW w:w="1419" w:type="dxa"/>
            <w:noWrap w:val="0"/>
            <w:vAlign w:val="top"/>
          </w:tcPr>
          <w:p w14:paraId="4C07EEBD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会诊业务id</w:t>
            </w:r>
          </w:p>
        </w:tc>
        <w:tc>
          <w:tcPr>
            <w:tcW w:w="1513" w:type="dxa"/>
            <w:noWrap w:val="0"/>
            <w:vAlign w:val="top"/>
          </w:tcPr>
          <w:p w14:paraId="491DDDA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Varchar(20)</w:t>
            </w:r>
          </w:p>
        </w:tc>
        <w:tc>
          <w:tcPr>
            <w:tcW w:w="650" w:type="dxa"/>
            <w:noWrap w:val="0"/>
            <w:vAlign w:val="top"/>
          </w:tcPr>
          <w:p w14:paraId="503232AD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01997165">
            <w:pPr>
              <w:rPr>
                <w:rFonts w:ascii="宋体" w:hAnsi="宋体" w:cs="宋体"/>
              </w:rPr>
            </w:pPr>
          </w:p>
        </w:tc>
      </w:tr>
      <w:tr w14:paraId="523B8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continue"/>
            <w:noWrap w:val="0"/>
            <w:vAlign w:val="top"/>
          </w:tcPr>
          <w:p w14:paraId="60B32D5A">
            <w:pPr>
              <w:rPr>
                <w:rFonts w:ascii="宋体" w:hAnsi="宋体" w:cs="宋体"/>
              </w:rPr>
            </w:pPr>
          </w:p>
        </w:tc>
        <w:tc>
          <w:tcPr>
            <w:tcW w:w="1940" w:type="dxa"/>
            <w:gridSpan w:val="2"/>
            <w:noWrap w:val="0"/>
            <w:vAlign w:val="top"/>
          </w:tcPr>
          <w:p w14:paraId="2B8CF0C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meetClinicType</w:t>
            </w:r>
          </w:p>
        </w:tc>
        <w:tc>
          <w:tcPr>
            <w:tcW w:w="1419" w:type="dxa"/>
            <w:noWrap w:val="0"/>
            <w:vAlign w:val="top"/>
          </w:tcPr>
          <w:p w14:paraId="33713C96">
            <w:pPr>
              <w:rPr>
                <w:rFonts w:hint="default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会诊类型</w:t>
            </w:r>
          </w:p>
        </w:tc>
        <w:tc>
          <w:tcPr>
            <w:tcW w:w="1513" w:type="dxa"/>
            <w:noWrap w:val="0"/>
            <w:vAlign w:val="top"/>
          </w:tcPr>
          <w:p w14:paraId="1A5E9D1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Int</w:t>
            </w:r>
          </w:p>
        </w:tc>
        <w:tc>
          <w:tcPr>
            <w:tcW w:w="650" w:type="dxa"/>
            <w:noWrap w:val="0"/>
            <w:vAlign w:val="top"/>
          </w:tcPr>
          <w:p w14:paraId="7C7E8DC6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3B2793B3">
            <w:pPr>
              <w:rPr>
                <w:rFonts w:hint="eastAsia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1 普通会诊</w:t>
            </w:r>
          </w:p>
          <w:p w14:paraId="4BEA5D1A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2 紧急会诊</w:t>
            </w:r>
          </w:p>
        </w:tc>
      </w:tr>
      <w:tr w14:paraId="05B11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continue"/>
            <w:noWrap w:val="0"/>
            <w:vAlign w:val="top"/>
          </w:tcPr>
          <w:p w14:paraId="414ECFB3">
            <w:pPr>
              <w:rPr>
                <w:rFonts w:ascii="宋体" w:hAnsi="宋体" w:cs="宋体"/>
              </w:rPr>
            </w:pPr>
          </w:p>
        </w:tc>
        <w:tc>
          <w:tcPr>
            <w:tcW w:w="1940" w:type="dxa"/>
            <w:gridSpan w:val="2"/>
            <w:noWrap w:val="0"/>
            <w:vAlign w:val="top"/>
          </w:tcPr>
          <w:p w14:paraId="223456D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requestTime</w:t>
            </w:r>
          </w:p>
        </w:tc>
        <w:tc>
          <w:tcPr>
            <w:tcW w:w="1419" w:type="dxa"/>
            <w:noWrap w:val="0"/>
            <w:vAlign w:val="top"/>
          </w:tcPr>
          <w:p w14:paraId="5294B949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cs="宋体"/>
              </w:rPr>
              <w:t>申请</w:t>
            </w:r>
            <w:r>
              <w:rPr>
                <w:rFonts w:hint="eastAsia" w:ascii="宋体" w:hAnsi="宋体" w:cs="宋体"/>
                <w:lang w:val="en-US" w:eastAsia="zh-CN"/>
              </w:rPr>
              <w:t>时间</w:t>
            </w:r>
          </w:p>
        </w:tc>
        <w:tc>
          <w:tcPr>
            <w:tcW w:w="1513" w:type="dxa"/>
            <w:noWrap w:val="0"/>
            <w:vAlign w:val="top"/>
          </w:tcPr>
          <w:p w14:paraId="426BDD0A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DateTime</w:t>
            </w:r>
          </w:p>
        </w:tc>
        <w:tc>
          <w:tcPr>
            <w:tcW w:w="650" w:type="dxa"/>
            <w:noWrap w:val="0"/>
            <w:vAlign w:val="top"/>
          </w:tcPr>
          <w:p w14:paraId="0219EE75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737BC2D5">
            <w:pPr>
              <w:rPr>
                <w:rFonts w:ascii="宋体" w:hAnsi="宋体" w:cs="宋体"/>
              </w:rPr>
            </w:pPr>
          </w:p>
        </w:tc>
      </w:tr>
      <w:tr w14:paraId="58D8F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continue"/>
            <w:noWrap w:val="0"/>
            <w:vAlign w:val="top"/>
          </w:tcPr>
          <w:p w14:paraId="216FB434">
            <w:pPr>
              <w:rPr>
                <w:rFonts w:ascii="宋体" w:hAnsi="宋体" w:cs="宋体"/>
              </w:rPr>
            </w:pPr>
          </w:p>
        </w:tc>
        <w:tc>
          <w:tcPr>
            <w:tcW w:w="1940" w:type="dxa"/>
            <w:gridSpan w:val="2"/>
            <w:noWrap w:val="0"/>
            <w:vAlign w:val="top"/>
          </w:tcPr>
          <w:p w14:paraId="45BF0D9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requestUnitId</w:t>
            </w:r>
          </w:p>
        </w:tc>
        <w:tc>
          <w:tcPr>
            <w:tcW w:w="1419" w:type="dxa"/>
            <w:noWrap w:val="0"/>
            <w:vAlign w:val="top"/>
          </w:tcPr>
          <w:p w14:paraId="2840E0F9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</w:rPr>
              <w:t>申请</w:t>
            </w:r>
            <w:r>
              <w:rPr>
                <w:rFonts w:hint="eastAsia" w:ascii="宋体" w:hAnsi="宋体" w:cs="宋体"/>
                <w:lang w:val="en-US" w:eastAsia="zh-CN"/>
              </w:rPr>
              <w:t>机构唯一序号</w:t>
            </w:r>
          </w:p>
        </w:tc>
        <w:tc>
          <w:tcPr>
            <w:tcW w:w="1513" w:type="dxa"/>
            <w:noWrap w:val="0"/>
            <w:vAlign w:val="top"/>
          </w:tcPr>
          <w:p w14:paraId="241783C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5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650" w:type="dxa"/>
            <w:noWrap w:val="0"/>
            <w:vAlign w:val="top"/>
          </w:tcPr>
          <w:p w14:paraId="152931B2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02BF788A">
            <w:pPr>
              <w:rPr>
                <w:rFonts w:ascii="宋体" w:hAnsi="宋体" w:cs="宋体"/>
              </w:rPr>
            </w:pPr>
          </w:p>
        </w:tc>
      </w:tr>
      <w:tr w14:paraId="0F7E2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continue"/>
            <w:noWrap w:val="0"/>
            <w:vAlign w:val="top"/>
          </w:tcPr>
          <w:p w14:paraId="50001914">
            <w:pPr>
              <w:rPr>
                <w:rFonts w:ascii="宋体" w:hAnsi="宋体" w:cs="宋体"/>
              </w:rPr>
            </w:pPr>
          </w:p>
        </w:tc>
        <w:tc>
          <w:tcPr>
            <w:tcW w:w="1940" w:type="dxa"/>
            <w:gridSpan w:val="2"/>
            <w:noWrap w:val="0"/>
            <w:vAlign w:val="top"/>
          </w:tcPr>
          <w:p w14:paraId="0053352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requestOrganName</w:t>
            </w:r>
          </w:p>
        </w:tc>
        <w:tc>
          <w:tcPr>
            <w:tcW w:w="1419" w:type="dxa"/>
            <w:noWrap w:val="0"/>
            <w:vAlign w:val="top"/>
          </w:tcPr>
          <w:p w14:paraId="0F98758E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</w:rPr>
              <w:t>申请</w:t>
            </w:r>
            <w:r>
              <w:rPr>
                <w:rFonts w:hint="eastAsia" w:ascii="宋体" w:hAnsi="宋体" w:cs="宋体"/>
                <w:lang w:val="en-US" w:eastAsia="zh-CN"/>
              </w:rPr>
              <w:t>机构名称</w:t>
            </w:r>
          </w:p>
        </w:tc>
        <w:tc>
          <w:tcPr>
            <w:tcW w:w="1513" w:type="dxa"/>
            <w:noWrap w:val="0"/>
            <w:vAlign w:val="top"/>
          </w:tcPr>
          <w:p w14:paraId="0394C80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hint="eastAsia" w:ascii="宋体" w:hAnsi="宋体" w:cs="宋体"/>
                <w:lang w:val="en-US" w:eastAsia="zh-CN"/>
              </w:rPr>
              <w:t>50</w:t>
            </w:r>
            <w:r>
              <w:rPr>
                <w:rFonts w:hint="eastAsia" w:ascii="宋体" w:hAnsi="宋体" w:cs="宋体"/>
              </w:rPr>
              <w:t>)</w:t>
            </w:r>
          </w:p>
        </w:tc>
        <w:tc>
          <w:tcPr>
            <w:tcW w:w="650" w:type="dxa"/>
            <w:noWrap w:val="0"/>
            <w:vAlign w:val="top"/>
          </w:tcPr>
          <w:p w14:paraId="6811973A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52D47961">
            <w:pPr>
              <w:rPr>
                <w:rFonts w:ascii="宋体" w:hAnsi="宋体" w:cs="宋体"/>
              </w:rPr>
            </w:pPr>
          </w:p>
        </w:tc>
      </w:tr>
      <w:tr w14:paraId="7EF4E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continue"/>
            <w:noWrap w:val="0"/>
            <w:vAlign w:val="top"/>
          </w:tcPr>
          <w:p w14:paraId="2DCCCB0A">
            <w:pPr>
              <w:rPr>
                <w:rFonts w:ascii="宋体" w:hAnsi="宋体" w:cs="宋体"/>
              </w:rPr>
            </w:pPr>
          </w:p>
        </w:tc>
        <w:tc>
          <w:tcPr>
            <w:tcW w:w="1940" w:type="dxa"/>
            <w:gridSpan w:val="2"/>
            <w:noWrap w:val="0"/>
            <w:vAlign w:val="top"/>
          </w:tcPr>
          <w:p w14:paraId="420B7E5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requestDepart</w:t>
            </w:r>
          </w:p>
        </w:tc>
        <w:tc>
          <w:tcPr>
            <w:tcW w:w="1419" w:type="dxa"/>
            <w:noWrap w:val="0"/>
            <w:vAlign w:val="top"/>
          </w:tcPr>
          <w:p w14:paraId="5698126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申请医师所属科室代码</w:t>
            </w:r>
          </w:p>
        </w:tc>
        <w:tc>
          <w:tcPr>
            <w:tcW w:w="1513" w:type="dxa"/>
            <w:noWrap w:val="0"/>
            <w:vAlign w:val="top"/>
          </w:tcPr>
          <w:p w14:paraId="13B0BF7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Varchar(10)</w:t>
            </w:r>
          </w:p>
        </w:tc>
        <w:tc>
          <w:tcPr>
            <w:tcW w:w="650" w:type="dxa"/>
            <w:noWrap w:val="0"/>
            <w:vAlign w:val="top"/>
          </w:tcPr>
          <w:p w14:paraId="1C0D4B60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5B401078">
            <w:pPr>
              <w:rPr>
                <w:rFonts w:ascii="宋体" w:hAnsi="宋体" w:cs="宋体"/>
              </w:rPr>
            </w:pPr>
          </w:p>
        </w:tc>
      </w:tr>
      <w:tr w14:paraId="2CF6B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continue"/>
            <w:noWrap w:val="0"/>
            <w:vAlign w:val="top"/>
          </w:tcPr>
          <w:p w14:paraId="50598EC5">
            <w:pPr>
              <w:rPr>
                <w:rFonts w:ascii="宋体" w:hAnsi="宋体" w:cs="宋体"/>
              </w:rPr>
            </w:pPr>
          </w:p>
        </w:tc>
        <w:tc>
          <w:tcPr>
            <w:tcW w:w="1940" w:type="dxa"/>
            <w:gridSpan w:val="2"/>
            <w:noWrap w:val="0"/>
            <w:vAlign w:val="top"/>
          </w:tcPr>
          <w:p w14:paraId="7C563DE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requestDepartName</w:t>
            </w:r>
          </w:p>
        </w:tc>
        <w:tc>
          <w:tcPr>
            <w:tcW w:w="1419" w:type="dxa"/>
            <w:noWrap w:val="0"/>
            <w:vAlign w:val="top"/>
          </w:tcPr>
          <w:p w14:paraId="6E6AA9B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申请医师所属科室名称</w:t>
            </w:r>
          </w:p>
        </w:tc>
        <w:tc>
          <w:tcPr>
            <w:tcW w:w="1513" w:type="dxa"/>
            <w:noWrap w:val="0"/>
            <w:vAlign w:val="top"/>
          </w:tcPr>
          <w:p w14:paraId="13443C1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Varchar(30)</w:t>
            </w:r>
          </w:p>
        </w:tc>
        <w:tc>
          <w:tcPr>
            <w:tcW w:w="650" w:type="dxa"/>
            <w:noWrap w:val="0"/>
            <w:vAlign w:val="top"/>
          </w:tcPr>
          <w:p w14:paraId="756D36EC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24F30D1B">
            <w:pPr>
              <w:rPr>
                <w:rFonts w:ascii="宋体" w:hAnsi="宋体" w:cs="宋体"/>
              </w:rPr>
            </w:pPr>
          </w:p>
        </w:tc>
      </w:tr>
      <w:tr w14:paraId="7001D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continue"/>
            <w:noWrap w:val="0"/>
            <w:vAlign w:val="top"/>
          </w:tcPr>
          <w:p w14:paraId="47F74954">
            <w:pPr>
              <w:rPr>
                <w:rFonts w:ascii="宋体" w:hAnsi="宋体" w:cs="宋体"/>
              </w:rPr>
            </w:pPr>
          </w:p>
        </w:tc>
        <w:tc>
          <w:tcPr>
            <w:tcW w:w="1940" w:type="dxa"/>
            <w:gridSpan w:val="2"/>
            <w:noWrap w:val="0"/>
            <w:vAlign w:val="top"/>
          </w:tcPr>
          <w:p w14:paraId="0AAF587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requestPhoneNum</w:t>
            </w:r>
          </w:p>
        </w:tc>
        <w:tc>
          <w:tcPr>
            <w:tcW w:w="1419" w:type="dxa"/>
            <w:noWrap w:val="0"/>
            <w:vAlign w:val="top"/>
          </w:tcPr>
          <w:p w14:paraId="4E611F13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</w:rPr>
              <w:t>申请医生</w:t>
            </w:r>
            <w:r>
              <w:rPr>
                <w:rFonts w:hint="eastAsia" w:ascii="宋体" w:hAnsi="宋体" w:cs="宋体"/>
                <w:lang w:val="en-US" w:eastAsia="zh-CN"/>
              </w:rPr>
              <w:t>手机</w:t>
            </w:r>
          </w:p>
        </w:tc>
        <w:tc>
          <w:tcPr>
            <w:tcW w:w="1513" w:type="dxa"/>
            <w:noWrap w:val="0"/>
            <w:vAlign w:val="top"/>
          </w:tcPr>
          <w:p w14:paraId="58B3D7F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5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650" w:type="dxa"/>
            <w:noWrap w:val="0"/>
            <w:vAlign w:val="top"/>
          </w:tcPr>
          <w:p w14:paraId="728E9742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245517F5">
            <w:pPr>
              <w:rPr>
                <w:rFonts w:ascii="宋体" w:hAnsi="宋体" w:cs="宋体"/>
              </w:rPr>
            </w:pPr>
          </w:p>
        </w:tc>
      </w:tr>
      <w:tr w14:paraId="41021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continue"/>
            <w:noWrap w:val="0"/>
            <w:vAlign w:val="top"/>
          </w:tcPr>
          <w:p w14:paraId="0A48AC72">
            <w:pPr>
              <w:rPr>
                <w:rFonts w:ascii="宋体" w:hAnsi="宋体" w:cs="宋体"/>
              </w:rPr>
            </w:pPr>
          </w:p>
        </w:tc>
        <w:tc>
          <w:tcPr>
            <w:tcW w:w="1940" w:type="dxa"/>
            <w:gridSpan w:val="2"/>
            <w:noWrap w:val="0"/>
            <w:vAlign w:val="top"/>
          </w:tcPr>
          <w:p w14:paraId="6166B6C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reqDocIdNum</w:t>
            </w:r>
          </w:p>
        </w:tc>
        <w:tc>
          <w:tcPr>
            <w:tcW w:w="1419" w:type="dxa"/>
            <w:noWrap w:val="0"/>
            <w:vAlign w:val="top"/>
          </w:tcPr>
          <w:p w14:paraId="67E6819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申请医师身份证号</w:t>
            </w:r>
          </w:p>
        </w:tc>
        <w:tc>
          <w:tcPr>
            <w:tcW w:w="1513" w:type="dxa"/>
            <w:noWrap w:val="0"/>
            <w:vAlign w:val="top"/>
          </w:tcPr>
          <w:p w14:paraId="05AAD25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Varchar(18)</w:t>
            </w:r>
          </w:p>
        </w:tc>
        <w:tc>
          <w:tcPr>
            <w:tcW w:w="650" w:type="dxa"/>
            <w:noWrap w:val="0"/>
            <w:vAlign w:val="top"/>
          </w:tcPr>
          <w:p w14:paraId="7DA5FD99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5DAE024D">
            <w:pPr>
              <w:rPr>
                <w:rFonts w:ascii="宋体" w:hAnsi="宋体" w:cs="宋体"/>
              </w:rPr>
            </w:pPr>
          </w:p>
        </w:tc>
      </w:tr>
      <w:tr w14:paraId="3F7F2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continue"/>
            <w:noWrap w:val="0"/>
            <w:vAlign w:val="top"/>
          </w:tcPr>
          <w:p w14:paraId="11715219">
            <w:pPr>
              <w:rPr>
                <w:rFonts w:ascii="宋体" w:hAnsi="宋体" w:cs="宋体"/>
              </w:rPr>
            </w:pPr>
          </w:p>
        </w:tc>
        <w:tc>
          <w:tcPr>
            <w:tcW w:w="1940" w:type="dxa"/>
            <w:gridSpan w:val="2"/>
            <w:noWrap w:val="0"/>
            <w:vAlign w:val="top"/>
          </w:tcPr>
          <w:p w14:paraId="4B43C2B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requestDoctorName</w:t>
            </w:r>
          </w:p>
        </w:tc>
        <w:tc>
          <w:tcPr>
            <w:tcW w:w="1419" w:type="dxa"/>
            <w:noWrap w:val="0"/>
            <w:vAlign w:val="top"/>
          </w:tcPr>
          <w:p w14:paraId="142B986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申请医生姓名</w:t>
            </w:r>
          </w:p>
        </w:tc>
        <w:tc>
          <w:tcPr>
            <w:tcW w:w="1513" w:type="dxa"/>
            <w:noWrap w:val="0"/>
            <w:vAlign w:val="top"/>
          </w:tcPr>
          <w:p w14:paraId="10DEB81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7BDB6BB9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3475551A">
            <w:pPr>
              <w:rPr>
                <w:rFonts w:ascii="宋体" w:hAnsi="宋体" w:cs="宋体"/>
              </w:rPr>
            </w:pPr>
          </w:p>
        </w:tc>
      </w:tr>
      <w:tr w14:paraId="31210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continue"/>
            <w:noWrap w:val="0"/>
            <w:vAlign w:val="top"/>
          </w:tcPr>
          <w:p w14:paraId="51A9CF09">
            <w:pPr>
              <w:rPr>
                <w:rFonts w:ascii="宋体" w:hAnsi="宋体" w:cs="宋体"/>
              </w:rPr>
            </w:pPr>
          </w:p>
        </w:tc>
        <w:tc>
          <w:tcPr>
            <w:tcW w:w="1940" w:type="dxa"/>
            <w:gridSpan w:val="2"/>
            <w:noWrap w:val="0"/>
            <w:vAlign w:val="top"/>
          </w:tcPr>
          <w:p w14:paraId="5DDE13C2">
            <w:pPr>
              <w:rPr>
                <w:rFonts w:hint="eastAsia" w:ascii="宋体" w:hAnsi="宋体" w:cs="宋体"/>
                <w:lang w:val="en-US"/>
              </w:rPr>
            </w:pPr>
            <w:r>
              <w:rPr>
                <w:rFonts w:hint="default" w:ascii="宋体" w:hAnsi="宋体" w:cs="宋体"/>
                <w:lang w:val="en-US"/>
              </w:rPr>
              <w:t>reqDocTitle</w:t>
            </w:r>
          </w:p>
        </w:tc>
        <w:tc>
          <w:tcPr>
            <w:tcW w:w="1419" w:type="dxa"/>
            <w:noWrap w:val="0"/>
            <w:vAlign w:val="top"/>
          </w:tcPr>
          <w:p w14:paraId="6FA177DA">
            <w:pPr>
              <w:rPr>
                <w:rFonts w:hint="eastAsia" w:ascii="宋体" w:hAnsi="宋体" w:cs="宋体"/>
                <w:lang w:val="en-US"/>
              </w:rPr>
            </w:pPr>
            <w:r>
              <w:rPr>
                <w:rFonts w:hint="default" w:ascii="宋体" w:hAnsi="宋体" w:cs="宋体"/>
                <w:lang w:val="en-US"/>
              </w:rPr>
              <w:t>申请医生职称</w:t>
            </w:r>
          </w:p>
        </w:tc>
        <w:tc>
          <w:tcPr>
            <w:tcW w:w="1513" w:type="dxa"/>
            <w:noWrap w:val="0"/>
            <w:vAlign w:val="top"/>
          </w:tcPr>
          <w:p w14:paraId="205B0363">
            <w:pPr>
              <w:rPr>
                <w:rFonts w:hint="eastAsia" w:ascii="宋体" w:hAnsi="宋体" w:cs="宋体"/>
                <w:lang w:val="en-US"/>
              </w:rPr>
            </w:pPr>
            <w:r>
              <w:rPr>
                <w:rFonts w:hint="eastAsia" w:ascii="宋体" w:hAnsi="宋体" w:cs="宋体"/>
                <w:lang w:val="en-US"/>
              </w:rPr>
              <w:t>Varchar(</w:t>
            </w:r>
            <w:r>
              <w:rPr>
                <w:rFonts w:hint="eastAsia" w:ascii="宋体" w:hAnsi="宋体" w:cs="宋体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lang w:val="en-US"/>
              </w:rPr>
              <w:t>)</w:t>
            </w:r>
          </w:p>
        </w:tc>
        <w:tc>
          <w:tcPr>
            <w:tcW w:w="650" w:type="dxa"/>
            <w:noWrap w:val="0"/>
            <w:vAlign w:val="top"/>
          </w:tcPr>
          <w:p w14:paraId="65E4B2DB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552560E4">
            <w:pPr>
              <w:rPr>
                <w:rFonts w:hint="default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见职称码值</w:t>
            </w:r>
            <w:r>
              <w:rPr>
                <w:rFonts w:hint="eastAsia" w:ascii="宋体" w:hAnsi="宋体" w:cs="宋体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lang w:val="en-US" w:eastAsia="zh-CN"/>
              </w:rPr>
              <w:instrText xml:space="preserve"> HYPERLINK \l "_医生职称字典" </w:instrText>
            </w:r>
            <w:r>
              <w:rPr>
                <w:rFonts w:hint="eastAsia" w:ascii="宋体" w:hAnsi="宋体" w:cs="宋体"/>
                <w:lang w:val="en-US" w:eastAsia="zh-CN"/>
              </w:rPr>
              <w:fldChar w:fldCharType="separate"/>
            </w:r>
            <w:r>
              <w:rPr>
                <w:rStyle w:val="20"/>
                <w:rFonts w:hint="eastAsia" w:ascii="宋体" w:hAnsi="宋体" w:cs="宋体"/>
                <w:lang w:val="en-US" w:eastAsia="zh-CN"/>
              </w:rPr>
              <w:t>医生职称字典</w:t>
            </w:r>
            <w:r>
              <w:rPr>
                <w:rFonts w:hint="eastAsia" w:ascii="宋体" w:hAnsi="宋体" w:cs="宋体"/>
                <w:lang w:val="en-US" w:eastAsia="zh-CN"/>
              </w:rPr>
              <w:fldChar w:fldCharType="end"/>
            </w:r>
          </w:p>
        </w:tc>
      </w:tr>
      <w:tr w14:paraId="0164C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continue"/>
            <w:noWrap w:val="0"/>
            <w:vAlign w:val="top"/>
          </w:tcPr>
          <w:p w14:paraId="0E5F4673">
            <w:pPr>
              <w:rPr>
                <w:rFonts w:ascii="宋体" w:hAnsi="宋体" w:cs="宋体"/>
              </w:rPr>
            </w:pPr>
          </w:p>
        </w:tc>
        <w:tc>
          <w:tcPr>
            <w:tcW w:w="1940" w:type="dxa"/>
            <w:gridSpan w:val="2"/>
            <w:noWrap w:val="0"/>
            <w:vAlign w:val="top"/>
          </w:tcPr>
          <w:p w14:paraId="62EEDAF1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diagianCode</w:t>
            </w:r>
          </w:p>
        </w:tc>
        <w:tc>
          <w:tcPr>
            <w:tcW w:w="1419" w:type="dxa"/>
            <w:noWrap w:val="0"/>
            <w:vAlign w:val="top"/>
          </w:tcPr>
          <w:p w14:paraId="7A0300A0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初步诊断编码</w:t>
            </w:r>
          </w:p>
        </w:tc>
        <w:tc>
          <w:tcPr>
            <w:tcW w:w="1513" w:type="dxa"/>
            <w:noWrap w:val="0"/>
            <w:vAlign w:val="top"/>
          </w:tcPr>
          <w:p w14:paraId="70CFBA7B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5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650" w:type="dxa"/>
            <w:noWrap w:val="0"/>
            <w:vAlign w:val="top"/>
          </w:tcPr>
          <w:p w14:paraId="612ACF2A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377E49FF">
            <w:r>
              <w:rPr>
                <w:rFonts w:hint="eastAsia" w:ascii="仿宋_GB2312" w:eastAsia="仿宋_GB2312"/>
                <w:sz w:val="24"/>
                <w:szCs w:val="24"/>
              </w:rPr>
              <w:t>疾病</w:t>
            </w: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诊断编码</w:t>
            </w:r>
            <w:r>
              <w:rPr>
                <w:rFonts w:hint="eastAsia" w:ascii="仿宋_GB2312" w:eastAsia="仿宋_GB2312"/>
                <w:sz w:val="24"/>
                <w:szCs w:val="24"/>
              </w:rPr>
              <w:t>，详见《国家临床版2.0疾病诊断编码（ICD-10》文档（多个用统一分隔符</w:t>
            </w: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|</w:t>
            </w:r>
            <w:r>
              <w:rPr>
                <w:rFonts w:hint="eastAsia" w:ascii="仿宋_GB2312" w:eastAsia="仿宋_GB2312"/>
                <w:sz w:val="24"/>
                <w:szCs w:val="24"/>
              </w:rPr>
              <w:t>隔开）</w:t>
            </w:r>
          </w:p>
        </w:tc>
      </w:tr>
      <w:tr w14:paraId="1543D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continue"/>
            <w:noWrap w:val="0"/>
            <w:vAlign w:val="top"/>
          </w:tcPr>
          <w:p w14:paraId="2807F516">
            <w:pPr>
              <w:rPr>
                <w:rFonts w:ascii="宋体" w:hAnsi="宋体" w:cs="宋体"/>
              </w:rPr>
            </w:pPr>
          </w:p>
        </w:tc>
        <w:tc>
          <w:tcPr>
            <w:tcW w:w="1940" w:type="dxa"/>
            <w:gridSpan w:val="2"/>
            <w:noWrap w:val="0"/>
            <w:vAlign w:val="top"/>
          </w:tcPr>
          <w:p w14:paraId="234FFB3D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diagianName</w:t>
            </w:r>
          </w:p>
        </w:tc>
        <w:tc>
          <w:tcPr>
            <w:tcW w:w="1419" w:type="dxa"/>
            <w:noWrap w:val="0"/>
            <w:vAlign w:val="top"/>
          </w:tcPr>
          <w:p w14:paraId="4BE094E5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初步诊断名称</w:t>
            </w:r>
          </w:p>
        </w:tc>
        <w:tc>
          <w:tcPr>
            <w:tcW w:w="1513" w:type="dxa"/>
            <w:noWrap w:val="0"/>
            <w:vAlign w:val="top"/>
          </w:tcPr>
          <w:p w14:paraId="35B8C4B8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hint="eastAsia" w:ascii="宋体" w:hAnsi="宋体" w:cs="宋体"/>
                <w:lang w:val="en-US" w:eastAsia="zh-CN"/>
              </w:rPr>
              <w:t>255</w:t>
            </w:r>
            <w:r>
              <w:rPr>
                <w:rFonts w:hint="eastAsia" w:ascii="宋体" w:hAnsi="宋体" w:cs="宋体"/>
              </w:rPr>
              <w:t>)</w:t>
            </w:r>
          </w:p>
        </w:tc>
        <w:tc>
          <w:tcPr>
            <w:tcW w:w="650" w:type="dxa"/>
            <w:noWrap w:val="0"/>
            <w:vAlign w:val="top"/>
          </w:tcPr>
          <w:p w14:paraId="661B834D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050DC4C5"/>
        </w:tc>
      </w:tr>
      <w:tr w14:paraId="4295D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continue"/>
            <w:noWrap w:val="0"/>
            <w:vAlign w:val="top"/>
          </w:tcPr>
          <w:p w14:paraId="6D4753F3">
            <w:pPr>
              <w:rPr>
                <w:rFonts w:ascii="宋体" w:hAnsi="宋体" w:cs="宋体"/>
              </w:rPr>
            </w:pPr>
          </w:p>
        </w:tc>
        <w:tc>
          <w:tcPr>
            <w:tcW w:w="1940" w:type="dxa"/>
            <w:gridSpan w:val="2"/>
            <w:noWrap w:val="0"/>
            <w:vAlign w:val="top"/>
          </w:tcPr>
          <w:p w14:paraId="487524FE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patientCondition</w:t>
            </w:r>
          </w:p>
        </w:tc>
        <w:tc>
          <w:tcPr>
            <w:tcW w:w="1419" w:type="dxa"/>
            <w:noWrap w:val="0"/>
            <w:vAlign w:val="top"/>
          </w:tcPr>
          <w:p w14:paraId="75E3BB32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会诊说明</w:t>
            </w:r>
          </w:p>
        </w:tc>
        <w:tc>
          <w:tcPr>
            <w:tcW w:w="1513" w:type="dxa"/>
            <w:noWrap w:val="0"/>
            <w:vAlign w:val="top"/>
          </w:tcPr>
          <w:p w14:paraId="735A3292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5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650" w:type="dxa"/>
            <w:noWrap w:val="0"/>
            <w:vAlign w:val="top"/>
          </w:tcPr>
          <w:p w14:paraId="61345FBD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79C641CE">
            <w:r>
              <w:rPr>
                <w:rFonts w:hint="eastAsia"/>
              </w:rPr>
              <w:t>原病人病情摘要</w:t>
            </w:r>
          </w:p>
        </w:tc>
      </w:tr>
      <w:tr w14:paraId="07194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continue"/>
            <w:noWrap w:val="0"/>
            <w:vAlign w:val="top"/>
          </w:tcPr>
          <w:p w14:paraId="102F8BE1">
            <w:pPr>
              <w:rPr>
                <w:rFonts w:ascii="宋体" w:hAnsi="宋体" w:cs="宋体"/>
              </w:rPr>
            </w:pPr>
          </w:p>
        </w:tc>
        <w:tc>
          <w:tcPr>
            <w:tcW w:w="1940" w:type="dxa"/>
            <w:gridSpan w:val="2"/>
            <w:noWrap w:val="0"/>
            <w:vAlign w:val="top"/>
          </w:tcPr>
          <w:p w14:paraId="57346BC6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leaveMess</w:t>
            </w:r>
          </w:p>
        </w:tc>
        <w:tc>
          <w:tcPr>
            <w:tcW w:w="1419" w:type="dxa"/>
            <w:noWrap w:val="0"/>
            <w:vAlign w:val="top"/>
          </w:tcPr>
          <w:p w14:paraId="5D174DC9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会诊目的（申请留言）</w:t>
            </w:r>
          </w:p>
        </w:tc>
        <w:tc>
          <w:tcPr>
            <w:tcW w:w="1513" w:type="dxa"/>
            <w:noWrap w:val="0"/>
            <w:vAlign w:val="top"/>
          </w:tcPr>
          <w:p w14:paraId="283A5948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Text</w:t>
            </w:r>
          </w:p>
        </w:tc>
        <w:tc>
          <w:tcPr>
            <w:tcW w:w="650" w:type="dxa"/>
            <w:noWrap w:val="0"/>
            <w:vAlign w:val="top"/>
          </w:tcPr>
          <w:p w14:paraId="7C9EC1B0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04A4FE3C"/>
        </w:tc>
      </w:tr>
      <w:tr w14:paraId="5FA1B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continue"/>
            <w:noWrap w:val="0"/>
            <w:vAlign w:val="top"/>
          </w:tcPr>
          <w:p w14:paraId="55F75F66">
            <w:pPr>
              <w:rPr>
                <w:rFonts w:ascii="宋体" w:hAnsi="宋体" w:cs="宋体"/>
              </w:rPr>
            </w:pPr>
          </w:p>
        </w:tc>
        <w:tc>
          <w:tcPr>
            <w:tcW w:w="1940" w:type="dxa"/>
            <w:gridSpan w:val="2"/>
            <w:noWrap w:val="0"/>
            <w:vAlign w:val="top"/>
          </w:tcPr>
          <w:p w14:paraId="3A08FB4A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answerTel</w:t>
            </w:r>
          </w:p>
        </w:tc>
        <w:tc>
          <w:tcPr>
            <w:tcW w:w="1419" w:type="dxa"/>
            <w:noWrap w:val="0"/>
            <w:vAlign w:val="top"/>
          </w:tcPr>
          <w:p w14:paraId="3477F0C5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患者接听电话</w:t>
            </w:r>
          </w:p>
        </w:tc>
        <w:tc>
          <w:tcPr>
            <w:tcW w:w="1513" w:type="dxa"/>
            <w:noWrap w:val="0"/>
            <w:vAlign w:val="top"/>
          </w:tcPr>
          <w:p w14:paraId="3651F8D1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5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650" w:type="dxa"/>
            <w:noWrap w:val="0"/>
            <w:vAlign w:val="top"/>
          </w:tcPr>
          <w:p w14:paraId="18D01717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15EF6B9A"/>
        </w:tc>
      </w:tr>
      <w:tr w14:paraId="1C008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continue"/>
            <w:noWrap w:val="0"/>
            <w:vAlign w:val="top"/>
          </w:tcPr>
          <w:p w14:paraId="3095941A">
            <w:pPr>
              <w:rPr>
                <w:rFonts w:ascii="宋体" w:hAnsi="宋体" w:cs="宋体"/>
              </w:rPr>
            </w:pPr>
          </w:p>
        </w:tc>
        <w:tc>
          <w:tcPr>
            <w:tcW w:w="1940" w:type="dxa"/>
            <w:gridSpan w:val="2"/>
            <w:noWrap w:val="0"/>
            <w:vAlign w:val="top"/>
          </w:tcPr>
          <w:p w14:paraId="6E081F59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meetClinicCost</w:t>
            </w:r>
          </w:p>
        </w:tc>
        <w:tc>
          <w:tcPr>
            <w:tcW w:w="1419" w:type="dxa"/>
            <w:noWrap w:val="0"/>
            <w:vAlign w:val="top"/>
          </w:tcPr>
          <w:p w14:paraId="0D7C649D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会诊费用</w:t>
            </w:r>
          </w:p>
        </w:tc>
        <w:tc>
          <w:tcPr>
            <w:tcW w:w="1513" w:type="dxa"/>
            <w:noWrap w:val="0"/>
            <w:vAlign w:val="top"/>
          </w:tcPr>
          <w:p w14:paraId="75BD3F6A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Decimal(8,2)</w:t>
            </w:r>
          </w:p>
        </w:tc>
        <w:tc>
          <w:tcPr>
            <w:tcW w:w="650" w:type="dxa"/>
            <w:noWrap w:val="0"/>
            <w:vAlign w:val="top"/>
          </w:tcPr>
          <w:p w14:paraId="529E7BCB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11B982F1"/>
        </w:tc>
      </w:tr>
      <w:tr w14:paraId="51BB5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continue"/>
            <w:noWrap w:val="0"/>
            <w:vAlign w:val="top"/>
          </w:tcPr>
          <w:p w14:paraId="1EC1DCA7">
            <w:pPr>
              <w:rPr>
                <w:rFonts w:ascii="宋体" w:hAnsi="宋体" w:cs="宋体"/>
              </w:rPr>
            </w:pPr>
          </w:p>
        </w:tc>
        <w:tc>
          <w:tcPr>
            <w:tcW w:w="1940" w:type="dxa"/>
            <w:gridSpan w:val="2"/>
            <w:noWrap w:val="0"/>
            <w:vAlign w:val="top"/>
          </w:tcPr>
          <w:p w14:paraId="60C532A9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payflag</w:t>
            </w:r>
          </w:p>
        </w:tc>
        <w:tc>
          <w:tcPr>
            <w:tcW w:w="1419" w:type="dxa"/>
            <w:noWrap w:val="0"/>
            <w:vAlign w:val="top"/>
          </w:tcPr>
          <w:p w14:paraId="513DAE70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费用支付标志</w:t>
            </w:r>
          </w:p>
        </w:tc>
        <w:tc>
          <w:tcPr>
            <w:tcW w:w="1513" w:type="dxa"/>
            <w:noWrap w:val="0"/>
            <w:vAlign w:val="top"/>
          </w:tcPr>
          <w:p w14:paraId="7D55633D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int</w:t>
            </w:r>
          </w:p>
        </w:tc>
        <w:tc>
          <w:tcPr>
            <w:tcW w:w="650" w:type="dxa"/>
            <w:noWrap w:val="0"/>
            <w:vAlign w:val="top"/>
          </w:tcPr>
          <w:p w14:paraId="1B9D088F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44D5FCD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0未支付 1已支付</w:t>
            </w:r>
          </w:p>
        </w:tc>
      </w:tr>
      <w:tr w14:paraId="3FBFE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continue"/>
            <w:noWrap w:val="0"/>
            <w:vAlign w:val="top"/>
          </w:tcPr>
          <w:p w14:paraId="03C88747">
            <w:pPr>
              <w:rPr>
                <w:rFonts w:ascii="宋体" w:hAnsi="宋体" w:cs="宋体"/>
              </w:rPr>
            </w:pPr>
          </w:p>
        </w:tc>
        <w:tc>
          <w:tcPr>
            <w:tcW w:w="1940" w:type="dxa"/>
            <w:gridSpan w:val="2"/>
            <w:noWrap w:val="0"/>
            <w:vAlign w:val="top"/>
          </w:tcPr>
          <w:p w14:paraId="31B54757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cancelTime</w:t>
            </w:r>
          </w:p>
        </w:tc>
        <w:tc>
          <w:tcPr>
            <w:tcW w:w="1419" w:type="dxa"/>
            <w:noWrap w:val="0"/>
            <w:vAlign w:val="top"/>
          </w:tcPr>
          <w:p w14:paraId="14654431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取消时间</w:t>
            </w:r>
          </w:p>
        </w:tc>
        <w:tc>
          <w:tcPr>
            <w:tcW w:w="1513" w:type="dxa"/>
            <w:noWrap w:val="0"/>
            <w:vAlign w:val="top"/>
          </w:tcPr>
          <w:p w14:paraId="67466E31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DateTime</w:t>
            </w:r>
          </w:p>
        </w:tc>
        <w:tc>
          <w:tcPr>
            <w:tcW w:w="650" w:type="dxa"/>
            <w:noWrap w:val="0"/>
            <w:vAlign w:val="top"/>
          </w:tcPr>
          <w:p w14:paraId="15718711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56A30FB9">
            <w:pPr>
              <w:rPr>
                <w:rFonts w:hint="eastAsia" w:eastAsia="宋体"/>
                <w:lang w:val="en-US" w:eastAsia="zh-CN"/>
              </w:rPr>
            </w:pPr>
          </w:p>
        </w:tc>
      </w:tr>
      <w:tr w14:paraId="5B9BE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continue"/>
            <w:noWrap w:val="0"/>
            <w:vAlign w:val="top"/>
          </w:tcPr>
          <w:p w14:paraId="1B4F1A10">
            <w:pPr>
              <w:rPr>
                <w:rFonts w:ascii="宋体" w:hAnsi="宋体" w:cs="宋体"/>
              </w:rPr>
            </w:pPr>
          </w:p>
        </w:tc>
        <w:tc>
          <w:tcPr>
            <w:tcW w:w="1940" w:type="dxa"/>
            <w:gridSpan w:val="2"/>
            <w:noWrap w:val="0"/>
            <w:vAlign w:val="top"/>
          </w:tcPr>
          <w:p w14:paraId="31031CAC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cancelCause</w:t>
            </w:r>
          </w:p>
        </w:tc>
        <w:tc>
          <w:tcPr>
            <w:tcW w:w="1419" w:type="dxa"/>
            <w:noWrap w:val="0"/>
            <w:vAlign w:val="top"/>
          </w:tcPr>
          <w:p w14:paraId="10C2E570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取消原因</w:t>
            </w:r>
          </w:p>
        </w:tc>
        <w:tc>
          <w:tcPr>
            <w:tcW w:w="1513" w:type="dxa"/>
            <w:noWrap w:val="0"/>
            <w:vAlign w:val="top"/>
          </w:tcPr>
          <w:p w14:paraId="03D20357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5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650" w:type="dxa"/>
            <w:noWrap w:val="0"/>
            <w:vAlign w:val="top"/>
          </w:tcPr>
          <w:p w14:paraId="289F0ACA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269640C6"/>
        </w:tc>
      </w:tr>
      <w:tr w14:paraId="0BBF6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continue"/>
            <w:noWrap w:val="0"/>
            <w:vAlign w:val="top"/>
          </w:tcPr>
          <w:p w14:paraId="2B595DCB">
            <w:pPr>
              <w:rPr>
                <w:rFonts w:ascii="宋体" w:hAnsi="宋体" w:cs="宋体"/>
              </w:rPr>
            </w:pPr>
          </w:p>
        </w:tc>
        <w:tc>
          <w:tcPr>
            <w:tcW w:w="1940" w:type="dxa"/>
            <w:gridSpan w:val="2"/>
            <w:noWrap w:val="0"/>
            <w:vAlign w:val="top"/>
          </w:tcPr>
          <w:p w14:paraId="387F9D68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meetClinicStatus</w:t>
            </w:r>
          </w:p>
        </w:tc>
        <w:tc>
          <w:tcPr>
            <w:tcW w:w="1419" w:type="dxa"/>
            <w:noWrap w:val="0"/>
            <w:vAlign w:val="top"/>
          </w:tcPr>
          <w:p w14:paraId="50F6074C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会诊单状态</w:t>
            </w:r>
          </w:p>
        </w:tc>
        <w:tc>
          <w:tcPr>
            <w:tcW w:w="1513" w:type="dxa"/>
            <w:noWrap w:val="0"/>
            <w:vAlign w:val="top"/>
          </w:tcPr>
          <w:p w14:paraId="5F599137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Int</w:t>
            </w:r>
          </w:p>
        </w:tc>
        <w:tc>
          <w:tcPr>
            <w:tcW w:w="650" w:type="dxa"/>
            <w:noWrap w:val="0"/>
            <w:vAlign w:val="top"/>
          </w:tcPr>
          <w:p w14:paraId="2A965A01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50E4EC8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-1  待支付 </w:t>
            </w:r>
          </w:p>
          <w:p w14:paraId="0B70960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0  待处理 </w:t>
            </w:r>
          </w:p>
          <w:p w14:paraId="275B1C3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  会诊中 </w:t>
            </w:r>
          </w:p>
          <w:p w14:paraId="4E20DC6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  已完成 </w:t>
            </w:r>
          </w:p>
          <w:p w14:paraId="26F8183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7  退款审核中 </w:t>
            </w:r>
          </w:p>
          <w:p w14:paraId="3F999D5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8  拒绝 </w:t>
            </w:r>
          </w:p>
          <w:p w14:paraId="336E692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9  取消 </w:t>
            </w:r>
          </w:p>
          <w:p w14:paraId="778A3D1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10  退款中-取消会诊 </w:t>
            </w:r>
          </w:p>
          <w:p w14:paraId="36BA858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11  退款中-结束会诊 </w:t>
            </w:r>
          </w:p>
          <w:p w14:paraId="04B2AFD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12  已退款-取消会诊 </w:t>
            </w:r>
          </w:p>
          <w:p w14:paraId="115B87F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13  已退款-结束会诊 </w:t>
            </w:r>
          </w:p>
          <w:p w14:paraId="3846478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14  退款失败-取消会诊 </w:t>
            </w:r>
          </w:p>
          <w:p w14:paraId="25246ED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15  退款失败-结束会诊 </w:t>
            </w:r>
          </w:p>
          <w:p w14:paraId="6835871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16  退款中-拒绝 </w:t>
            </w:r>
          </w:p>
          <w:p w14:paraId="7A3BBBA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17  已退款-拒绝 </w:t>
            </w:r>
          </w:p>
          <w:p w14:paraId="1E1F6B91">
            <w:r>
              <w:rPr>
                <w:rFonts w:hint="eastAsia"/>
              </w:rPr>
              <w:t xml:space="preserve">18  退款失败-拒绝 </w:t>
            </w:r>
          </w:p>
        </w:tc>
      </w:tr>
      <w:tr w14:paraId="722A4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continue"/>
            <w:noWrap w:val="0"/>
            <w:vAlign w:val="top"/>
          </w:tcPr>
          <w:p w14:paraId="370D0784">
            <w:pPr>
              <w:rPr>
                <w:rFonts w:ascii="宋体" w:hAnsi="宋体" w:cs="宋体"/>
              </w:rPr>
            </w:pPr>
          </w:p>
        </w:tc>
        <w:tc>
          <w:tcPr>
            <w:tcW w:w="1940" w:type="dxa"/>
            <w:gridSpan w:val="2"/>
            <w:noWrap w:val="0"/>
            <w:vAlign w:val="top"/>
          </w:tcPr>
          <w:p w14:paraId="34D5C5B6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sessionID</w:t>
            </w:r>
          </w:p>
        </w:tc>
        <w:tc>
          <w:tcPr>
            <w:tcW w:w="1419" w:type="dxa"/>
            <w:noWrap w:val="0"/>
            <w:vAlign w:val="top"/>
          </w:tcPr>
          <w:p w14:paraId="31EA8BEB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会话ID</w:t>
            </w:r>
          </w:p>
        </w:tc>
        <w:tc>
          <w:tcPr>
            <w:tcW w:w="1513" w:type="dxa"/>
            <w:noWrap w:val="0"/>
            <w:vAlign w:val="top"/>
          </w:tcPr>
          <w:p w14:paraId="66F71B07">
            <w:pPr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hint="eastAsia" w:ascii="宋体" w:hAnsi="宋体" w:cs="宋体"/>
                <w:lang w:val="en-US" w:eastAsia="zh-CN"/>
              </w:rPr>
              <w:t>64</w:t>
            </w:r>
            <w:r>
              <w:rPr>
                <w:rFonts w:hint="eastAsia" w:ascii="宋体" w:hAnsi="宋体" w:cs="宋体"/>
              </w:rPr>
              <w:t>)</w:t>
            </w:r>
          </w:p>
        </w:tc>
        <w:tc>
          <w:tcPr>
            <w:tcW w:w="650" w:type="dxa"/>
            <w:noWrap w:val="0"/>
            <w:vAlign w:val="top"/>
          </w:tcPr>
          <w:p w14:paraId="2B5ED915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3958EA16"/>
        </w:tc>
      </w:tr>
      <w:tr w14:paraId="5A61D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continue"/>
            <w:noWrap w:val="0"/>
            <w:vAlign w:val="top"/>
          </w:tcPr>
          <w:p w14:paraId="7CF23009">
            <w:pPr>
              <w:rPr>
                <w:rFonts w:ascii="宋体" w:hAnsi="宋体" w:cs="宋体"/>
              </w:rPr>
            </w:pPr>
          </w:p>
        </w:tc>
        <w:tc>
          <w:tcPr>
            <w:tcW w:w="1940" w:type="dxa"/>
            <w:gridSpan w:val="2"/>
            <w:noWrap w:val="0"/>
            <w:vAlign w:val="top"/>
          </w:tcPr>
          <w:p w14:paraId="6161ED8A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sessionStartTime</w:t>
            </w:r>
          </w:p>
        </w:tc>
        <w:tc>
          <w:tcPr>
            <w:tcW w:w="1419" w:type="dxa"/>
            <w:noWrap w:val="0"/>
            <w:vAlign w:val="top"/>
          </w:tcPr>
          <w:p w14:paraId="63CBD5F5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会话开始时间</w:t>
            </w:r>
          </w:p>
        </w:tc>
        <w:tc>
          <w:tcPr>
            <w:tcW w:w="1513" w:type="dxa"/>
            <w:noWrap w:val="0"/>
            <w:vAlign w:val="top"/>
          </w:tcPr>
          <w:p w14:paraId="75A893DB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DateTime</w:t>
            </w:r>
          </w:p>
        </w:tc>
        <w:tc>
          <w:tcPr>
            <w:tcW w:w="650" w:type="dxa"/>
            <w:noWrap w:val="0"/>
            <w:vAlign w:val="top"/>
          </w:tcPr>
          <w:p w14:paraId="50A92D58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28E19A83"/>
        </w:tc>
      </w:tr>
      <w:tr w14:paraId="441AE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continue"/>
            <w:noWrap w:val="0"/>
            <w:vAlign w:val="top"/>
          </w:tcPr>
          <w:p w14:paraId="609AAD61">
            <w:pPr>
              <w:rPr>
                <w:rFonts w:ascii="宋体" w:hAnsi="宋体" w:cs="宋体"/>
              </w:rPr>
            </w:pPr>
          </w:p>
        </w:tc>
        <w:tc>
          <w:tcPr>
            <w:tcW w:w="1940" w:type="dxa"/>
            <w:gridSpan w:val="2"/>
            <w:noWrap w:val="0"/>
            <w:vAlign w:val="top"/>
          </w:tcPr>
          <w:p w14:paraId="53ED4E67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sessionEndTime</w:t>
            </w:r>
          </w:p>
        </w:tc>
        <w:tc>
          <w:tcPr>
            <w:tcW w:w="1419" w:type="dxa"/>
            <w:noWrap w:val="0"/>
            <w:vAlign w:val="top"/>
          </w:tcPr>
          <w:p w14:paraId="1475B13D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会话结束时间</w:t>
            </w:r>
          </w:p>
        </w:tc>
        <w:tc>
          <w:tcPr>
            <w:tcW w:w="1513" w:type="dxa"/>
            <w:noWrap w:val="0"/>
            <w:vAlign w:val="top"/>
          </w:tcPr>
          <w:p w14:paraId="0CB3831A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DateTime</w:t>
            </w:r>
          </w:p>
        </w:tc>
        <w:tc>
          <w:tcPr>
            <w:tcW w:w="650" w:type="dxa"/>
            <w:noWrap w:val="0"/>
            <w:vAlign w:val="top"/>
          </w:tcPr>
          <w:p w14:paraId="7BBF4481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75BE5F4B"/>
        </w:tc>
      </w:tr>
      <w:tr w14:paraId="0FCD3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continue"/>
            <w:noWrap w:val="0"/>
            <w:vAlign w:val="top"/>
          </w:tcPr>
          <w:p w14:paraId="3BA107A3">
            <w:pPr>
              <w:rPr>
                <w:rFonts w:ascii="宋体" w:hAnsi="宋体" w:cs="宋体"/>
              </w:rPr>
            </w:pPr>
          </w:p>
        </w:tc>
        <w:tc>
          <w:tcPr>
            <w:tcW w:w="1940" w:type="dxa"/>
            <w:gridSpan w:val="2"/>
            <w:noWrap w:val="0"/>
            <w:vAlign w:val="top"/>
          </w:tcPr>
          <w:p w14:paraId="5D61237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expectTime</w:t>
            </w:r>
          </w:p>
        </w:tc>
        <w:tc>
          <w:tcPr>
            <w:tcW w:w="1419" w:type="dxa"/>
            <w:noWrap w:val="0"/>
            <w:vAlign w:val="top"/>
          </w:tcPr>
          <w:p w14:paraId="5308BCD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期望时间</w:t>
            </w:r>
          </w:p>
        </w:tc>
        <w:tc>
          <w:tcPr>
            <w:tcW w:w="1513" w:type="dxa"/>
            <w:noWrap w:val="0"/>
            <w:vAlign w:val="top"/>
          </w:tcPr>
          <w:p w14:paraId="5D818A4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DateTime</w:t>
            </w:r>
          </w:p>
        </w:tc>
        <w:tc>
          <w:tcPr>
            <w:tcW w:w="650" w:type="dxa"/>
            <w:noWrap w:val="0"/>
            <w:vAlign w:val="top"/>
          </w:tcPr>
          <w:p w14:paraId="1B784F96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7C3AE87C">
            <w:pPr>
              <w:rPr>
                <w:rFonts w:ascii="宋体" w:hAnsi="宋体" w:cs="宋体"/>
              </w:rPr>
            </w:pPr>
          </w:p>
        </w:tc>
      </w:tr>
      <w:tr w14:paraId="3572C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continue"/>
            <w:noWrap w:val="0"/>
            <w:vAlign w:val="top"/>
          </w:tcPr>
          <w:p w14:paraId="25FBBDA0">
            <w:pPr>
              <w:rPr>
                <w:rFonts w:ascii="宋体" w:hAnsi="宋体" w:cs="宋体"/>
              </w:rPr>
            </w:pPr>
          </w:p>
        </w:tc>
        <w:tc>
          <w:tcPr>
            <w:tcW w:w="1940" w:type="dxa"/>
            <w:gridSpan w:val="2"/>
            <w:noWrap w:val="0"/>
            <w:vAlign w:val="top"/>
          </w:tcPr>
          <w:p w14:paraId="01AD4A3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planTime</w:t>
            </w:r>
          </w:p>
        </w:tc>
        <w:tc>
          <w:tcPr>
            <w:tcW w:w="1419" w:type="dxa"/>
            <w:noWrap w:val="0"/>
            <w:vAlign w:val="top"/>
          </w:tcPr>
          <w:p w14:paraId="29247CF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安排时间</w:t>
            </w:r>
          </w:p>
        </w:tc>
        <w:tc>
          <w:tcPr>
            <w:tcW w:w="1513" w:type="dxa"/>
            <w:noWrap w:val="0"/>
            <w:vAlign w:val="top"/>
          </w:tcPr>
          <w:p w14:paraId="7CC03D9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DateTime</w:t>
            </w:r>
          </w:p>
        </w:tc>
        <w:tc>
          <w:tcPr>
            <w:tcW w:w="650" w:type="dxa"/>
            <w:noWrap w:val="0"/>
            <w:vAlign w:val="top"/>
          </w:tcPr>
          <w:p w14:paraId="2F14A474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21EDDA64">
            <w:pPr>
              <w:rPr>
                <w:rFonts w:ascii="宋体" w:hAnsi="宋体" w:cs="宋体"/>
              </w:rPr>
            </w:pPr>
          </w:p>
        </w:tc>
      </w:tr>
      <w:tr w14:paraId="7A021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continue"/>
            <w:noWrap w:val="0"/>
            <w:vAlign w:val="top"/>
          </w:tcPr>
          <w:p w14:paraId="5EF5B5D6">
            <w:pPr>
              <w:rPr>
                <w:rFonts w:ascii="宋体" w:hAnsi="宋体" w:cs="宋体"/>
              </w:rPr>
            </w:pPr>
          </w:p>
        </w:tc>
        <w:tc>
          <w:tcPr>
            <w:tcW w:w="1940" w:type="dxa"/>
            <w:gridSpan w:val="2"/>
            <w:noWrap w:val="0"/>
            <w:vAlign w:val="top"/>
          </w:tcPr>
          <w:p w14:paraId="24AD573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requestMode</w:t>
            </w:r>
          </w:p>
        </w:tc>
        <w:tc>
          <w:tcPr>
            <w:tcW w:w="1419" w:type="dxa"/>
            <w:noWrap w:val="0"/>
            <w:vAlign w:val="top"/>
          </w:tcPr>
          <w:p w14:paraId="65160B6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会诊模式</w:t>
            </w:r>
          </w:p>
        </w:tc>
        <w:tc>
          <w:tcPr>
            <w:tcW w:w="1513" w:type="dxa"/>
            <w:noWrap w:val="0"/>
            <w:vAlign w:val="top"/>
          </w:tcPr>
          <w:p w14:paraId="60594F4A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Int</w:t>
            </w:r>
          </w:p>
        </w:tc>
        <w:tc>
          <w:tcPr>
            <w:tcW w:w="650" w:type="dxa"/>
            <w:noWrap w:val="0"/>
            <w:vAlign w:val="top"/>
          </w:tcPr>
          <w:p w14:paraId="577F4C9B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6204EDE4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cs="宋体"/>
              </w:rPr>
              <w:t>1</w:t>
            </w:r>
            <w:r>
              <w:rPr>
                <w:rFonts w:hint="eastAsia" w:ascii="宋体" w:hAnsi="宋体" w:cs="宋体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</w:rPr>
              <w:t>点名会诊</w:t>
            </w:r>
          </w:p>
          <w:p w14:paraId="4E824717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2</w:t>
            </w:r>
            <w:r>
              <w:rPr>
                <w:rFonts w:hint="eastAsia" w:ascii="宋体" w:hAnsi="宋体" w:cs="宋体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</w:rPr>
              <w:t>会诊中心</w:t>
            </w:r>
          </w:p>
          <w:p w14:paraId="185DF7A9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cs="宋体"/>
              </w:rPr>
              <w:t>3</w:t>
            </w:r>
            <w:r>
              <w:rPr>
                <w:rFonts w:hint="eastAsia" w:ascii="宋体" w:hAnsi="宋体" w:cs="宋体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</w:rPr>
              <w:t>远程查房</w:t>
            </w:r>
          </w:p>
          <w:p w14:paraId="790D8C6E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9 其他</w:t>
            </w:r>
          </w:p>
        </w:tc>
      </w:tr>
      <w:tr w14:paraId="5C056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continue"/>
            <w:noWrap w:val="0"/>
            <w:vAlign w:val="top"/>
          </w:tcPr>
          <w:p w14:paraId="5E816A95">
            <w:pPr>
              <w:rPr>
                <w:rFonts w:ascii="宋体" w:hAnsi="宋体" w:cs="宋体"/>
              </w:rPr>
            </w:pPr>
          </w:p>
        </w:tc>
        <w:tc>
          <w:tcPr>
            <w:tcW w:w="1940" w:type="dxa"/>
            <w:gridSpan w:val="2"/>
            <w:noWrap w:val="0"/>
            <w:vAlign w:val="top"/>
          </w:tcPr>
          <w:p w14:paraId="66FFE09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payWay</w:t>
            </w:r>
          </w:p>
        </w:tc>
        <w:tc>
          <w:tcPr>
            <w:tcW w:w="1419" w:type="dxa"/>
            <w:noWrap w:val="0"/>
            <w:vAlign w:val="top"/>
          </w:tcPr>
          <w:p w14:paraId="7D27738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支付方式</w:t>
            </w:r>
          </w:p>
        </w:tc>
        <w:tc>
          <w:tcPr>
            <w:tcW w:w="1513" w:type="dxa"/>
            <w:noWrap w:val="0"/>
            <w:vAlign w:val="top"/>
          </w:tcPr>
          <w:p w14:paraId="27F8BE0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hint="eastAsia" w:ascii="宋体" w:hAnsi="宋体" w:cs="宋体"/>
                <w:lang w:val="en-US" w:eastAsia="zh-CN"/>
              </w:rPr>
              <w:t>64</w:t>
            </w:r>
            <w:r>
              <w:rPr>
                <w:rFonts w:hint="eastAsia" w:ascii="宋体" w:hAnsi="宋体" w:cs="宋体"/>
              </w:rPr>
              <w:t>)</w:t>
            </w:r>
          </w:p>
        </w:tc>
        <w:tc>
          <w:tcPr>
            <w:tcW w:w="650" w:type="dxa"/>
            <w:noWrap w:val="0"/>
            <w:vAlign w:val="top"/>
          </w:tcPr>
          <w:p w14:paraId="37D505E9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5D6CB86D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支付文案即可</w:t>
            </w:r>
          </w:p>
        </w:tc>
      </w:tr>
      <w:tr w14:paraId="3E9B2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continue"/>
            <w:noWrap w:val="0"/>
            <w:vAlign w:val="top"/>
          </w:tcPr>
          <w:p w14:paraId="200576D3">
            <w:pPr>
              <w:rPr>
                <w:rFonts w:ascii="宋体" w:hAnsi="宋体" w:cs="宋体"/>
              </w:rPr>
            </w:pPr>
          </w:p>
        </w:tc>
        <w:tc>
          <w:tcPr>
            <w:tcW w:w="1940" w:type="dxa"/>
            <w:gridSpan w:val="2"/>
            <w:noWrap w:val="0"/>
            <w:vAlign w:val="top"/>
          </w:tcPr>
          <w:p w14:paraId="40293B5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outTradeNo</w:t>
            </w:r>
          </w:p>
        </w:tc>
        <w:tc>
          <w:tcPr>
            <w:tcW w:w="1419" w:type="dxa"/>
            <w:noWrap w:val="0"/>
            <w:vAlign w:val="top"/>
          </w:tcPr>
          <w:p w14:paraId="395EA56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订单号</w:t>
            </w:r>
          </w:p>
        </w:tc>
        <w:tc>
          <w:tcPr>
            <w:tcW w:w="1513" w:type="dxa"/>
            <w:noWrap w:val="0"/>
            <w:vAlign w:val="top"/>
          </w:tcPr>
          <w:p w14:paraId="09F4164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hint="eastAsia" w:ascii="宋体" w:hAnsi="宋体" w:cs="宋体"/>
                <w:lang w:val="en-US" w:eastAsia="zh-CN"/>
              </w:rPr>
              <w:t>64</w:t>
            </w:r>
            <w:r>
              <w:rPr>
                <w:rFonts w:hint="eastAsia" w:ascii="宋体" w:hAnsi="宋体" w:cs="宋体"/>
              </w:rPr>
              <w:t>)</w:t>
            </w:r>
          </w:p>
        </w:tc>
        <w:tc>
          <w:tcPr>
            <w:tcW w:w="650" w:type="dxa"/>
            <w:noWrap w:val="0"/>
            <w:vAlign w:val="top"/>
          </w:tcPr>
          <w:p w14:paraId="61B0A789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469071D4">
            <w:pPr>
              <w:rPr>
                <w:rFonts w:ascii="宋体" w:hAnsi="宋体" w:cs="宋体"/>
              </w:rPr>
            </w:pPr>
          </w:p>
        </w:tc>
      </w:tr>
      <w:tr w14:paraId="1515D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continue"/>
            <w:noWrap w:val="0"/>
            <w:vAlign w:val="top"/>
          </w:tcPr>
          <w:p w14:paraId="4BD5FCAA">
            <w:pPr>
              <w:rPr>
                <w:rFonts w:ascii="宋体" w:hAnsi="宋体" w:cs="宋体"/>
              </w:rPr>
            </w:pPr>
          </w:p>
        </w:tc>
        <w:tc>
          <w:tcPr>
            <w:tcW w:w="1940" w:type="dxa"/>
            <w:gridSpan w:val="2"/>
            <w:noWrap w:val="0"/>
            <w:vAlign w:val="top"/>
          </w:tcPr>
          <w:p w14:paraId="713DE97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cardNo</w:t>
            </w:r>
          </w:p>
        </w:tc>
        <w:tc>
          <w:tcPr>
            <w:tcW w:w="1419" w:type="dxa"/>
            <w:noWrap w:val="0"/>
            <w:vAlign w:val="top"/>
          </w:tcPr>
          <w:p w14:paraId="3B55727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身份证号</w:t>
            </w:r>
          </w:p>
        </w:tc>
        <w:tc>
          <w:tcPr>
            <w:tcW w:w="1513" w:type="dxa"/>
            <w:noWrap w:val="0"/>
            <w:vAlign w:val="top"/>
          </w:tcPr>
          <w:p w14:paraId="384674D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hint="eastAsia" w:ascii="宋体" w:hAnsi="宋体" w:cs="宋体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</w:rPr>
              <w:t>)</w:t>
            </w:r>
          </w:p>
        </w:tc>
        <w:tc>
          <w:tcPr>
            <w:tcW w:w="650" w:type="dxa"/>
            <w:noWrap w:val="0"/>
            <w:vAlign w:val="top"/>
          </w:tcPr>
          <w:p w14:paraId="761A847C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71B0EE61">
            <w:pPr>
              <w:rPr>
                <w:rFonts w:ascii="宋体" w:hAnsi="宋体" w:cs="宋体"/>
              </w:rPr>
            </w:pPr>
          </w:p>
        </w:tc>
      </w:tr>
      <w:tr w14:paraId="59675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continue"/>
            <w:noWrap w:val="0"/>
            <w:vAlign w:val="top"/>
          </w:tcPr>
          <w:p w14:paraId="16143BC9">
            <w:pPr>
              <w:rPr>
                <w:rFonts w:ascii="宋体" w:hAnsi="宋体" w:cs="宋体"/>
              </w:rPr>
            </w:pPr>
          </w:p>
        </w:tc>
        <w:tc>
          <w:tcPr>
            <w:tcW w:w="1940" w:type="dxa"/>
            <w:gridSpan w:val="2"/>
            <w:noWrap w:val="0"/>
            <w:vAlign w:val="top"/>
          </w:tcPr>
          <w:p w14:paraId="5E7E201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name</w:t>
            </w:r>
          </w:p>
        </w:tc>
        <w:tc>
          <w:tcPr>
            <w:tcW w:w="1419" w:type="dxa"/>
            <w:noWrap w:val="0"/>
            <w:vAlign w:val="top"/>
          </w:tcPr>
          <w:p w14:paraId="27CCF9C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患者姓名</w:t>
            </w:r>
          </w:p>
        </w:tc>
        <w:tc>
          <w:tcPr>
            <w:tcW w:w="1513" w:type="dxa"/>
            <w:noWrap w:val="0"/>
            <w:vAlign w:val="top"/>
          </w:tcPr>
          <w:p w14:paraId="6F10324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hint="eastAsia" w:ascii="宋体" w:hAnsi="宋体" w:cs="宋体"/>
                <w:lang w:val="en-US" w:eastAsia="zh-CN"/>
              </w:rPr>
              <w:t>50</w:t>
            </w:r>
            <w:r>
              <w:rPr>
                <w:rFonts w:hint="eastAsia" w:ascii="宋体" w:hAnsi="宋体" w:cs="宋体"/>
              </w:rPr>
              <w:t>)</w:t>
            </w:r>
          </w:p>
        </w:tc>
        <w:tc>
          <w:tcPr>
            <w:tcW w:w="650" w:type="dxa"/>
            <w:noWrap w:val="0"/>
            <w:vAlign w:val="top"/>
          </w:tcPr>
          <w:p w14:paraId="664F0A48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55F53CA2">
            <w:pPr>
              <w:rPr>
                <w:rFonts w:ascii="宋体" w:hAnsi="宋体" w:cs="宋体"/>
              </w:rPr>
            </w:pPr>
          </w:p>
        </w:tc>
      </w:tr>
      <w:tr w14:paraId="4C189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continue"/>
            <w:noWrap w:val="0"/>
            <w:vAlign w:val="top"/>
          </w:tcPr>
          <w:p w14:paraId="1C2ED966">
            <w:pPr>
              <w:rPr>
                <w:rFonts w:ascii="宋体" w:hAnsi="宋体" w:cs="宋体"/>
              </w:rPr>
            </w:pPr>
          </w:p>
        </w:tc>
        <w:tc>
          <w:tcPr>
            <w:tcW w:w="1940" w:type="dxa"/>
            <w:gridSpan w:val="2"/>
            <w:noWrap w:val="0"/>
            <w:vAlign w:val="top"/>
          </w:tcPr>
          <w:p w14:paraId="403B208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sex</w:t>
            </w:r>
          </w:p>
        </w:tc>
        <w:tc>
          <w:tcPr>
            <w:tcW w:w="1419" w:type="dxa"/>
            <w:noWrap w:val="0"/>
            <w:vAlign w:val="top"/>
          </w:tcPr>
          <w:p w14:paraId="4B5579C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患者性别</w:t>
            </w:r>
          </w:p>
        </w:tc>
        <w:tc>
          <w:tcPr>
            <w:tcW w:w="1513" w:type="dxa"/>
            <w:noWrap w:val="0"/>
            <w:vAlign w:val="top"/>
          </w:tcPr>
          <w:p w14:paraId="18C2AC7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hint="eastAsia" w:ascii="宋体" w:hAnsi="宋体" w:cs="宋体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</w:rPr>
              <w:t>)</w:t>
            </w:r>
          </w:p>
        </w:tc>
        <w:tc>
          <w:tcPr>
            <w:tcW w:w="650" w:type="dxa"/>
            <w:noWrap w:val="0"/>
            <w:vAlign w:val="top"/>
          </w:tcPr>
          <w:p w14:paraId="3342BFCD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72BE6C78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见字典，</w:t>
            </w:r>
            <w:r>
              <w:rPr>
                <w:rFonts w:hint="eastAsia" w:ascii="宋体" w:hAnsi="宋体" w:cs="宋体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lang w:val="en-US" w:eastAsia="zh-CN"/>
              </w:rPr>
              <w:instrText xml:space="preserve"> HYPERLINK \l "_性别类型" </w:instrText>
            </w:r>
            <w:r>
              <w:rPr>
                <w:rFonts w:hint="eastAsia" w:ascii="宋体" w:hAnsi="宋体" w:cs="宋体"/>
                <w:lang w:val="en-US" w:eastAsia="zh-CN"/>
              </w:rPr>
              <w:fldChar w:fldCharType="separate"/>
            </w:r>
            <w:r>
              <w:rPr>
                <w:rStyle w:val="20"/>
                <w:rFonts w:hint="eastAsia" w:ascii="宋体" w:hAnsi="宋体" w:cs="宋体"/>
                <w:lang w:val="en-US" w:eastAsia="zh-CN"/>
              </w:rPr>
              <w:t>性别类型</w:t>
            </w:r>
            <w:r>
              <w:rPr>
                <w:rFonts w:hint="eastAsia" w:ascii="宋体" w:hAnsi="宋体" w:cs="宋体"/>
                <w:lang w:val="en-US" w:eastAsia="zh-CN"/>
              </w:rPr>
              <w:fldChar w:fldCharType="end"/>
            </w:r>
          </w:p>
        </w:tc>
      </w:tr>
      <w:tr w14:paraId="6021C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continue"/>
            <w:noWrap w:val="0"/>
            <w:vAlign w:val="top"/>
          </w:tcPr>
          <w:p w14:paraId="574C59CA">
            <w:pPr>
              <w:rPr>
                <w:rFonts w:ascii="宋体" w:hAnsi="宋体" w:cs="宋体"/>
              </w:rPr>
            </w:pPr>
          </w:p>
        </w:tc>
        <w:tc>
          <w:tcPr>
            <w:tcW w:w="1940" w:type="dxa"/>
            <w:gridSpan w:val="2"/>
            <w:noWrap w:val="0"/>
            <w:vAlign w:val="top"/>
          </w:tcPr>
          <w:p w14:paraId="322873C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marry</w:t>
            </w:r>
          </w:p>
        </w:tc>
        <w:tc>
          <w:tcPr>
            <w:tcW w:w="1419" w:type="dxa"/>
            <w:noWrap w:val="0"/>
            <w:vAlign w:val="top"/>
          </w:tcPr>
          <w:p w14:paraId="2E31993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婚姻状况</w:t>
            </w:r>
          </w:p>
        </w:tc>
        <w:tc>
          <w:tcPr>
            <w:tcW w:w="1513" w:type="dxa"/>
            <w:noWrap w:val="0"/>
            <w:vAlign w:val="top"/>
          </w:tcPr>
          <w:p w14:paraId="73E0356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hint="eastAsia" w:ascii="宋体" w:hAnsi="宋体" w:cs="宋体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</w:rPr>
              <w:t>)</w:t>
            </w:r>
          </w:p>
        </w:tc>
        <w:tc>
          <w:tcPr>
            <w:tcW w:w="650" w:type="dxa"/>
            <w:noWrap w:val="0"/>
            <w:vAlign w:val="top"/>
          </w:tcPr>
          <w:p w14:paraId="4FA38BEA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019885F4">
            <w:pPr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1已婚 0未婚</w:t>
            </w:r>
          </w:p>
        </w:tc>
      </w:tr>
      <w:tr w14:paraId="38307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continue"/>
            <w:noWrap w:val="0"/>
            <w:vAlign w:val="top"/>
          </w:tcPr>
          <w:p w14:paraId="76E541BF">
            <w:pPr>
              <w:rPr>
                <w:rFonts w:ascii="宋体" w:hAnsi="宋体" w:cs="宋体"/>
              </w:rPr>
            </w:pPr>
          </w:p>
        </w:tc>
        <w:tc>
          <w:tcPr>
            <w:tcW w:w="1940" w:type="dxa"/>
            <w:gridSpan w:val="2"/>
            <w:noWrap w:val="0"/>
            <w:vAlign w:val="top"/>
          </w:tcPr>
          <w:p w14:paraId="4174591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phone</w:t>
            </w:r>
          </w:p>
        </w:tc>
        <w:tc>
          <w:tcPr>
            <w:tcW w:w="1419" w:type="dxa"/>
            <w:noWrap w:val="0"/>
            <w:vAlign w:val="top"/>
          </w:tcPr>
          <w:p w14:paraId="0332CE7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患者手机号码</w:t>
            </w:r>
          </w:p>
        </w:tc>
        <w:tc>
          <w:tcPr>
            <w:tcW w:w="1513" w:type="dxa"/>
            <w:noWrap w:val="0"/>
            <w:vAlign w:val="top"/>
          </w:tcPr>
          <w:p w14:paraId="3766530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hint="eastAsia" w:ascii="宋体" w:hAnsi="宋体" w:cs="宋体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</w:rPr>
              <w:t>)</w:t>
            </w:r>
          </w:p>
        </w:tc>
        <w:tc>
          <w:tcPr>
            <w:tcW w:w="650" w:type="dxa"/>
            <w:noWrap w:val="0"/>
            <w:vAlign w:val="top"/>
          </w:tcPr>
          <w:p w14:paraId="6ECAD5C7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55267E93">
            <w:pPr>
              <w:jc w:val="left"/>
              <w:rPr>
                <w:rFonts w:ascii="宋体" w:hAnsi="宋体" w:cs="宋体"/>
              </w:rPr>
            </w:pPr>
          </w:p>
        </w:tc>
      </w:tr>
      <w:tr w14:paraId="733E9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continue"/>
            <w:noWrap w:val="0"/>
            <w:vAlign w:val="top"/>
          </w:tcPr>
          <w:p w14:paraId="1D9FC8CF">
            <w:pPr>
              <w:rPr>
                <w:rFonts w:ascii="宋体" w:hAnsi="宋体" w:cs="宋体"/>
              </w:rPr>
            </w:pPr>
          </w:p>
        </w:tc>
        <w:tc>
          <w:tcPr>
            <w:tcW w:w="1940" w:type="dxa"/>
            <w:gridSpan w:val="2"/>
            <w:noWrap w:val="0"/>
            <w:vAlign w:val="top"/>
          </w:tcPr>
          <w:p w14:paraId="534FD3B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age</w:t>
            </w:r>
          </w:p>
        </w:tc>
        <w:tc>
          <w:tcPr>
            <w:tcW w:w="1419" w:type="dxa"/>
            <w:noWrap w:val="0"/>
            <w:vAlign w:val="top"/>
          </w:tcPr>
          <w:p w14:paraId="40C7F67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患者年龄</w:t>
            </w:r>
          </w:p>
        </w:tc>
        <w:tc>
          <w:tcPr>
            <w:tcW w:w="1513" w:type="dxa"/>
            <w:noWrap w:val="0"/>
            <w:vAlign w:val="top"/>
          </w:tcPr>
          <w:p w14:paraId="6584F14C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Int</w:t>
            </w:r>
          </w:p>
        </w:tc>
        <w:tc>
          <w:tcPr>
            <w:tcW w:w="650" w:type="dxa"/>
            <w:noWrap w:val="0"/>
            <w:vAlign w:val="top"/>
          </w:tcPr>
          <w:p w14:paraId="234126E9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12AEA629">
            <w:pPr>
              <w:rPr>
                <w:rFonts w:ascii="宋体" w:hAnsi="宋体" w:cs="宋体"/>
              </w:rPr>
            </w:pPr>
          </w:p>
        </w:tc>
      </w:tr>
      <w:tr w14:paraId="020F0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continue"/>
            <w:noWrap w:val="0"/>
            <w:vAlign w:val="top"/>
          </w:tcPr>
          <w:p w14:paraId="7CFA2F9A">
            <w:pPr>
              <w:rPr>
                <w:rFonts w:ascii="宋体" w:hAnsi="宋体" w:cs="宋体"/>
              </w:rPr>
            </w:pPr>
          </w:p>
        </w:tc>
        <w:tc>
          <w:tcPr>
            <w:tcW w:w="1940" w:type="dxa"/>
            <w:gridSpan w:val="2"/>
            <w:noWrap w:val="0"/>
            <w:vAlign w:val="top"/>
          </w:tcPr>
          <w:p w14:paraId="235EB3C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requestDepartNameSub</w:t>
            </w:r>
          </w:p>
        </w:tc>
        <w:tc>
          <w:tcPr>
            <w:tcW w:w="1419" w:type="dxa"/>
            <w:noWrap w:val="0"/>
            <w:vAlign w:val="top"/>
          </w:tcPr>
          <w:p w14:paraId="40CA2F0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会诊申请科</w:t>
            </w:r>
            <w:r>
              <w:rPr>
                <w:rFonts w:hint="eastAsia" w:ascii="宋体" w:hAnsi="宋体" w:cs="宋体"/>
                <w:lang w:val="en-US" w:eastAsia="zh-CN"/>
              </w:rPr>
              <w:t>目</w:t>
            </w:r>
            <w:r>
              <w:rPr>
                <w:rFonts w:hint="eastAsia" w:ascii="宋体" w:hAnsi="宋体" w:cs="宋体"/>
              </w:rPr>
              <w:t>名称</w:t>
            </w:r>
          </w:p>
        </w:tc>
        <w:tc>
          <w:tcPr>
            <w:tcW w:w="1513" w:type="dxa"/>
            <w:noWrap w:val="0"/>
            <w:vAlign w:val="top"/>
          </w:tcPr>
          <w:p w14:paraId="5739D73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hint="eastAsia" w:ascii="宋体" w:hAnsi="宋体" w:cs="宋体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</w:rPr>
              <w:t>)</w:t>
            </w:r>
          </w:p>
        </w:tc>
        <w:tc>
          <w:tcPr>
            <w:tcW w:w="650" w:type="dxa"/>
            <w:noWrap w:val="0"/>
            <w:vAlign w:val="top"/>
          </w:tcPr>
          <w:p w14:paraId="5A3EED59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38340F2D">
            <w:pPr>
              <w:rPr>
                <w:rFonts w:ascii="宋体" w:hAnsi="宋体" w:cs="宋体"/>
                <w:szCs w:val="21"/>
              </w:rPr>
            </w:pPr>
          </w:p>
        </w:tc>
      </w:tr>
      <w:tr w14:paraId="6C5C4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continue"/>
            <w:noWrap w:val="0"/>
            <w:vAlign w:val="top"/>
          </w:tcPr>
          <w:p w14:paraId="60F83ABB">
            <w:pPr>
              <w:rPr>
                <w:rFonts w:ascii="宋体" w:hAnsi="宋体" w:cs="宋体"/>
              </w:rPr>
            </w:pPr>
          </w:p>
        </w:tc>
        <w:tc>
          <w:tcPr>
            <w:tcW w:w="1940" w:type="dxa"/>
            <w:gridSpan w:val="2"/>
            <w:noWrap w:val="0"/>
            <w:vAlign w:val="top"/>
          </w:tcPr>
          <w:p w14:paraId="299448B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requestDepartSub</w:t>
            </w:r>
          </w:p>
        </w:tc>
        <w:tc>
          <w:tcPr>
            <w:tcW w:w="1419" w:type="dxa"/>
            <w:noWrap w:val="0"/>
            <w:vAlign w:val="top"/>
          </w:tcPr>
          <w:p w14:paraId="007E1196">
            <w:pPr>
              <w:rPr>
                <w:rFonts w:hint="default" w:ascii="宋体" w:hAnsi="宋体" w:cs="宋体"/>
                <w:lang w:val="en-US"/>
              </w:rPr>
            </w:pPr>
            <w:r>
              <w:rPr>
                <w:rFonts w:hint="eastAsia" w:ascii="宋体" w:hAnsi="宋体" w:cs="宋体"/>
              </w:rPr>
              <w:t>会诊申请科</w:t>
            </w:r>
            <w:r>
              <w:rPr>
                <w:rFonts w:hint="eastAsia" w:ascii="宋体" w:hAnsi="宋体" w:cs="宋体"/>
                <w:lang w:val="en-US" w:eastAsia="zh-CN"/>
              </w:rPr>
              <w:t>目编码</w:t>
            </w:r>
          </w:p>
        </w:tc>
        <w:tc>
          <w:tcPr>
            <w:tcW w:w="1513" w:type="dxa"/>
            <w:noWrap w:val="0"/>
            <w:vAlign w:val="top"/>
          </w:tcPr>
          <w:p w14:paraId="681CBE4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hint="eastAsia" w:ascii="宋体" w:hAnsi="宋体" w:cs="宋体"/>
                <w:lang w:val="en-US" w:eastAsia="zh-CN"/>
              </w:rPr>
              <w:t>10</w:t>
            </w:r>
            <w:r>
              <w:rPr>
                <w:rFonts w:hint="eastAsia" w:ascii="宋体" w:hAnsi="宋体" w:cs="宋体"/>
              </w:rPr>
              <w:t>)</w:t>
            </w:r>
          </w:p>
        </w:tc>
        <w:tc>
          <w:tcPr>
            <w:tcW w:w="650" w:type="dxa"/>
            <w:noWrap w:val="0"/>
            <w:vAlign w:val="top"/>
          </w:tcPr>
          <w:p w14:paraId="693CBC65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1BA774B0">
            <w:pPr>
              <w:rPr>
                <w:rFonts w:ascii="宋体" w:hAnsi="宋体" w:cs="宋体"/>
              </w:rPr>
            </w:pPr>
            <w:r>
              <w:fldChar w:fldCharType="begin"/>
            </w:r>
            <w:r>
              <w:instrText xml:space="preserve"> HYPERLINK \l "_国家诊疗科目字典（专科字典）" </w:instrText>
            </w:r>
            <w:r>
              <w:fldChar w:fldCharType="separate"/>
            </w:r>
            <w:r>
              <w:rPr>
                <w:rStyle w:val="19"/>
                <w:rFonts w:hint="eastAsia" w:ascii="宋体" w:hAnsi="宋体" w:cs="宋体"/>
              </w:rPr>
              <w:t>国家诊疗科目编码</w:t>
            </w:r>
            <w:r>
              <w:rPr>
                <w:rStyle w:val="19"/>
                <w:rFonts w:hint="eastAsia" w:ascii="宋体" w:hAnsi="宋体" w:cs="宋体"/>
              </w:rPr>
              <w:fldChar w:fldCharType="end"/>
            </w:r>
          </w:p>
        </w:tc>
      </w:tr>
      <w:tr w14:paraId="708B6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continue"/>
            <w:noWrap w:val="0"/>
            <w:vAlign w:val="top"/>
          </w:tcPr>
          <w:p w14:paraId="5DFD2007">
            <w:pPr>
              <w:rPr>
                <w:rFonts w:ascii="宋体" w:hAnsi="宋体" w:cs="宋体"/>
              </w:rPr>
            </w:pPr>
          </w:p>
        </w:tc>
        <w:tc>
          <w:tcPr>
            <w:tcW w:w="1940" w:type="dxa"/>
            <w:gridSpan w:val="2"/>
            <w:noWrap w:val="0"/>
            <w:vAlign w:val="top"/>
          </w:tcPr>
          <w:p w14:paraId="16B6139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updateTime</w:t>
            </w:r>
          </w:p>
        </w:tc>
        <w:tc>
          <w:tcPr>
            <w:tcW w:w="1419" w:type="dxa"/>
            <w:noWrap w:val="0"/>
            <w:vAlign w:val="top"/>
          </w:tcPr>
          <w:p w14:paraId="6A325403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上传时间</w:t>
            </w:r>
          </w:p>
        </w:tc>
        <w:tc>
          <w:tcPr>
            <w:tcW w:w="1513" w:type="dxa"/>
            <w:noWrap w:val="0"/>
            <w:vAlign w:val="top"/>
          </w:tcPr>
          <w:p w14:paraId="5107213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DateTime</w:t>
            </w:r>
          </w:p>
        </w:tc>
        <w:tc>
          <w:tcPr>
            <w:tcW w:w="650" w:type="dxa"/>
            <w:noWrap w:val="0"/>
            <w:vAlign w:val="top"/>
          </w:tcPr>
          <w:p w14:paraId="3F762B5C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48A77F3A">
            <w:pPr>
              <w:rPr>
                <w:rFonts w:ascii="宋体" w:hAnsi="宋体" w:cs="宋体"/>
              </w:rPr>
            </w:pPr>
          </w:p>
        </w:tc>
      </w:tr>
      <w:tr w14:paraId="33760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continue"/>
            <w:noWrap w:val="0"/>
            <w:vAlign w:val="top"/>
          </w:tcPr>
          <w:p w14:paraId="157452F3">
            <w:pPr>
              <w:rPr>
                <w:rFonts w:ascii="宋体" w:hAnsi="宋体" w:cs="宋体"/>
              </w:rPr>
            </w:pPr>
          </w:p>
        </w:tc>
        <w:tc>
          <w:tcPr>
            <w:tcW w:w="7892" w:type="dxa"/>
            <w:gridSpan w:val="6"/>
            <w:shd w:val="clear" w:color="auto" w:fill="5B9BD5" w:themeFill="accent1"/>
            <w:noWrap w:val="0"/>
            <w:vAlign w:val="top"/>
          </w:tcPr>
          <w:p w14:paraId="45F9B031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lang w:val="en-US" w:eastAsia="zh-CN"/>
              </w:rPr>
              <w:t>meetClinicResults             会诊结果ListObject 会诊接收方会有多个可能</w:t>
            </w:r>
          </w:p>
        </w:tc>
      </w:tr>
      <w:tr w14:paraId="2ECDC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continue"/>
            <w:noWrap w:val="0"/>
            <w:vAlign w:val="top"/>
          </w:tcPr>
          <w:p w14:paraId="029A90E4">
            <w:pPr>
              <w:rPr>
                <w:rFonts w:ascii="宋体" w:hAnsi="宋体" w:cs="宋体"/>
              </w:rPr>
            </w:pPr>
          </w:p>
        </w:tc>
        <w:tc>
          <w:tcPr>
            <w:tcW w:w="846" w:type="dxa"/>
            <w:vMerge w:val="restart"/>
            <w:noWrap w:val="0"/>
            <w:vAlign w:val="top"/>
          </w:tcPr>
          <w:p w14:paraId="3EE7E2BC">
            <w:pPr>
              <w:rPr>
                <w:rFonts w:hint="default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[1..n]</w:t>
            </w:r>
          </w:p>
        </w:tc>
        <w:tc>
          <w:tcPr>
            <w:tcW w:w="1094" w:type="dxa"/>
            <w:noWrap w:val="0"/>
            <w:vAlign w:val="top"/>
          </w:tcPr>
          <w:p w14:paraId="214A9CA6">
            <w:pPr>
              <w:rPr>
                <w:rFonts w:hint="eastAsia" w:ascii="宋体" w:hAnsi="宋体" w:cs="宋体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meetClinicId</w:t>
            </w:r>
          </w:p>
        </w:tc>
        <w:tc>
          <w:tcPr>
            <w:tcW w:w="1419" w:type="dxa"/>
            <w:noWrap w:val="0"/>
            <w:vAlign w:val="top"/>
          </w:tcPr>
          <w:p w14:paraId="709FEA5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会诊序号</w:t>
            </w:r>
          </w:p>
        </w:tc>
        <w:tc>
          <w:tcPr>
            <w:tcW w:w="1513" w:type="dxa"/>
            <w:noWrap w:val="0"/>
            <w:vAlign w:val="top"/>
          </w:tcPr>
          <w:p w14:paraId="3E1D657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hint="eastAsia" w:ascii="宋体" w:hAnsi="宋体" w:cs="宋体"/>
                <w:lang w:val="en-US" w:eastAsia="zh-CN"/>
              </w:rPr>
              <w:t>64</w:t>
            </w:r>
            <w:r>
              <w:rPr>
                <w:rFonts w:hint="eastAsia" w:ascii="宋体" w:hAnsi="宋体" w:cs="宋体"/>
              </w:rPr>
              <w:t>)</w:t>
            </w:r>
          </w:p>
        </w:tc>
        <w:tc>
          <w:tcPr>
            <w:tcW w:w="650" w:type="dxa"/>
            <w:noWrap w:val="0"/>
            <w:vAlign w:val="top"/>
          </w:tcPr>
          <w:p w14:paraId="17AB8658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4B9739C5">
            <w:pPr>
              <w:jc w:val="left"/>
              <w:rPr>
                <w:rFonts w:ascii="宋体" w:hAnsi="宋体" w:cs="宋体"/>
              </w:rPr>
            </w:pPr>
          </w:p>
        </w:tc>
      </w:tr>
      <w:tr w14:paraId="26AB7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continue"/>
            <w:noWrap w:val="0"/>
            <w:vAlign w:val="top"/>
          </w:tcPr>
          <w:p w14:paraId="079E6116">
            <w:pPr>
              <w:rPr>
                <w:rFonts w:ascii="宋体" w:hAnsi="宋体" w:cs="宋体"/>
              </w:rPr>
            </w:pPr>
          </w:p>
        </w:tc>
        <w:tc>
          <w:tcPr>
            <w:tcW w:w="846" w:type="dxa"/>
            <w:vMerge w:val="continue"/>
            <w:noWrap w:val="0"/>
            <w:vAlign w:val="top"/>
          </w:tcPr>
          <w:p w14:paraId="51C45F92">
            <w:pPr>
              <w:rPr>
                <w:rFonts w:ascii="宋体" w:hAnsi="宋体" w:cs="宋体"/>
              </w:rPr>
            </w:pPr>
          </w:p>
        </w:tc>
        <w:tc>
          <w:tcPr>
            <w:tcW w:w="1094" w:type="dxa"/>
            <w:noWrap w:val="0"/>
            <w:vAlign w:val="top"/>
          </w:tcPr>
          <w:p w14:paraId="2EC2EA9D">
            <w:pPr>
              <w:rPr>
                <w:rFonts w:hint="eastAsia" w:ascii="宋体" w:hAnsi="宋体" w:cs="宋体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exeUnitId</w:t>
            </w:r>
          </w:p>
        </w:tc>
        <w:tc>
          <w:tcPr>
            <w:tcW w:w="1419" w:type="dxa"/>
            <w:noWrap w:val="0"/>
            <w:vAlign w:val="top"/>
          </w:tcPr>
          <w:p w14:paraId="75FAEC6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会诊执行机构</w:t>
            </w:r>
          </w:p>
        </w:tc>
        <w:tc>
          <w:tcPr>
            <w:tcW w:w="1513" w:type="dxa"/>
            <w:noWrap w:val="0"/>
            <w:vAlign w:val="top"/>
          </w:tcPr>
          <w:p w14:paraId="0F5DDB9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hint="eastAsia" w:ascii="宋体" w:hAnsi="宋体" w:cs="宋体"/>
                <w:lang w:val="en-US" w:eastAsia="zh-CN"/>
              </w:rPr>
              <w:t>50</w:t>
            </w:r>
            <w:r>
              <w:rPr>
                <w:rFonts w:hint="eastAsia" w:ascii="宋体" w:hAnsi="宋体" w:cs="宋体"/>
              </w:rPr>
              <w:t>)</w:t>
            </w:r>
          </w:p>
        </w:tc>
        <w:tc>
          <w:tcPr>
            <w:tcW w:w="650" w:type="dxa"/>
            <w:noWrap w:val="0"/>
            <w:vAlign w:val="top"/>
          </w:tcPr>
          <w:p w14:paraId="6CD8F184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43305E2C">
            <w:pPr>
              <w:rPr>
                <w:rFonts w:ascii="宋体" w:hAnsi="宋体" w:cs="宋体"/>
              </w:rPr>
            </w:pPr>
          </w:p>
        </w:tc>
      </w:tr>
      <w:tr w14:paraId="0172C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continue"/>
            <w:noWrap w:val="0"/>
            <w:vAlign w:val="top"/>
          </w:tcPr>
          <w:p w14:paraId="0AC1B701">
            <w:pPr>
              <w:rPr>
                <w:rFonts w:ascii="宋体" w:hAnsi="宋体" w:cs="宋体"/>
              </w:rPr>
            </w:pPr>
          </w:p>
        </w:tc>
        <w:tc>
          <w:tcPr>
            <w:tcW w:w="846" w:type="dxa"/>
            <w:vMerge w:val="continue"/>
            <w:noWrap w:val="0"/>
            <w:vAlign w:val="top"/>
          </w:tcPr>
          <w:p w14:paraId="4DE145BA">
            <w:pPr>
              <w:rPr>
                <w:rFonts w:ascii="宋体" w:hAnsi="宋体" w:cs="宋体"/>
              </w:rPr>
            </w:pPr>
          </w:p>
        </w:tc>
        <w:tc>
          <w:tcPr>
            <w:tcW w:w="1094" w:type="dxa"/>
            <w:noWrap w:val="0"/>
            <w:vAlign w:val="top"/>
          </w:tcPr>
          <w:p w14:paraId="65AF0914">
            <w:pPr>
              <w:rPr>
                <w:rFonts w:hint="eastAsia" w:ascii="宋体" w:hAnsi="宋体" w:cs="宋体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exeOrganName</w:t>
            </w:r>
          </w:p>
        </w:tc>
        <w:tc>
          <w:tcPr>
            <w:tcW w:w="1419" w:type="dxa"/>
            <w:noWrap w:val="0"/>
            <w:vAlign w:val="top"/>
          </w:tcPr>
          <w:p w14:paraId="424FD91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会诊执行机构名称</w:t>
            </w:r>
          </w:p>
        </w:tc>
        <w:tc>
          <w:tcPr>
            <w:tcW w:w="1513" w:type="dxa"/>
            <w:noWrap w:val="0"/>
            <w:vAlign w:val="top"/>
          </w:tcPr>
          <w:p w14:paraId="04575A0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hint="eastAsia" w:ascii="宋体" w:hAnsi="宋体" w:cs="宋体"/>
                <w:lang w:val="en-US" w:eastAsia="zh-CN"/>
              </w:rPr>
              <w:t>50</w:t>
            </w:r>
            <w:r>
              <w:rPr>
                <w:rFonts w:hint="eastAsia" w:ascii="宋体" w:hAnsi="宋体" w:cs="宋体"/>
              </w:rPr>
              <w:t>)</w:t>
            </w:r>
          </w:p>
        </w:tc>
        <w:tc>
          <w:tcPr>
            <w:tcW w:w="650" w:type="dxa"/>
            <w:noWrap w:val="0"/>
            <w:vAlign w:val="top"/>
          </w:tcPr>
          <w:p w14:paraId="5EA5B303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0FC1B7E5">
            <w:pPr>
              <w:rPr>
                <w:rFonts w:ascii="宋体" w:hAnsi="宋体" w:cs="宋体"/>
              </w:rPr>
            </w:pPr>
          </w:p>
        </w:tc>
      </w:tr>
      <w:tr w14:paraId="2BE52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continue"/>
            <w:noWrap w:val="0"/>
            <w:vAlign w:val="top"/>
          </w:tcPr>
          <w:p w14:paraId="07C33B32">
            <w:pPr>
              <w:rPr>
                <w:rFonts w:ascii="宋体" w:hAnsi="宋体" w:cs="宋体"/>
              </w:rPr>
            </w:pPr>
          </w:p>
        </w:tc>
        <w:tc>
          <w:tcPr>
            <w:tcW w:w="846" w:type="dxa"/>
            <w:vMerge w:val="continue"/>
            <w:noWrap w:val="0"/>
            <w:vAlign w:val="top"/>
          </w:tcPr>
          <w:p w14:paraId="6CC6C872">
            <w:pPr>
              <w:rPr>
                <w:rFonts w:ascii="宋体" w:hAnsi="宋体" w:cs="宋体"/>
              </w:rPr>
            </w:pPr>
          </w:p>
        </w:tc>
        <w:tc>
          <w:tcPr>
            <w:tcW w:w="1094" w:type="dxa"/>
            <w:noWrap w:val="0"/>
            <w:vAlign w:val="top"/>
          </w:tcPr>
          <w:p w14:paraId="09DB34CC">
            <w:pPr>
              <w:rPr>
                <w:rFonts w:hint="eastAsia" w:ascii="宋体" w:hAnsi="宋体" w:cs="宋体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exeDepart</w:t>
            </w:r>
          </w:p>
        </w:tc>
        <w:tc>
          <w:tcPr>
            <w:tcW w:w="1419" w:type="dxa"/>
            <w:noWrap w:val="0"/>
            <w:vAlign w:val="top"/>
          </w:tcPr>
          <w:p w14:paraId="0704E17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会诊执行科室</w:t>
            </w:r>
          </w:p>
        </w:tc>
        <w:tc>
          <w:tcPr>
            <w:tcW w:w="1513" w:type="dxa"/>
            <w:noWrap w:val="0"/>
            <w:vAlign w:val="top"/>
          </w:tcPr>
          <w:p w14:paraId="778FC0E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hint="eastAsia" w:ascii="宋体" w:hAnsi="宋体" w:cs="宋体"/>
                <w:lang w:val="en-US" w:eastAsia="zh-CN"/>
              </w:rPr>
              <w:t>64</w:t>
            </w:r>
            <w:r>
              <w:rPr>
                <w:rFonts w:hint="eastAsia" w:ascii="宋体" w:hAnsi="宋体" w:cs="宋体"/>
              </w:rPr>
              <w:t>)</w:t>
            </w:r>
          </w:p>
        </w:tc>
        <w:tc>
          <w:tcPr>
            <w:tcW w:w="650" w:type="dxa"/>
            <w:noWrap w:val="0"/>
            <w:vAlign w:val="top"/>
          </w:tcPr>
          <w:p w14:paraId="5658BD00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310DF5BD">
            <w:pPr>
              <w:rPr>
                <w:rFonts w:ascii="宋体" w:hAnsi="宋体" w:cs="宋体"/>
              </w:rPr>
            </w:pPr>
          </w:p>
        </w:tc>
      </w:tr>
      <w:tr w14:paraId="1F40A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continue"/>
            <w:noWrap w:val="0"/>
            <w:vAlign w:val="top"/>
          </w:tcPr>
          <w:p w14:paraId="3E65F045">
            <w:pPr>
              <w:rPr>
                <w:rFonts w:hint="eastAsia" w:ascii="宋体" w:hAnsi="宋体" w:eastAsia="宋体" w:cs="宋体"/>
                <w:lang w:val="en-US" w:eastAsia="zh-CN"/>
              </w:rPr>
            </w:pPr>
          </w:p>
        </w:tc>
        <w:tc>
          <w:tcPr>
            <w:tcW w:w="846" w:type="dxa"/>
            <w:vMerge w:val="continue"/>
            <w:noWrap w:val="0"/>
            <w:vAlign w:val="top"/>
          </w:tcPr>
          <w:p w14:paraId="330EB1E5">
            <w:pPr>
              <w:rPr>
                <w:rFonts w:hint="default" w:ascii="宋体" w:hAnsi="宋体" w:cs="宋体"/>
                <w:lang w:val="en-US"/>
              </w:rPr>
            </w:pPr>
          </w:p>
        </w:tc>
        <w:tc>
          <w:tcPr>
            <w:tcW w:w="1094" w:type="dxa"/>
            <w:noWrap w:val="0"/>
            <w:vAlign w:val="top"/>
          </w:tcPr>
          <w:p w14:paraId="2B8A322C">
            <w:pPr>
              <w:rPr>
                <w:rFonts w:hint="eastAsia" w:ascii="宋体" w:hAnsi="宋体" w:cs="宋体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exeDepartName</w:t>
            </w:r>
          </w:p>
        </w:tc>
        <w:tc>
          <w:tcPr>
            <w:tcW w:w="1419" w:type="dxa"/>
            <w:noWrap w:val="0"/>
            <w:vAlign w:val="top"/>
          </w:tcPr>
          <w:p w14:paraId="762E59C6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</w:rPr>
              <w:t>会诊执行科室</w:t>
            </w:r>
            <w:r>
              <w:rPr>
                <w:rFonts w:hint="eastAsia" w:ascii="宋体" w:hAnsi="宋体" w:cs="宋体"/>
                <w:lang w:val="en-US" w:eastAsia="zh-CN"/>
              </w:rPr>
              <w:t>名称</w:t>
            </w:r>
          </w:p>
        </w:tc>
        <w:tc>
          <w:tcPr>
            <w:tcW w:w="1513" w:type="dxa"/>
            <w:noWrap w:val="0"/>
            <w:vAlign w:val="top"/>
          </w:tcPr>
          <w:p w14:paraId="0D2A35F8">
            <w:pPr>
              <w:rPr>
                <w:rFonts w:hint="default" w:ascii="宋体" w:hAnsi="宋体" w:cs="宋体"/>
                <w:lang w:val="en-US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hint="eastAsia" w:ascii="宋体" w:hAnsi="宋体" w:cs="宋体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</w:rPr>
              <w:t>)</w:t>
            </w:r>
          </w:p>
        </w:tc>
        <w:tc>
          <w:tcPr>
            <w:tcW w:w="650" w:type="dxa"/>
            <w:noWrap w:val="0"/>
            <w:vAlign w:val="top"/>
          </w:tcPr>
          <w:p w14:paraId="20AEFFBD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24873B77">
            <w:pPr>
              <w:rPr>
                <w:rFonts w:hint="default" w:ascii="宋体" w:hAnsi="宋体" w:cs="宋体"/>
                <w:lang w:val="en-US"/>
              </w:rPr>
            </w:pPr>
          </w:p>
        </w:tc>
      </w:tr>
      <w:tr w14:paraId="2DE22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continue"/>
            <w:noWrap w:val="0"/>
            <w:vAlign w:val="top"/>
          </w:tcPr>
          <w:p w14:paraId="7F5F4784">
            <w:pPr>
              <w:rPr>
                <w:rFonts w:hint="eastAsia" w:ascii="宋体" w:hAnsi="宋体" w:eastAsia="宋体" w:cs="宋体"/>
                <w:lang w:val="en-US" w:eastAsia="zh-CN"/>
              </w:rPr>
            </w:pPr>
          </w:p>
        </w:tc>
        <w:tc>
          <w:tcPr>
            <w:tcW w:w="846" w:type="dxa"/>
            <w:vMerge w:val="continue"/>
            <w:noWrap w:val="0"/>
            <w:vAlign w:val="top"/>
          </w:tcPr>
          <w:p w14:paraId="284AEDCA">
            <w:pPr>
              <w:rPr>
                <w:rFonts w:hint="default" w:ascii="宋体" w:hAnsi="宋体" w:cs="宋体"/>
                <w:lang w:val="en-US"/>
              </w:rPr>
            </w:pPr>
          </w:p>
        </w:tc>
        <w:tc>
          <w:tcPr>
            <w:tcW w:w="1094" w:type="dxa"/>
            <w:noWrap w:val="0"/>
            <w:vAlign w:val="top"/>
          </w:tcPr>
          <w:p w14:paraId="0884E264">
            <w:pPr>
              <w:rPr>
                <w:rFonts w:hint="default" w:ascii="宋体" w:hAnsi="宋体" w:cs="宋体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宋体" w:hAnsi="宋体" w:cs="宋体"/>
                <w:lang w:val="en-US"/>
              </w:rPr>
              <w:t>exeDoctorIdNumber</w:t>
            </w:r>
          </w:p>
        </w:tc>
        <w:tc>
          <w:tcPr>
            <w:tcW w:w="1419" w:type="dxa"/>
            <w:noWrap w:val="0"/>
            <w:vAlign w:val="top"/>
          </w:tcPr>
          <w:p w14:paraId="35F87765">
            <w:pPr>
              <w:rPr>
                <w:rFonts w:hint="default" w:ascii="宋体" w:hAnsi="宋体" w:cs="宋体"/>
                <w:lang w:val="en-US"/>
              </w:rPr>
            </w:pPr>
            <w:r>
              <w:rPr>
                <w:rFonts w:hint="default" w:ascii="宋体" w:hAnsi="宋体" w:cs="宋体"/>
                <w:lang w:val="en-US"/>
              </w:rPr>
              <w:t>执行医生身份证</w:t>
            </w:r>
          </w:p>
        </w:tc>
        <w:tc>
          <w:tcPr>
            <w:tcW w:w="1513" w:type="dxa"/>
            <w:noWrap w:val="0"/>
            <w:vAlign w:val="top"/>
          </w:tcPr>
          <w:p w14:paraId="39F38E51">
            <w:pPr>
              <w:rPr>
                <w:rFonts w:hint="default" w:ascii="宋体" w:hAnsi="宋体" w:cs="宋体"/>
                <w:lang w:val="en-US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hint="eastAsia" w:ascii="宋体" w:hAnsi="宋体" w:cs="宋体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</w:rPr>
              <w:t>)</w:t>
            </w:r>
          </w:p>
        </w:tc>
        <w:tc>
          <w:tcPr>
            <w:tcW w:w="650" w:type="dxa"/>
            <w:noWrap w:val="0"/>
            <w:vAlign w:val="top"/>
          </w:tcPr>
          <w:p w14:paraId="0DC4EC2A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71F2D6E4">
            <w:pPr>
              <w:rPr>
                <w:rFonts w:hint="default" w:ascii="宋体" w:hAnsi="宋体" w:cs="宋体"/>
                <w:lang w:val="en-US"/>
              </w:rPr>
            </w:pPr>
          </w:p>
        </w:tc>
      </w:tr>
      <w:tr w14:paraId="09856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continue"/>
            <w:noWrap w:val="0"/>
            <w:vAlign w:val="top"/>
          </w:tcPr>
          <w:p w14:paraId="3AA1ED07">
            <w:pPr>
              <w:rPr>
                <w:rFonts w:hint="eastAsia" w:ascii="宋体" w:hAnsi="宋体" w:eastAsia="宋体" w:cs="宋体"/>
                <w:lang w:val="en-US" w:eastAsia="zh-CN"/>
              </w:rPr>
            </w:pPr>
          </w:p>
        </w:tc>
        <w:tc>
          <w:tcPr>
            <w:tcW w:w="846" w:type="dxa"/>
            <w:vMerge w:val="continue"/>
            <w:noWrap w:val="0"/>
            <w:vAlign w:val="top"/>
          </w:tcPr>
          <w:p w14:paraId="511A1810">
            <w:pPr>
              <w:rPr>
                <w:rFonts w:hint="default" w:ascii="宋体" w:hAnsi="宋体" w:cs="宋体"/>
                <w:lang w:val="en-US"/>
              </w:rPr>
            </w:pPr>
          </w:p>
        </w:tc>
        <w:tc>
          <w:tcPr>
            <w:tcW w:w="1094" w:type="dxa"/>
            <w:noWrap w:val="0"/>
            <w:vAlign w:val="top"/>
          </w:tcPr>
          <w:p w14:paraId="1A1C13D8">
            <w:pPr>
              <w:rPr>
                <w:rFonts w:hint="default" w:ascii="宋体" w:hAnsi="宋体" w:cs="宋体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宋体" w:hAnsi="宋体" w:cs="宋体"/>
                <w:lang w:val="en-US"/>
              </w:rPr>
              <w:t>exeDoctorName</w:t>
            </w:r>
          </w:p>
        </w:tc>
        <w:tc>
          <w:tcPr>
            <w:tcW w:w="1419" w:type="dxa"/>
            <w:noWrap w:val="0"/>
            <w:vAlign w:val="top"/>
          </w:tcPr>
          <w:p w14:paraId="1C27C763">
            <w:pPr>
              <w:rPr>
                <w:rFonts w:hint="default" w:ascii="宋体" w:hAnsi="宋体" w:cs="宋体"/>
                <w:lang w:val="en-US"/>
              </w:rPr>
            </w:pPr>
            <w:r>
              <w:rPr>
                <w:rFonts w:hint="default" w:ascii="宋体" w:hAnsi="宋体" w:cs="宋体"/>
                <w:lang w:val="en-US"/>
              </w:rPr>
              <w:t>执行医生姓名</w:t>
            </w:r>
          </w:p>
        </w:tc>
        <w:tc>
          <w:tcPr>
            <w:tcW w:w="1513" w:type="dxa"/>
            <w:noWrap w:val="0"/>
            <w:vAlign w:val="top"/>
          </w:tcPr>
          <w:p w14:paraId="7FDAFAE2">
            <w:pPr>
              <w:rPr>
                <w:rFonts w:hint="default" w:ascii="宋体" w:hAnsi="宋体" w:cs="宋体"/>
                <w:lang w:val="en-US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hint="eastAsia" w:ascii="宋体" w:hAnsi="宋体" w:cs="宋体"/>
                <w:lang w:val="en-US" w:eastAsia="zh-CN"/>
              </w:rPr>
              <w:t>50</w:t>
            </w:r>
            <w:r>
              <w:rPr>
                <w:rFonts w:hint="eastAsia" w:ascii="宋体" w:hAnsi="宋体" w:cs="宋体"/>
              </w:rPr>
              <w:t>)</w:t>
            </w:r>
          </w:p>
        </w:tc>
        <w:tc>
          <w:tcPr>
            <w:tcW w:w="650" w:type="dxa"/>
            <w:noWrap w:val="0"/>
            <w:vAlign w:val="top"/>
          </w:tcPr>
          <w:p w14:paraId="002A45CD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1E8ECCD5">
            <w:pPr>
              <w:rPr>
                <w:rFonts w:hint="default" w:ascii="宋体" w:hAnsi="宋体" w:cs="宋体"/>
                <w:lang w:val="en-US"/>
              </w:rPr>
            </w:pPr>
          </w:p>
        </w:tc>
      </w:tr>
      <w:tr w14:paraId="02AFD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continue"/>
            <w:noWrap w:val="0"/>
            <w:vAlign w:val="top"/>
          </w:tcPr>
          <w:p w14:paraId="67B45CE4">
            <w:pPr>
              <w:rPr>
                <w:rFonts w:hint="eastAsia" w:ascii="宋体" w:hAnsi="宋体" w:eastAsia="宋体" w:cs="宋体"/>
                <w:lang w:val="en-US" w:eastAsia="zh-CN"/>
              </w:rPr>
            </w:pPr>
          </w:p>
        </w:tc>
        <w:tc>
          <w:tcPr>
            <w:tcW w:w="846" w:type="dxa"/>
            <w:vMerge w:val="continue"/>
            <w:noWrap w:val="0"/>
            <w:vAlign w:val="top"/>
          </w:tcPr>
          <w:p w14:paraId="3A7EB883">
            <w:pPr>
              <w:rPr>
                <w:rFonts w:hint="default" w:ascii="宋体" w:hAnsi="宋体" w:cs="宋体"/>
                <w:lang w:val="en-US"/>
              </w:rPr>
            </w:pPr>
          </w:p>
        </w:tc>
        <w:tc>
          <w:tcPr>
            <w:tcW w:w="1094" w:type="dxa"/>
            <w:noWrap w:val="0"/>
            <w:vAlign w:val="top"/>
          </w:tcPr>
          <w:p w14:paraId="07DB8A10">
            <w:pPr>
              <w:rPr>
                <w:rFonts w:hint="default" w:ascii="宋体" w:hAnsi="宋体" w:cs="宋体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宋体" w:hAnsi="宋体" w:cs="宋体"/>
                <w:lang w:val="en-US"/>
              </w:rPr>
              <w:t>exeDoctorTel</w:t>
            </w:r>
          </w:p>
        </w:tc>
        <w:tc>
          <w:tcPr>
            <w:tcW w:w="1419" w:type="dxa"/>
            <w:noWrap w:val="0"/>
            <w:vAlign w:val="top"/>
          </w:tcPr>
          <w:p w14:paraId="14704E33">
            <w:pPr>
              <w:rPr>
                <w:rFonts w:hint="default" w:ascii="宋体" w:hAnsi="宋体" w:cs="宋体"/>
                <w:lang w:val="en-US"/>
              </w:rPr>
            </w:pPr>
            <w:r>
              <w:rPr>
                <w:rFonts w:hint="default" w:ascii="宋体" w:hAnsi="宋体" w:cs="宋体"/>
                <w:lang w:val="en-US"/>
              </w:rPr>
              <w:t>执行医生电话</w:t>
            </w:r>
          </w:p>
        </w:tc>
        <w:tc>
          <w:tcPr>
            <w:tcW w:w="1513" w:type="dxa"/>
            <w:noWrap w:val="0"/>
            <w:vAlign w:val="top"/>
          </w:tcPr>
          <w:p w14:paraId="15FCB0E2">
            <w:pPr>
              <w:rPr>
                <w:rFonts w:hint="eastAsia" w:ascii="宋体" w:hAnsi="宋体" w:cs="宋体"/>
                <w:lang w:val="en-US"/>
              </w:rPr>
            </w:pPr>
            <w:r>
              <w:rPr>
                <w:rFonts w:hint="eastAsia" w:ascii="宋体" w:hAnsi="宋体" w:cs="宋体"/>
                <w:lang w:val="en-US"/>
              </w:rPr>
              <w:t>Varchar(</w:t>
            </w:r>
            <w:r>
              <w:rPr>
                <w:rFonts w:hint="eastAsia" w:ascii="宋体" w:hAnsi="宋体" w:cs="宋体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lang w:val="en-US"/>
              </w:rPr>
              <w:t>)</w:t>
            </w:r>
          </w:p>
        </w:tc>
        <w:tc>
          <w:tcPr>
            <w:tcW w:w="650" w:type="dxa"/>
            <w:noWrap w:val="0"/>
            <w:vAlign w:val="top"/>
          </w:tcPr>
          <w:p w14:paraId="5A1B5D72">
            <w:pPr>
              <w:jc w:val="center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7C453E70">
            <w:pPr>
              <w:rPr>
                <w:rFonts w:hint="default" w:ascii="宋体" w:hAnsi="宋体" w:cs="宋体"/>
                <w:lang w:val="en-US"/>
              </w:rPr>
            </w:pPr>
          </w:p>
        </w:tc>
      </w:tr>
      <w:tr w14:paraId="35C4B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continue"/>
            <w:noWrap w:val="0"/>
            <w:vAlign w:val="top"/>
          </w:tcPr>
          <w:p w14:paraId="133011FC">
            <w:pPr>
              <w:rPr>
                <w:rFonts w:hint="eastAsia" w:ascii="宋体" w:hAnsi="宋体" w:eastAsia="宋体" w:cs="宋体"/>
                <w:lang w:val="en-US" w:eastAsia="zh-CN"/>
              </w:rPr>
            </w:pPr>
          </w:p>
        </w:tc>
        <w:tc>
          <w:tcPr>
            <w:tcW w:w="846" w:type="dxa"/>
            <w:vMerge w:val="continue"/>
            <w:noWrap w:val="0"/>
            <w:vAlign w:val="top"/>
          </w:tcPr>
          <w:p w14:paraId="43E3737B">
            <w:pPr>
              <w:rPr>
                <w:rFonts w:hint="default" w:ascii="宋体" w:hAnsi="宋体" w:cs="宋体"/>
                <w:lang w:val="en-US"/>
              </w:rPr>
            </w:pPr>
          </w:p>
        </w:tc>
        <w:tc>
          <w:tcPr>
            <w:tcW w:w="1094" w:type="dxa"/>
            <w:noWrap w:val="0"/>
            <w:vAlign w:val="top"/>
          </w:tcPr>
          <w:p w14:paraId="0662CFB6">
            <w:pPr>
              <w:rPr>
                <w:rFonts w:hint="default" w:ascii="宋体" w:hAnsi="宋体" w:cs="宋体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宋体" w:hAnsi="宋体" w:cs="宋体"/>
                <w:lang w:val="en-US"/>
              </w:rPr>
              <w:t>exeDocTitle</w:t>
            </w:r>
          </w:p>
        </w:tc>
        <w:tc>
          <w:tcPr>
            <w:tcW w:w="1419" w:type="dxa"/>
            <w:noWrap w:val="0"/>
            <w:vAlign w:val="top"/>
          </w:tcPr>
          <w:p w14:paraId="4ACAB746">
            <w:pPr>
              <w:rPr>
                <w:rFonts w:hint="default" w:ascii="宋体" w:hAnsi="宋体" w:cs="宋体"/>
                <w:lang w:val="en-US"/>
              </w:rPr>
            </w:pPr>
            <w:r>
              <w:rPr>
                <w:rFonts w:hint="default" w:ascii="宋体" w:hAnsi="宋体" w:cs="宋体"/>
                <w:lang w:val="en-US"/>
              </w:rPr>
              <w:t>执行医生职称</w:t>
            </w:r>
          </w:p>
        </w:tc>
        <w:tc>
          <w:tcPr>
            <w:tcW w:w="1513" w:type="dxa"/>
            <w:noWrap w:val="0"/>
            <w:vAlign w:val="top"/>
          </w:tcPr>
          <w:p w14:paraId="7458E3AA">
            <w:pPr>
              <w:rPr>
                <w:rFonts w:hint="eastAsia" w:ascii="宋体" w:hAnsi="宋体" w:cs="宋体"/>
                <w:lang w:val="en-US"/>
              </w:rPr>
            </w:pPr>
            <w:r>
              <w:rPr>
                <w:rFonts w:hint="eastAsia" w:ascii="宋体" w:hAnsi="宋体" w:cs="宋体"/>
                <w:lang w:val="en-US"/>
              </w:rPr>
              <w:t>Varchar(</w:t>
            </w:r>
            <w:r>
              <w:rPr>
                <w:rFonts w:hint="eastAsia" w:ascii="宋体" w:hAnsi="宋体" w:cs="宋体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lang w:val="en-US"/>
              </w:rPr>
              <w:t>)</w:t>
            </w:r>
          </w:p>
        </w:tc>
        <w:tc>
          <w:tcPr>
            <w:tcW w:w="650" w:type="dxa"/>
            <w:noWrap w:val="0"/>
            <w:vAlign w:val="top"/>
          </w:tcPr>
          <w:p w14:paraId="71968C16">
            <w:pPr>
              <w:jc w:val="center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4CD63C94">
            <w:pPr>
              <w:rPr>
                <w:rFonts w:hint="default" w:ascii="宋体" w:hAnsi="宋体" w:cs="宋体"/>
                <w:lang w:val="en-US"/>
              </w:rPr>
            </w:pPr>
          </w:p>
        </w:tc>
      </w:tr>
      <w:tr w14:paraId="2809D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continue"/>
            <w:noWrap w:val="0"/>
            <w:vAlign w:val="top"/>
          </w:tcPr>
          <w:p w14:paraId="1694EB98">
            <w:pPr>
              <w:rPr>
                <w:rFonts w:hint="eastAsia" w:ascii="宋体" w:hAnsi="宋体" w:eastAsia="宋体" w:cs="宋体"/>
                <w:lang w:val="en-US" w:eastAsia="zh-CN"/>
              </w:rPr>
            </w:pPr>
          </w:p>
        </w:tc>
        <w:tc>
          <w:tcPr>
            <w:tcW w:w="846" w:type="dxa"/>
            <w:vMerge w:val="continue"/>
            <w:noWrap w:val="0"/>
            <w:vAlign w:val="top"/>
          </w:tcPr>
          <w:p w14:paraId="5134C0B4">
            <w:pPr>
              <w:rPr>
                <w:rFonts w:hint="default" w:ascii="宋体" w:hAnsi="宋体" w:cs="宋体"/>
                <w:lang w:val="en-US"/>
              </w:rPr>
            </w:pPr>
          </w:p>
        </w:tc>
        <w:tc>
          <w:tcPr>
            <w:tcW w:w="1094" w:type="dxa"/>
            <w:noWrap w:val="0"/>
            <w:vAlign w:val="top"/>
          </w:tcPr>
          <w:p w14:paraId="78D1B3DB">
            <w:pPr>
              <w:rPr>
                <w:rFonts w:hint="default" w:ascii="宋体" w:hAnsi="宋体" w:cs="宋体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宋体" w:hAnsi="宋体" w:cs="宋体"/>
                <w:lang w:val="en-US"/>
              </w:rPr>
              <w:t>effectiveStatus</w:t>
            </w:r>
          </w:p>
        </w:tc>
        <w:tc>
          <w:tcPr>
            <w:tcW w:w="1419" w:type="dxa"/>
            <w:noWrap w:val="0"/>
            <w:vAlign w:val="top"/>
          </w:tcPr>
          <w:p w14:paraId="7CAC9F77">
            <w:pPr>
              <w:rPr>
                <w:rFonts w:hint="default" w:ascii="宋体" w:hAnsi="宋体" w:cs="宋体"/>
                <w:lang w:val="en-US"/>
              </w:rPr>
            </w:pPr>
            <w:r>
              <w:rPr>
                <w:rFonts w:hint="default" w:ascii="宋体" w:hAnsi="宋体" w:cs="宋体"/>
                <w:lang w:val="en-US"/>
              </w:rPr>
              <w:t>执行单有效状态</w:t>
            </w:r>
          </w:p>
        </w:tc>
        <w:tc>
          <w:tcPr>
            <w:tcW w:w="1513" w:type="dxa"/>
            <w:noWrap w:val="0"/>
            <w:vAlign w:val="top"/>
          </w:tcPr>
          <w:p w14:paraId="777FD786">
            <w:pPr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Int</w:t>
            </w:r>
          </w:p>
        </w:tc>
        <w:tc>
          <w:tcPr>
            <w:tcW w:w="650" w:type="dxa"/>
            <w:noWrap w:val="0"/>
            <w:vAlign w:val="top"/>
          </w:tcPr>
          <w:p w14:paraId="4E6F1C8F">
            <w:pPr>
              <w:jc w:val="center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49281EEC">
            <w:pPr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0 无效 1 有效</w:t>
            </w:r>
          </w:p>
        </w:tc>
      </w:tr>
      <w:tr w14:paraId="30E4A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continue"/>
            <w:noWrap w:val="0"/>
            <w:vAlign w:val="top"/>
          </w:tcPr>
          <w:p w14:paraId="77631F6E">
            <w:pPr>
              <w:rPr>
                <w:rFonts w:hint="eastAsia" w:ascii="宋体" w:hAnsi="宋体" w:eastAsia="宋体" w:cs="宋体"/>
                <w:lang w:val="en-US" w:eastAsia="zh-CN"/>
              </w:rPr>
            </w:pPr>
          </w:p>
        </w:tc>
        <w:tc>
          <w:tcPr>
            <w:tcW w:w="846" w:type="dxa"/>
            <w:vMerge w:val="continue"/>
            <w:noWrap w:val="0"/>
            <w:vAlign w:val="top"/>
          </w:tcPr>
          <w:p w14:paraId="515A1941">
            <w:pPr>
              <w:rPr>
                <w:rFonts w:hint="default" w:ascii="宋体" w:hAnsi="宋体" w:cs="宋体"/>
                <w:lang w:val="en-US"/>
              </w:rPr>
            </w:pPr>
          </w:p>
        </w:tc>
        <w:tc>
          <w:tcPr>
            <w:tcW w:w="1094" w:type="dxa"/>
            <w:noWrap w:val="0"/>
            <w:vAlign w:val="top"/>
          </w:tcPr>
          <w:p w14:paraId="5334CA5C">
            <w:pPr>
              <w:rPr>
                <w:rFonts w:hint="default" w:ascii="宋体" w:hAnsi="宋体" w:cs="宋体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宋体" w:hAnsi="宋体" w:cs="宋体"/>
                <w:lang w:val="en-US"/>
              </w:rPr>
              <w:t>exeDepartSub</w:t>
            </w:r>
          </w:p>
        </w:tc>
        <w:tc>
          <w:tcPr>
            <w:tcW w:w="1419" w:type="dxa"/>
            <w:noWrap w:val="0"/>
            <w:vAlign w:val="top"/>
          </w:tcPr>
          <w:p w14:paraId="6B51867E">
            <w:pPr>
              <w:rPr>
                <w:rFonts w:hint="default" w:ascii="宋体" w:hAnsi="宋体" w:cs="宋体"/>
                <w:lang w:val="en-US"/>
              </w:rPr>
            </w:pPr>
            <w:r>
              <w:rPr>
                <w:rFonts w:hint="default" w:ascii="宋体" w:hAnsi="宋体" w:cs="宋体"/>
                <w:lang w:val="en-US"/>
              </w:rPr>
              <w:t>会诊执行科目</w:t>
            </w:r>
          </w:p>
        </w:tc>
        <w:tc>
          <w:tcPr>
            <w:tcW w:w="1513" w:type="dxa"/>
            <w:noWrap w:val="0"/>
            <w:vAlign w:val="top"/>
          </w:tcPr>
          <w:p w14:paraId="129BC3C6">
            <w:pPr>
              <w:rPr>
                <w:rFonts w:hint="default" w:ascii="宋体" w:hAnsi="宋体" w:cs="宋体"/>
                <w:lang w:val="en-US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hint="eastAsia" w:ascii="宋体" w:hAnsi="宋体" w:cs="宋体"/>
                <w:lang w:val="en-US" w:eastAsia="zh-CN"/>
              </w:rPr>
              <w:t>10</w:t>
            </w:r>
            <w:r>
              <w:rPr>
                <w:rFonts w:hint="eastAsia" w:ascii="宋体" w:hAnsi="宋体" w:cs="宋体"/>
              </w:rPr>
              <w:t>)</w:t>
            </w:r>
          </w:p>
        </w:tc>
        <w:tc>
          <w:tcPr>
            <w:tcW w:w="650" w:type="dxa"/>
            <w:noWrap w:val="0"/>
            <w:vAlign w:val="top"/>
          </w:tcPr>
          <w:p w14:paraId="007EB488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10686036">
            <w:pPr>
              <w:rPr>
                <w:rFonts w:hint="default" w:ascii="宋体" w:hAnsi="宋体" w:cs="宋体"/>
                <w:lang w:val="en-US"/>
              </w:rPr>
            </w:pPr>
            <w:r>
              <w:fldChar w:fldCharType="begin"/>
            </w:r>
            <w:r>
              <w:instrText xml:space="preserve"> HYPERLINK \l "_国家诊疗科目字典（专科字典）" </w:instrText>
            </w:r>
            <w:r>
              <w:fldChar w:fldCharType="separate"/>
            </w:r>
            <w:r>
              <w:rPr>
                <w:rStyle w:val="19"/>
                <w:rFonts w:hint="eastAsia" w:ascii="宋体" w:hAnsi="宋体" w:cs="宋体"/>
              </w:rPr>
              <w:t>国家诊疗科目编码</w:t>
            </w:r>
            <w:r>
              <w:rPr>
                <w:rStyle w:val="19"/>
                <w:rFonts w:hint="eastAsia" w:ascii="宋体" w:hAnsi="宋体" w:cs="宋体"/>
              </w:rPr>
              <w:fldChar w:fldCharType="end"/>
            </w:r>
          </w:p>
        </w:tc>
      </w:tr>
      <w:tr w14:paraId="19EFB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continue"/>
            <w:noWrap w:val="0"/>
            <w:vAlign w:val="top"/>
          </w:tcPr>
          <w:p w14:paraId="27A4D974">
            <w:pPr>
              <w:rPr>
                <w:rFonts w:ascii="宋体" w:hAnsi="宋体" w:cs="宋体"/>
              </w:rPr>
            </w:pPr>
          </w:p>
        </w:tc>
        <w:tc>
          <w:tcPr>
            <w:tcW w:w="846" w:type="dxa"/>
            <w:vMerge w:val="continue"/>
            <w:noWrap w:val="0"/>
            <w:vAlign w:val="top"/>
          </w:tcPr>
          <w:p w14:paraId="1746F54E">
            <w:pPr>
              <w:rPr>
                <w:rFonts w:hint="eastAsia" w:ascii="宋体" w:hAnsi="宋体" w:cs="宋体"/>
              </w:rPr>
            </w:pPr>
          </w:p>
        </w:tc>
        <w:tc>
          <w:tcPr>
            <w:tcW w:w="1094" w:type="dxa"/>
            <w:noWrap w:val="0"/>
            <w:vAlign w:val="top"/>
          </w:tcPr>
          <w:p w14:paraId="3D0C4788">
            <w:pPr>
              <w:rPr>
                <w:rFonts w:hint="eastAsia" w:ascii="宋体" w:hAnsi="宋体" w:cs="宋体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exeDepartNameSub</w:t>
            </w:r>
          </w:p>
        </w:tc>
        <w:tc>
          <w:tcPr>
            <w:tcW w:w="1419" w:type="dxa"/>
            <w:noWrap w:val="0"/>
            <w:vAlign w:val="top"/>
          </w:tcPr>
          <w:p w14:paraId="7BA88DF9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会诊执行科目名称</w:t>
            </w:r>
          </w:p>
        </w:tc>
        <w:tc>
          <w:tcPr>
            <w:tcW w:w="1513" w:type="dxa"/>
            <w:noWrap w:val="0"/>
            <w:vAlign w:val="top"/>
          </w:tcPr>
          <w:p w14:paraId="03DCED9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hint="eastAsia" w:ascii="宋体" w:hAnsi="宋体" w:cs="宋体"/>
                <w:lang w:val="en-US" w:eastAsia="zh-CN"/>
              </w:rPr>
              <w:t>10</w:t>
            </w:r>
            <w:r>
              <w:rPr>
                <w:rFonts w:hint="eastAsia" w:ascii="宋体" w:hAnsi="宋体" w:cs="宋体"/>
              </w:rPr>
              <w:t>)</w:t>
            </w:r>
          </w:p>
        </w:tc>
        <w:tc>
          <w:tcPr>
            <w:tcW w:w="650" w:type="dxa"/>
            <w:noWrap w:val="0"/>
            <w:vAlign w:val="top"/>
          </w:tcPr>
          <w:p w14:paraId="7B58E2D4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3924CB35">
            <w:pPr>
              <w:rPr>
                <w:rFonts w:ascii="宋体" w:hAnsi="宋体" w:cs="宋体"/>
              </w:rPr>
            </w:pPr>
          </w:p>
        </w:tc>
      </w:tr>
      <w:tr w14:paraId="2FA51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continue"/>
            <w:noWrap w:val="0"/>
            <w:vAlign w:val="top"/>
          </w:tcPr>
          <w:p w14:paraId="7DD8AFC0">
            <w:pPr>
              <w:rPr>
                <w:rFonts w:ascii="宋体" w:hAnsi="宋体" w:cs="宋体"/>
              </w:rPr>
            </w:pPr>
          </w:p>
        </w:tc>
        <w:tc>
          <w:tcPr>
            <w:tcW w:w="846" w:type="dxa"/>
            <w:vMerge w:val="continue"/>
            <w:noWrap w:val="0"/>
            <w:vAlign w:val="top"/>
          </w:tcPr>
          <w:p w14:paraId="3F5658E6">
            <w:pPr>
              <w:rPr>
                <w:rFonts w:hint="eastAsia" w:ascii="宋体" w:hAnsi="宋体" w:cs="宋体"/>
              </w:rPr>
            </w:pPr>
          </w:p>
        </w:tc>
        <w:tc>
          <w:tcPr>
            <w:tcW w:w="1094" w:type="dxa"/>
            <w:noWrap w:val="0"/>
            <w:vAlign w:val="top"/>
          </w:tcPr>
          <w:p w14:paraId="397A1883">
            <w:pPr>
              <w:rPr>
                <w:rFonts w:hint="eastAsia" w:ascii="宋体" w:hAnsi="宋体" w:cs="宋体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meetAddr</w:t>
            </w:r>
          </w:p>
        </w:tc>
        <w:tc>
          <w:tcPr>
            <w:tcW w:w="1419" w:type="dxa"/>
            <w:noWrap w:val="0"/>
            <w:vAlign w:val="top"/>
          </w:tcPr>
          <w:p w14:paraId="3FDD44B8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会诊地点</w:t>
            </w:r>
          </w:p>
        </w:tc>
        <w:tc>
          <w:tcPr>
            <w:tcW w:w="1513" w:type="dxa"/>
            <w:noWrap w:val="0"/>
            <w:vAlign w:val="top"/>
          </w:tcPr>
          <w:p w14:paraId="03EC6AF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hint="eastAsia" w:ascii="宋体" w:hAnsi="宋体" w:cs="宋体"/>
                <w:lang w:val="en-US" w:eastAsia="zh-CN"/>
              </w:rPr>
              <w:t>64</w:t>
            </w:r>
            <w:r>
              <w:rPr>
                <w:rFonts w:hint="eastAsia" w:ascii="宋体" w:hAnsi="宋体" w:cs="宋体"/>
              </w:rPr>
              <w:t>)</w:t>
            </w:r>
          </w:p>
        </w:tc>
        <w:tc>
          <w:tcPr>
            <w:tcW w:w="650" w:type="dxa"/>
            <w:noWrap w:val="0"/>
            <w:vAlign w:val="top"/>
          </w:tcPr>
          <w:p w14:paraId="19365DE2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39F9C046">
            <w:pPr>
              <w:rPr>
                <w:rFonts w:ascii="宋体" w:hAnsi="宋体" w:cs="宋体"/>
              </w:rPr>
            </w:pPr>
          </w:p>
        </w:tc>
      </w:tr>
      <w:tr w14:paraId="74A42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Merge w:val="continue"/>
            <w:noWrap w:val="0"/>
            <w:vAlign w:val="top"/>
          </w:tcPr>
          <w:p w14:paraId="7809F2A6">
            <w:pPr>
              <w:rPr>
                <w:rFonts w:ascii="宋体" w:hAnsi="宋体" w:cs="宋体"/>
              </w:rPr>
            </w:pPr>
          </w:p>
        </w:tc>
        <w:tc>
          <w:tcPr>
            <w:tcW w:w="846" w:type="dxa"/>
            <w:vMerge w:val="continue"/>
            <w:noWrap w:val="0"/>
            <w:vAlign w:val="top"/>
          </w:tcPr>
          <w:p w14:paraId="440A3381">
            <w:pPr>
              <w:rPr>
                <w:rFonts w:hint="eastAsia" w:ascii="宋体" w:hAnsi="宋体" w:cs="宋体"/>
              </w:rPr>
            </w:pPr>
          </w:p>
        </w:tc>
        <w:tc>
          <w:tcPr>
            <w:tcW w:w="1094" w:type="dxa"/>
            <w:noWrap w:val="0"/>
            <w:vAlign w:val="top"/>
          </w:tcPr>
          <w:p w14:paraId="3881205A">
            <w:pPr>
              <w:rPr>
                <w:rFonts w:hint="eastAsia" w:ascii="宋体" w:hAnsi="宋体" w:cs="宋体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</w:rPr>
              <w:t>meetReport</w:t>
            </w:r>
          </w:p>
        </w:tc>
        <w:tc>
          <w:tcPr>
            <w:tcW w:w="1419" w:type="dxa"/>
            <w:noWrap w:val="0"/>
            <w:vAlign w:val="top"/>
          </w:tcPr>
          <w:p w14:paraId="72E42D1B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会诊意见</w:t>
            </w:r>
          </w:p>
        </w:tc>
        <w:tc>
          <w:tcPr>
            <w:tcW w:w="1513" w:type="dxa"/>
            <w:noWrap w:val="0"/>
            <w:vAlign w:val="top"/>
          </w:tcPr>
          <w:p w14:paraId="0EC3EE9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hint="eastAsia" w:ascii="宋体" w:hAnsi="宋体" w:cs="宋体"/>
                <w:lang w:val="en-US" w:eastAsia="zh-CN"/>
              </w:rPr>
              <w:t>255</w:t>
            </w:r>
            <w:r>
              <w:rPr>
                <w:rFonts w:hint="eastAsia" w:ascii="宋体" w:hAnsi="宋体" w:cs="宋体"/>
              </w:rPr>
              <w:t>)</w:t>
            </w:r>
          </w:p>
        </w:tc>
        <w:tc>
          <w:tcPr>
            <w:tcW w:w="650" w:type="dxa"/>
            <w:noWrap w:val="0"/>
            <w:vAlign w:val="top"/>
          </w:tcPr>
          <w:p w14:paraId="7EE103FA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4DFDAFDA">
            <w:pPr>
              <w:rPr>
                <w:rFonts w:ascii="宋体" w:hAnsi="宋体" w:cs="宋体"/>
              </w:rPr>
            </w:pPr>
          </w:p>
        </w:tc>
      </w:tr>
      <w:tr w14:paraId="2D39E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1" w:type="dxa"/>
            <w:gridSpan w:val="7"/>
            <w:shd w:val="clear" w:color="auto" w:fill="5B9BD5"/>
            <w:noWrap w:val="0"/>
            <w:vAlign w:val="top"/>
          </w:tcPr>
          <w:p w14:paraId="0F06EFA9">
            <w:pPr>
              <w:rPr>
                <w:rFonts w:ascii="宋体" w:hAnsi="宋体" w:cs="宋体"/>
                <w:color w:val="5B9BD5"/>
              </w:rPr>
            </w:pPr>
          </w:p>
        </w:tc>
      </w:tr>
      <w:tr w14:paraId="3A980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39" w:type="dxa"/>
            <w:vMerge w:val="restart"/>
            <w:shd w:val="clear" w:color="auto" w:fill="auto"/>
            <w:noWrap w:val="0"/>
            <w:vAlign w:val="top"/>
          </w:tcPr>
          <w:p w14:paraId="5B39F8C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940" w:type="dxa"/>
            <w:gridSpan w:val="2"/>
            <w:shd w:val="clear" w:color="auto" w:fill="auto"/>
            <w:noWrap w:val="0"/>
            <w:vAlign w:val="top"/>
          </w:tcPr>
          <w:p w14:paraId="761DBD7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code</w:t>
            </w:r>
          </w:p>
        </w:tc>
        <w:tc>
          <w:tcPr>
            <w:tcW w:w="1419" w:type="dxa"/>
            <w:shd w:val="clear" w:color="auto" w:fill="FFFFFF"/>
            <w:noWrap w:val="0"/>
            <w:vAlign w:val="center"/>
          </w:tcPr>
          <w:p w14:paraId="09DD5046">
            <w:pPr>
              <w:widowControl/>
              <w:jc w:val="left"/>
              <w:textAlignment w:val="center"/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返回代码</w:t>
            </w:r>
          </w:p>
        </w:tc>
        <w:tc>
          <w:tcPr>
            <w:tcW w:w="1513" w:type="dxa"/>
            <w:shd w:val="clear" w:color="auto" w:fill="FFFFFF"/>
            <w:noWrap w:val="0"/>
            <w:vAlign w:val="center"/>
          </w:tcPr>
          <w:p w14:paraId="6946C62B">
            <w:pPr>
              <w:widowControl/>
              <w:jc w:val="left"/>
              <w:textAlignment w:val="center"/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Int</w:t>
            </w:r>
          </w:p>
        </w:tc>
        <w:tc>
          <w:tcPr>
            <w:tcW w:w="650" w:type="dxa"/>
            <w:noWrap w:val="0"/>
            <w:vAlign w:val="top"/>
          </w:tcPr>
          <w:p w14:paraId="6A4F80F9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1755F4E4">
            <w:pPr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200成功， 非200 失败</w:t>
            </w:r>
          </w:p>
        </w:tc>
      </w:tr>
      <w:tr w14:paraId="60F23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39" w:type="dxa"/>
            <w:vMerge w:val="continue"/>
            <w:shd w:val="clear" w:color="auto" w:fill="auto"/>
            <w:noWrap w:val="0"/>
            <w:vAlign w:val="top"/>
          </w:tcPr>
          <w:p w14:paraId="5A701993">
            <w:pPr>
              <w:rPr>
                <w:rFonts w:ascii="宋体" w:hAnsi="宋体" w:cs="宋体"/>
              </w:rPr>
            </w:pPr>
          </w:p>
        </w:tc>
        <w:tc>
          <w:tcPr>
            <w:tcW w:w="1940" w:type="dxa"/>
            <w:gridSpan w:val="2"/>
            <w:shd w:val="clear" w:color="auto" w:fill="auto"/>
            <w:noWrap w:val="0"/>
            <w:vAlign w:val="top"/>
          </w:tcPr>
          <w:p w14:paraId="056428F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msg</w:t>
            </w:r>
          </w:p>
        </w:tc>
        <w:tc>
          <w:tcPr>
            <w:tcW w:w="1419" w:type="dxa"/>
            <w:shd w:val="clear" w:color="auto" w:fill="FFFFFF"/>
            <w:noWrap w:val="0"/>
            <w:vAlign w:val="center"/>
          </w:tcPr>
          <w:p w14:paraId="56E61E9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szCs w:val="18"/>
              </w:rPr>
              <w:t>错误信息</w:t>
            </w:r>
          </w:p>
        </w:tc>
        <w:tc>
          <w:tcPr>
            <w:tcW w:w="1513" w:type="dxa"/>
            <w:shd w:val="clear" w:color="auto" w:fill="FFFFFF"/>
            <w:noWrap w:val="0"/>
            <w:vAlign w:val="center"/>
          </w:tcPr>
          <w:p w14:paraId="5A4CF0C9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</w:rPr>
              <w:t>Varchar(200)</w:t>
            </w:r>
          </w:p>
        </w:tc>
        <w:tc>
          <w:tcPr>
            <w:tcW w:w="650" w:type="dxa"/>
            <w:noWrap w:val="0"/>
            <w:vAlign w:val="top"/>
          </w:tcPr>
          <w:p w14:paraId="65A4CC7E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3164912C">
            <w:pPr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失败描述</w:t>
            </w:r>
          </w:p>
        </w:tc>
      </w:tr>
    </w:tbl>
    <w:p w14:paraId="02653C9E">
      <w:pPr>
        <w:rPr>
          <w:rFonts w:ascii="宋体" w:hAnsi="宋体" w:cs="宋体"/>
        </w:rPr>
      </w:pPr>
    </w:p>
    <w:p w14:paraId="6E88F999">
      <w:pPr>
        <w:pStyle w:val="5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接口示例</w:t>
      </w:r>
    </w:p>
    <w:p w14:paraId="3250B27F">
      <w:pPr>
        <w:ind w:firstLine="420"/>
        <w:rPr>
          <w:rFonts w:ascii="宋体" w:hAnsi="宋体" w:cs="宋体"/>
        </w:rPr>
      </w:pPr>
      <w:r>
        <w:rPr>
          <w:rFonts w:hint="eastAsia" w:ascii="宋体" w:hAnsi="宋体" w:cs="宋体"/>
          <w:lang w:val="en-US" w:eastAsia="zh-CN"/>
        </w:rPr>
        <w:t xml:space="preserve">见1.7 </w:t>
      </w:r>
      <w:r>
        <w:rPr>
          <w:rFonts w:hint="eastAsia" w:ascii="宋体" w:hAnsi="宋体" w:cs="宋体"/>
          <w:lang w:val="en-US" w:eastAsia="zh-CN"/>
        </w:rPr>
        <w:fldChar w:fldCharType="begin"/>
      </w:r>
      <w:r>
        <w:rPr>
          <w:rFonts w:hint="eastAsia" w:ascii="宋体" w:hAnsi="宋体" w:cs="宋体"/>
          <w:lang w:val="en-US" w:eastAsia="zh-CN"/>
        </w:rPr>
        <w:instrText xml:space="preserve"> HYPERLINK \l "_工具包调用说明" </w:instrText>
      </w:r>
      <w:r>
        <w:rPr>
          <w:rFonts w:hint="eastAsia" w:ascii="宋体" w:hAnsi="宋体" w:cs="宋体"/>
          <w:lang w:val="en-US" w:eastAsia="zh-CN"/>
        </w:rPr>
        <w:fldChar w:fldCharType="separate"/>
      </w:r>
      <w:r>
        <w:rPr>
          <w:rStyle w:val="19"/>
          <w:rFonts w:hint="eastAsia" w:ascii="宋体" w:hAnsi="宋体" w:cs="宋体"/>
          <w:lang w:val="en-US" w:eastAsia="zh-CN"/>
        </w:rPr>
        <w:t>工具包调用说明</w:t>
      </w:r>
      <w:r>
        <w:rPr>
          <w:rFonts w:hint="eastAsia" w:ascii="宋体" w:hAnsi="宋体" w:cs="宋体"/>
          <w:lang w:val="en-US" w:eastAsia="zh-CN"/>
        </w:rPr>
        <w:fldChar w:fldCharType="end"/>
      </w:r>
    </w:p>
    <w:p w14:paraId="2357A5DC">
      <w:pPr>
        <w:ind w:firstLine="420"/>
        <w:rPr>
          <w:rFonts w:ascii="宋体" w:hAnsi="宋体" w:cs="宋体"/>
        </w:rPr>
      </w:pPr>
    </w:p>
    <w:p w14:paraId="2E291782">
      <w:pPr>
        <w:pStyle w:val="4"/>
        <w:rPr>
          <w:rFonts w:ascii="宋体" w:hAnsi="宋体" w:eastAsia="宋体" w:cs="宋体"/>
        </w:rPr>
      </w:pPr>
      <w:bookmarkStart w:id="64" w:name="_Toc14115"/>
      <w:r>
        <w:rPr>
          <w:rFonts w:hint="eastAsia" w:ascii="宋体" w:hAnsi="宋体" w:eastAsia="宋体" w:cs="宋体"/>
        </w:rPr>
        <w:t>远程影像诊断记录</w:t>
      </w:r>
      <w:bookmarkEnd w:id="64"/>
    </w:p>
    <w:p w14:paraId="0826CDA1">
      <w:pPr>
        <w:pStyle w:val="5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数据推送机制</w:t>
      </w:r>
    </w:p>
    <w:p w14:paraId="5BBE827E">
      <w:pPr>
        <w:ind w:firstLine="420"/>
        <w:rPr>
          <w:rFonts w:ascii="宋体" w:hAnsi="宋体" w:cs="宋体"/>
        </w:rPr>
      </w:pPr>
      <w:r>
        <w:rPr>
          <w:rFonts w:hint="eastAsia" w:ascii="宋体" w:hAnsi="宋体" w:cs="宋体"/>
        </w:rPr>
        <w:t>各互联网医院，在每天晚上固定时间点，向平台推送前一天已经完成的远程影像诊断业务数据。</w:t>
      </w:r>
    </w:p>
    <w:p w14:paraId="3F3A5992">
      <w:pPr>
        <w:pStyle w:val="5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远程影像诊断记录推送接口</w:t>
      </w:r>
    </w:p>
    <w:tbl>
      <w:tblPr>
        <w:tblStyle w:val="15"/>
        <w:tblW w:w="863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"/>
        <w:gridCol w:w="1584"/>
        <w:gridCol w:w="1666"/>
        <w:gridCol w:w="1667"/>
        <w:gridCol w:w="650"/>
        <w:gridCol w:w="2370"/>
      </w:tblGrid>
      <w:tr w14:paraId="2CE4F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4" w:type="dxa"/>
            <w:tcBorders>
              <w:bottom w:val="single" w:color="auto" w:sz="4" w:space="0"/>
            </w:tcBorders>
            <w:noWrap w:val="0"/>
            <w:vAlign w:val="top"/>
          </w:tcPr>
          <w:p w14:paraId="1DB5F264">
            <w:pPr>
              <w:jc w:val="center"/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操作名称</w:t>
            </w:r>
          </w:p>
        </w:tc>
        <w:tc>
          <w:tcPr>
            <w:tcW w:w="7937" w:type="dxa"/>
            <w:gridSpan w:val="5"/>
            <w:tcBorders>
              <w:bottom w:val="single" w:color="auto" w:sz="4" w:space="0"/>
            </w:tcBorders>
            <w:noWrap w:val="0"/>
            <w:vAlign w:val="top"/>
          </w:tcPr>
          <w:p w14:paraId="5D585AD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X-Service-Id=his.provinceDataUploadService, X-Service-Method=pushRemoteRadiology</w:t>
            </w:r>
          </w:p>
        </w:tc>
      </w:tr>
      <w:tr w14:paraId="53F2E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tcBorders>
              <w:bottom w:val="single" w:color="auto" w:sz="4" w:space="0"/>
            </w:tcBorders>
            <w:noWrap w:val="0"/>
            <w:vAlign w:val="top"/>
          </w:tcPr>
          <w:p w14:paraId="086CF286">
            <w:pPr>
              <w:jc w:val="center"/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说明</w:t>
            </w:r>
          </w:p>
        </w:tc>
        <w:tc>
          <w:tcPr>
            <w:tcW w:w="7937" w:type="dxa"/>
            <w:gridSpan w:val="5"/>
            <w:tcBorders>
              <w:bottom w:val="single" w:color="auto" w:sz="4" w:space="0"/>
            </w:tcBorders>
            <w:noWrap w:val="0"/>
            <w:vAlign w:val="top"/>
          </w:tcPr>
          <w:p w14:paraId="103A567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向互联网医院监管平台推送远程影像诊断信息</w:t>
            </w:r>
          </w:p>
        </w:tc>
      </w:tr>
      <w:tr w14:paraId="5111D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694" w:type="dxa"/>
            <w:shd w:val="clear" w:color="auto" w:fill="8DB3E2"/>
            <w:noWrap w:val="0"/>
            <w:vAlign w:val="top"/>
          </w:tcPr>
          <w:p w14:paraId="3C6404F4">
            <w:pPr>
              <w:jc w:val="center"/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类型</w:t>
            </w:r>
          </w:p>
        </w:tc>
        <w:tc>
          <w:tcPr>
            <w:tcW w:w="1584" w:type="dxa"/>
            <w:shd w:val="clear" w:color="auto" w:fill="8DB3E2"/>
            <w:noWrap w:val="0"/>
            <w:vAlign w:val="top"/>
          </w:tcPr>
          <w:p w14:paraId="2C9FA183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参数</w:t>
            </w:r>
          </w:p>
        </w:tc>
        <w:tc>
          <w:tcPr>
            <w:tcW w:w="1666" w:type="dxa"/>
            <w:shd w:val="clear" w:color="auto" w:fill="8DB3E2"/>
            <w:noWrap w:val="0"/>
            <w:vAlign w:val="top"/>
          </w:tcPr>
          <w:p w14:paraId="0E62CA13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参数名称</w:t>
            </w:r>
          </w:p>
        </w:tc>
        <w:tc>
          <w:tcPr>
            <w:tcW w:w="1667" w:type="dxa"/>
            <w:shd w:val="clear" w:color="auto" w:fill="8DB3E2"/>
            <w:noWrap w:val="0"/>
            <w:vAlign w:val="top"/>
          </w:tcPr>
          <w:p w14:paraId="2F91C8DB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字段类型</w:t>
            </w:r>
          </w:p>
        </w:tc>
        <w:tc>
          <w:tcPr>
            <w:tcW w:w="650" w:type="dxa"/>
            <w:shd w:val="clear" w:color="auto" w:fill="8DB3E2"/>
            <w:noWrap w:val="0"/>
            <w:vAlign w:val="top"/>
          </w:tcPr>
          <w:p w14:paraId="16D6D01B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必输</w:t>
            </w:r>
          </w:p>
        </w:tc>
        <w:tc>
          <w:tcPr>
            <w:tcW w:w="2370" w:type="dxa"/>
            <w:shd w:val="clear" w:color="auto" w:fill="8DB3E2"/>
            <w:noWrap w:val="0"/>
            <w:vAlign w:val="top"/>
          </w:tcPr>
          <w:p w14:paraId="0C49BE04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说明</w:t>
            </w:r>
          </w:p>
        </w:tc>
      </w:tr>
      <w:tr w14:paraId="2A6E2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restart"/>
            <w:noWrap w:val="0"/>
            <w:vAlign w:val="top"/>
          </w:tcPr>
          <w:p w14:paraId="2C9E5B5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输入</w:t>
            </w:r>
          </w:p>
        </w:tc>
        <w:tc>
          <w:tcPr>
            <w:tcW w:w="1584" w:type="dxa"/>
            <w:noWrap w:val="0"/>
            <w:vAlign w:val="top"/>
          </w:tcPr>
          <w:p w14:paraId="160D9F0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bussID</w:t>
            </w:r>
          </w:p>
        </w:tc>
        <w:tc>
          <w:tcPr>
            <w:tcW w:w="1666" w:type="dxa"/>
            <w:noWrap w:val="0"/>
            <w:vAlign w:val="top"/>
          </w:tcPr>
          <w:p w14:paraId="5271379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远程影像诊断记录Id</w:t>
            </w:r>
          </w:p>
        </w:tc>
        <w:tc>
          <w:tcPr>
            <w:tcW w:w="1667" w:type="dxa"/>
            <w:noWrap w:val="0"/>
            <w:vAlign w:val="top"/>
          </w:tcPr>
          <w:p w14:paraId="2BD2FA6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5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650" w:type="dxa"/>
            <w:noWrap w:val="0"/>
            <w:vAlign w:val="top"/>
          </w:tcPr>
          <w:p w14:paraId="0D27C031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14224A80">
            <w:pPr>
              <w:jc w:val="left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bCs/>
                <w:szCs w:val="21"/>
              </w:rPr>
              <w:t>远程影像诊断记录在互联网医院信息系统中的唯一标识号，同一个机构代码下，远程影像ID不能重复。</w:t>
            </w:r>
          </w:p>
        </w:tc>
      </w:tr>
      <w:tr w14:paraId="5A51E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7F9F935E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4F05E28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SNDorganID</w:t>
            </w:r>
          </w:p>
        </w:tc>
        <w:tc>
          <w:tcPr>
            <w:tcW w:w="1666" w:type="dxa"/>
            <w:noWrap w:val="0"/>
            <w:vAlign w:val="top"/>
          </w:tcPr>
          <w:p w14:paraId="3D858C0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申请方医疗机构唯一号</w:t>
            </w:r>
          </w:p>
        </w:tc>
        <w:tc>
          <w:tcPr>
            <w:tcW w:w="1667" w:type="dxa"/>
            <w:noWrap w:val="0"/>
            <w:vAlign w:val="top"/>
          </w:tcPr>
          <w:p w14:paraId="63CB057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Varchar(20)</w:t>
            </w:r>
          </w:p>
        </w:tc>
        <w:tc>
          <w:tcPr>
            <w:tcW w:w="650" w:type="dxa"/>
            <w:noWrap w:val="0"/>
            <w:vAlign w:val="top"/>
          </w:tcPr>
          <w:p w14:paraId="5994780B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14BF73F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全国统一的组织机构代码</w:t>
            </w:r>
          </w:p>
        </w:tc>
      </w:tr>
      <w:tr w14:paraId="161C1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5F321125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32BA2B6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SNDunitID</w:t>
            </w:r>
          </w:p>
        </w:tc>
        <w:tc>
          <w:tcPr>
            <w:tcW w:w="1666" w:type="dxa"/>
            <w:noWrap w:val="0"/>
            <w:vAlign w:val="top"/>
          </w:tcPr>
          <w:p w14:paraId="455CEE0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申请方监管平台机构ID</w:t>
            </w:r>
          </w:p>
        </w:tc>
        <w:tc>
          <w:tcPr>
            <w:tcW w:w="1667" w:type="dxa"/>
            <w:noWrap w:val="0"/>
            <w:vAlign w:val="top"/>
          </w:tcPr>
          <w:p w14:paraId="4E729AF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6CDFDAF7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368C02CB">
            <w:pPr>
              <w:rPr>
                <w:rFonts w:hint="default" w:ascii="宋体" w:hAnsi="宋体" w:cs="宋体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监管平台唯一号</w:t>
            </w:r>
          </w:p>
        </w:tc>
      </w:tr>
      <w:tr w14:paraId="4242D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271DD178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7F47E82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SNDorganName</w:t>
            </w:r>
          </w:p>
        </w:tc>
        <w:tc>
          <w:tcPr>
            <w:tcW w:w="1666" w:type="dxa"/>
            <w:noWrap w:val="0"/>
            <w:vAlign w:val="top"/>
          </w:tcPr>
          <w:p w14:paraId="473B1F9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申请方机构名称</w:t>
            </w:r>
          </w:p>
        </w:tc>
        <w:tc>
          <w:tcPr>
            <w:tcW w:w="1667" w:type="dxa"/>
            <w:noWrap w:val="0"/>
            <w:vAlign w:val="top"/>
          </w:tcPr>
          <w:p w14:paraId="73BD1FC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3B805CF7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2E0B8D3F">
            <w:pPr>
              <w:rPr>
                <w:rFonts w:ascii="宋体" w:hAnsi="宋体" w:cs="宋体"/>
              </w:rPr>
            </w:pPr>
          </w:p>
        </w:tc>
      </w:tr>
      <w:tr w14:paraId="3FAE6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1939CF26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1065F32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SND</w:t>
            </w:r>
            <w:r>
              <w:rPr>
                <w:rFonts w:hint="eastAsia" w:ascii="宋体" w:hAnsi="宋体" w:cs="宋体"/>
                <w:lang w:val="en-US" w:eastAsia="zh-CN"/>
              </w:rPr>
              <w:t>S</w:t>
            </w:r>
            <w:r>
              <w:rPr>
                <w:rFonts w:hint="eastAsia" w:ascii="宋体" w:hAnsi="宋体" w:cs="宋体"/>
              </w:rPr>
              <w:t>ubjectCode</w:t>
            </w:r>
          </w:p>
        </w:tc>
        <w:tc>
          <w:tcPr>
            <w:tcW w:w="1666" w:type="dxa"/>
            <w:noWrap w:val="0"/>
            <w:vAlign w:val="top"/>
          </w:tcPr>
          <w:p w14:paraId="03BE92C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申请医师所属专业代码（诊疗科目代码）</w:t>
            </w:r>
          </w:p>
        </w:tc>
        <w:tc>
          <w:tcPr>
            <w:tcW w:w="1667" w:type="dxa"/>
            <w:noWrap w:val="0"/>
            <w:vAlign w:val="top"/>
          </w:tcPr>
          <w:p w14:paraId="7CB7E98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Varchar(10)</w:t>
            </w:r>
          </w:p>
        </w:tc>
        <w:tc>
          <w:tcPr>
            <w:tcW w:w="650" w:type="dxa"/>
            <w:noWrap w:val="0"/>
            <w:vAlign w:val="top"/>
          </w:tcPr>
          <w:p w14:paraId="08124BCB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74271E6D">
            <w:pPr>
              <w:rPr>
                <w:rFonts w:ascii="宋体" w:hAnsi="宋体" w:cs="宋体"/>
              </w:rPr>
            </w:pPr>
            <w:r>
              <w:fldChar w:fldCharType="begin"/>
            </w:r>
            <w:r>
              <w:instrText xml:space="preserve"> HYPERLINK \l "_国家诊疗科目字典（专科字典）" </w:instrText>
            </w:r>
            <w:r>
              <w:fldChar w:fldCharType="separate"/>
            </w:r>
            <w:r>
              <w:rPr>
                <w:rStyle w:val="19"/>
                <w:rFonts w:hint="eastAsia" w:ascii="宋体" w:hAnsi="宋体" w:cs="宋体"/>
              </w:rPr>
              <w:t>国家诊疗科目编码</w:t>
            </w:r>
            <w:r>
              <w:rPr>
                <w:rStyle w:val="19"/>
                <w:rFonts w:hint="eastAsia" w:ascii="宋体" w:hAnsi="宋体" w:cs="宋体"/>
              </w:rPr>
              <w:fldChar w:fldCharType="end"/>
            </w:r>
          </w:p>
        </w:tc>
      </w:tr>
      <w:tr w14:paraId="65646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6ABE2268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1C3B622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SNDsubjectName</w:t>
            </w:r>
          </w:p>
        </w:tc>
        <w:tc>
          <w:tcPr>
            <w:tcW w:w="1666" w:type="dxa"/>
            <w:noWrap w:val="0"/>
            <w:vAlign w:val="top"/>
          </w:tcPr>
          <w:p w14:paraId="131C817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申请医师所属专业名称（诊疗科目名称）</w:t>
            </w:r>
          </w:p>
        </w:tc>
        <w:tc>
          <w:tcPr>
            <w:tcW w:w="1667" w:type="dxa"/>
            <w:noWrap w:val="0"/>
            <w:vAlign w:val="top"/>
          </w:tcPr>
          <w:p w14:paraId="6A33E39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Varchar(30)</w:t>
            </w:r>
          </w:p>
        </w:tc>
        <w:tc>
          <w:tcPr>
            <w:tcW w:w="650" w:type="dxa"/>
            <w:noWrap w:val="0"/>
            <w:vAlign w:val="top"/>
          </w:tcPr>
          <w:p w14:paraId="7EF22399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1E1AA63F">
            <w:pPr>
              <w:rPr>
                <w:rFonts w:ascii="宋体" w:hAnsi="宋体" w:cs="宋体"/>
              </w:rPr>
            </w:pPr>
          </w:p>
        </w:tc>
      </w:tr>
      <w:tr w14:paraId="552F8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0F9CC364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2113FB4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SNDdeptID</w:t>
            </w:r>
          </w:p>
        </w:tc>
        <w:tc>
          <w:tcPr>
            <w:tcW w:w="1666" w:type="dxa"/>
            <w:noWrap w:val="0"/>
            <w:vAlign w:val="top"/>
          </w:tcPr>
          <w:p w14:paraId="5DA14E8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申请医师所属科室代码</w:t>
            </w:r>
          </w:p>
        </w:tc>
        <w:tc>
          <w:tcPr>
            <w:tcW w:w="1667" w:type="dxa"/>
            <w:noWrap w:val="0"/>
            <w:vAlign w:val="top"/>
          </w:tcPr>
          <w:p w14:paraId="3FBC609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Varchar(10)</w:t>
            </w:r>
          </w:p>
        </w:tc>
        <w:tc>
          <w:tcPr>
            <w:tcW w:w="650" w:type="dxa"/>
            <w:noWrap w:val="0"/>
            <w:vAlign w:val="top"/>
          </w:tcPr>
          <w:p w14:paraId="6E741348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48788B6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color w:val="auto"/>
                <w:lang w:val="en-US" w:eastAsia="zh-CN"/>
              </w:rPr>
              <w:t>见字典，</w:t>
            </w:r>
            <w:r>
              <w:rPr>
                <w:rFonts w:hint="eastAsia" w:ascii="宋体" w:hAnsi="宋体" w:cs="宋体"/>
                <w:color w:val="auto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color w:val="auto"/>
                <w:lang w:val="en-US" w:eastAsia="zh-CN"/>
              </w:rPr>
              <w:instrText xml:space="preserve"> HYPERLINK \l "_科室类别字典" </w:instrText>
            </w:r>
            <w:r>
              <w:rPr>
                <w:rFonts w:hint="eastAsia" w:ascii="宋体" w:hAnsi="宋体" w:cs="宋体"/>
                <w:color w:val="auto"/>
                <w:lang w:val="en-US" w:eastAsia="zh-CN"/>
              </w:rPr>
              <w:fldChar w:fldCharType="separate"/>
            </w:r>
            <w:r>
              <w:rPr>
                <w:rStyle w:val="20"/>
                <w:rFonts w:hint="eastAsia" w:ascii="宋体" w:hAnsi="宋体" w:cs="宋体"/>
                <w:color w:val="auto"/>
                <w:lang w:val="en-US" w:eastAsia="zh-CN"/>
              </w:rPr>
              <w:t>科室类别字典</w:t>
            </w:r>
            <w:r>
              <w:rPr>
                <w:rFonts w:hint="eastAsia" w:ascii="宋体" w:hAnsi="宋体" w:cs="宋体"/>
                <w:color w:val="auto"/>
                <w:lang w:val="en-US" w:eastAsia="zh-CN"/>
              </w:rPr>
              <w:fldChar w:fldCharType="end"/>
            </w:r>
          </w:p>
        </w:tc>
      </w:tr>
      <w:tr w14:paraId="69E61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376EFE10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4B1603A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SNDdeptName</w:t>
            </w:r>
          </w:p>
        </w:tc>
        <w:tc>
          <w:tcPr>
            <w:tcW w:w="1666" w:type="dxa"/>
            <w:noWrap w:val="0"/>
            <w:vAlign w:val="top"/>
          </w:tcPr>
          <w:p w14:paraId="0F6E148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申请医师所属科室名称</w:t>
            </w:r>
          </w:p>
        </w:tc>
        <w:tc>
          <w:tcPr>
            <w:tcW w:w="1667" w:type="dxa"/>
            <w:noWrap w:val="0"/>
            <w:vAlign w:val="top"/>
          </w:tcPr>
          <w:p w14:paraId="5406D43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Varchar(30)</w:t>
            </w:r>
          </w:p>
        </w:tc>
        <w:tc>
          <w:tcPr>
            <w:tcW w:w="650" w:type="dxa"/>
            <w:noWrap w:val="0"/>
            <w:vAlign w:val="top"/>
          </w:tcPr>
          <w:p w14:paraId="2122B8E8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63CE5E74">
            <w:pPr>
              <w:rPr>
                <w:rFonts w:hint="default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具体科室名称，如三级医院内科可能有内科一内科二等以实际名称填写</w:t>
            </w:r>
          </w:p>
        </w:tc>
      </w:tr>
      <w:tr w14:paraId="3E39B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094940FC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1D60120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SNDdoctorId</w:t>
            </w:r>
          </w:p>
        </w:tc>
        <w:tc>
          <w:tcPr>
            <w:tcW w:w="1666" w:type="dxa"/>
            <w:noWrap w:val="0"/>
            <w:vAlign w:val="top"/>
          </w:tcPr>
          <w:p w14:paraId="4D8EB22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申请医生ID</w:t>
            </w:r>
          </w:p>
        </w:tc>
        <w:tc>
          <w:tcPr>
            <w:tcW w:w="1667" w:type="dxa"/>
            <w:noWrap w:val="0"/>
            <w:vAlign w:val="top"/>
          </w:tcPr>
          <w:p w14:paraId="04624EB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5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650" w:type="dxa"/>
            <w:noWrap w:val="0"/>
            <w:vAlign w:val="top"/>
          </w:tcPr>
          <w:p w14:paraId="2E7966A4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6568A89A">
            <w:pPr>
              <w:rPr>
                <w:rFonts w:ascii="宋体" w:hAnsi="宋体" w:cs="宋体"/>
              </w:rPr>
            </w:pPr>
          </w:p>
        </w:tc>
      </w:tr>
      <w:tr w14:paraId="6482F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6B996F82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0EF5AFD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SNDdoctorCertID</w:t>
            </w:r>
          </w:p>
        </w:tc>
        <w:tc>
          <w:tcPr>
            <w:tcW w:w="1666" w:type="dxa"/>
            <w:noWrap w:val="0"/>
            <w:vAlign w:val="top"/>
          </w:tcPr>
          <w:p w14:paraId="717558E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申请医师身份证号</w:t>
            </w:r>
          </w:p>
        </w:tc>
        <w:tc>
          <w:tcPr>
            <w:tcW w:w="1667" w:type="dxa"/>
            <w:noWrap w:val="0"/>
            <w:vAlign w:val="top"/>
          </w:tcPr>
          <w:p w14:paraId="132E71A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Varchar(18)</w:t>
            </w:r>
          </w:p>
        </w:tc>
        <w:tc>
          <w:tcPr>
            <w:tcW w:w="650" w:type="dxa"/>
            <w:noWrap w:val="0"/>
            <w:vAlign w:val="top"/>
          </w:tcPr>
          <w:p w14:paraId="448C691F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1BC056C2">
            <w:pPr>
              <w:rPr>
                <w:rFonts w:ascii="宋体" w:hAnsi="宋体" w:cs="宋体"/>
              </w:rPr>
            </w:pPr>
          </w:p>
        </w:tc>
      </w:tr>
      <w:tr w14:paraId="31A4E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6440F322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1AF318B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SNDdoctorName</w:t>
            </w:r>
          </w:p>
        </w:tc>
        <w:tc>
          <w:tcPr>
            <w:tcW w:w="1666" w:type="dxa"/>
            <w:noWrap w:val="0"/>
            <w:vAlign w:val="top"/>
          </w:tcPr>
          <w:p w14:paraId="5E77CEF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申请医生姓名</w:t>
            </w:r>
          </w:p>
        </w:tc>
        <w:tc>
          <w:tcPr>
            <w:tcW w:w="1667" w:type="dxa"/>
            <w:noWrap w:val="0"/>
            <w:vAlign w:val="top"/>
          </w:tcPr>
          <w:p w14:paraId="0987E14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78A40960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0353F152">
            <w:pPr>
              <w:rPr>
                <w:rFonts w:ascii="宋体" w:hAnsi="宋体" w:cs="宋体"/>
              </w:rPr>
            </w:pPr>
          </w:p>
        </w:tc>
      </w:tr>
      <w:tr w14:paraId="1A3A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0983F45F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23318CC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patientCertType</w:t>
            </w:r>
          </w:p>
        </w:tc>
        <w:tc>
          <w:tcPr>
            <w:tcW w:w="1666" w:type="dxa"/>
            <w:noWrap w:val="0"/>
            <w:vAlign w:val="top"/>
          </w:tcPr>
          <w:p w14:paraId="7A98047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患者证件</w:t>
            </w:r>
          </w:p>
        </w:tc>
        <w:tc>
          <w:tcPr>
            <w:tcW w:w="1667" w:type="dxa"/>
            <w:noWrap w:val="0"/>
            <w:vAlign w:val="top"/>
          </w:tcPr>
          <w:p w14:paraId="07C4ACE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Varchar(10)</w:t>
            </w:r>
          </w:p>
        </w:tc>
        <w:tc>
          <w:tcPr>
            <w:tcW w:w="650" w:type="dxa"/>
            <w:noWrap w:val="0"/>
            <w:vAlign w:val="top"/>
          </w:tcPr>
          <w:p w14:paraId="313F46F4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07282013">
            <w:pPr>
              <w:rPr>
                <w:rFonts w:ascii="宋体" w:hAnsi="宋体" w:cs="宋体"/>
              </w:rPr>
            </w:pPr>
            <w:r>
              <w:fldChar w:fldCharType="begin"/>
            </w:r>
            <w:r>
              <w:instrText xml:space="preserve"> HYPERLINK \l "_证件类型" </w:instrText>
            </w:r>
            <w:r>
              <w:fldChar w:fldCharType="separate"/>
            </w:r>
            <w:r>
              <w:rPr>
                <w:rStyle w:val="20"/>
                <w:rFonts w:hint="eastAsia" w:ascii="宋体" w:hAnsi="宋体" w:cs="宋体"/>
              </w:rPr>
              <w:t>证件类型字典</w:t>
            </w:r>
            <w:r>
              <w:rPr>
                <w:rStyle w:val="20"/>
                <w:rFonts w:hint="eastAsia" w:ascii="宋体" w:hAnsi="宋体" w:cs="宋体"/>
              </w:rPr>
              <w:fldChar w:fldCharType="end"/>
            </w:r>
          </w:p>
        </w:tc>
      </w:tr>
      <w:tr w14:paraId="31B3F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6D85BF3E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1E6BBEE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patientCertID</w:t>
            </w:r>
          </w:p>
        </w:tc>
        <w:tc>
          <w:tcPr>
            <w:tcW w:w="1666" w:type="dxa"/>
            <w:noWrap w:val="0"/>
            <w:vAlign w:val="top"/>
          </w:tcPr>
          <w:p w14:paraId="6646A68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患者证件号</w:t>
            </w:r>
          </w:p>
        </w:tc>
        <w:tc>
          <w:tcPr>
            <w:tcW w:w="1667" w:type="dxa"/>
            <w:noWrap w:val="0"/>
            <w:vAlign w:val="top"/>
          </w:tcPr>
          <w:p w14:paraId="12CAAAB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Varchar(18)</w:t>
            </w:r>
          </w:p>
        </w:tc>
        <w:tc>
          <w:tcPr>
            <w:tcW w:w="650" w:type="dxa"/>
            <w:noWrap w:val="0"/>
            <w:vAlign w:val="top"/>
          </w:tcPr>
          <w:p w14:paraId="3B7CFE04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6B17634F">
            <w:pPr>
              <w:rPr>
                <w:rFonts w:ascii="宋体" w:hAnsi="宋体" w:cs="宋体"/>
              </w:rPr>
            </w:pPr>
          </w:p>
        </w:tc>
      </w:tr>
      <w:tr w14:paraId="69522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51E9A9C3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68BDE62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patientName</w:t>
            </w:r>
          </w:p>
        </w:tc>
        <w:tc>
          <w:tcPr>
            <w:tcW w:w="1666" w:type="dxa"/>
            <w:noWrap w:val="0"/>
            <w:vAlign w:val="top"/>
          </w:tcPr>
          <w:p w14:paraId="5F422EF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患者姓名</w:t>
            </w:r>
          </w:p>
        </w:tc>
        <w:tc>
          <w:tcPr>
            <w:tcW w:w="1667" w:type="dxa"/>
            <w:noWrap w:val="0"/>
            <w:vAlign w:val="top"/>
          </w:tcPr>
          <w:p w14:paraId="2CEBEBE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462DFAD9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1374A7CD">
            <w:pPr>
              <w:rPr>
                <w:rFonts w:ascii="宋体" w:hAnsi="宋体" w:cs="宋体"/>
              </w:rPr>
            </w:pPr>
          </w:p>
        </w:tc>
      </w:tr>
      <w:tr w14:paraId="61384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4E6D0DCC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637A537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age</w:t>
            </w:r>
          </w:p>
        </w:tc>
        <w:tc>
          <w:tcPr>
            <w:tcW w:w="1666" w:type="dxa"/>
            <w:noWrap w:val="0"/>
            <w:vAlign w:val="top"/>
          </w:tcPr>
          <w:p w14:paraId="53A54F9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患者年龄</w:t>
            </w:r>
          </w:p>
        </w:tc>
        <w:tc>
          <w:tcPr>
            <w:tcW w:w="1667" w:type="dxa"/>
            <w:noWrap w:val="0"/>
            <w:vAlign w:val="top"/>
          </w:tcPr>
          <w:p w14:paraId="0763407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int</w:t>
            </w:r>
          </w:p>
        </w:tc>
        <w:tc>
          <w:tcPr>
            <w:tcW w:w="650" w:type="dxa"/>
            <w:noWrap w:val="0"/>
            <w:vAlign w:val="top"/>
          </w:tcPr>
          <w:p w14:paraId="1AD1CE96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781EB416">
            <w:pPr>
              <w:rPr>
                <w:rFonts w:ascii="宋体" w:hAnsi="宋体" w:cs="宋体"/>
              </w:rPr>
            </w:pPr>
          </w:p>
        </w:tc>
      </w:tr>
      <w:tr w14:paraId="57232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297F439F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5A2FEA6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sex</w:t>
            </w:r>
          </w:p>
        </w:tc>
        <w:tc>
          <w:tcPr>
            <w:tcW w:w="1666" w:type="dxa"/>
            <w:noWrap w:val="0"/>
            <w:vAlign w:val="top"/>
          </w:tcPr>
          <w:p w14:paraId="4E04835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患者性别</w:t>
            </w:r>
          </w:p>
        </w:tc>
        <w:tc>
          <w:tcPr>
            <w:tcW w:w="1667" w:type="dxa"/>
            <w:noWrap w:val="0"/>
            <w:vAlign w:val="top"/>
          </w:tcPr>
          <w:p w14:paraId="34C27BC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Varchar(6)</w:t>
            </w:r>
          </w:p>
        </w:tc>
        <w:tc>
          <w:tcPr>
            <w:tcW w:w="650" w:type="dxa"/>
            <w:noWrap w:val="0"/>
            <w:vAlign w:val="top"/>
          </w:tcPr>
          <w:p w14:paraId="5C13FBD6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685256A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见字典，</w:t>
            </w:r>
            <w:r>
              <w:rPr>
                <w:rFonts w:hint="eastAsia" w:ascii="宋体" w:hAnsi="宋体" w:cs="宋体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lang w:val="en-US" w:eastAsia="zh-CN"/>
              </w:rPr>
              <w:instrText xml:space="preserve"> HYPERLINK \l "_性别类型" </w:instrText>
            </w:r>
            <w:r>
              <w:rPr>
                <w:rFonts w:hint="eastAsia" w:ascii="宋体" w:hAnsi="宋体" w:cs="宋体"/>
                <w:lang w:val="en-US" w:eastAsia="zh-CN"/>
              </w:rPr>
              <w:fldChar w:fldCharType="separate"/>
            </w:r>
            <w:r>
              <w:rPr>
                <w:rStyle w:val="20"/>
                <w:rFonts w:hint="eastAsia" w:ascii="宋体" w:hAnsi="宋体" w:cs="宋体"/>
                <w:lang w:val="en-US" w:eastAsia="zh-CN"/>
              </w:rPr>
              <w:t>性别类型</w:t>
            </w:r>
            <w:r>
              <w:rPr>
                <w:rFonts w:hint="eastAsia" w:ascii="宋体" w:hAnsi="宋体" w:cs="宋体"/>
                <w:lang w:val="en-US" w:eastAsia="zh-CN"/>
              </w:rPr>
              <w:fldChar w:fldCharType="end"/>
            </w:r>
          </w:p>
        </w:tc>
      </w:tr>
      <w:tr w14:paraId="5980E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7F15C819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3FE0E48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mobile</w:t>
            </w:r>
          </w:p>
        </w:tc>
        <w:tc>
          <w:tcPr>
            <w:tcW w:w="1666" w:type="dxa"/>
            <w:noWrap w:val="0"/>
            <w:vAlign w:val="top"/>
          </w:tcPr>
          <w:p w14:paraId="6968773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患者联系电话</w:t>
            </w:r>
          </w:p>
        </w:tc>
        <w:tc>
          <w:tcPr>
            <w:tcW w:w="1667" w:type="dxa"/>
            <w:noWrap w:val="0"/>
            <w:vAlign w:val="top"/>
          </w:tcPr>
          <w:p w14:paraId="2FE3955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Varchar(15)</w:t>
            </w:r>
          </w:p>
        </w:tc>
        <w:tc>
          <w:tcPr>
            <w:tcW w:w="650" w:type="dxa"/>
            <w:noWrap w:val="0"/>
            <w:vAlign w:val="top"/>
          </w:tcPr>
          <w:p w14:paraId="23A2C542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0EBC715E">
            <w:pPr>
              <w:rPr>
                <w:rFonts w:ascii="宋体" w:hAnsi="宋体" w:cs="宋体"/>
              </w:rPr>
            </w:pPr>
          </w:p>
        </w:tc>
      </w:tr>
      <w:tr w14:paraId="6E41C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203515E2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5C43A0E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cardType</w:t>
            </w:r>
          </w:p>
        </w:tc>
        <w:tc>
          <w:tcPr>
            <w:tcW w:w="1666" w:type="dxa"/>
            <w:noWrap w:val="0"/>
            <w:vAlign w:val="top"/>
          </w:tcPr>
          <w:p w14:paraId="3F426E0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卡类型</w:t>
            </w:r>
          </w:p>
        </w:tc>
        <w:tc>
          <w:tcPr>
            <w:tcW w:w="1667" w:type="dxa"/>
            <w:noWrap w:val="0"/>
            <w:vAlign w:val="top"/>
          </w:tcPr>
          <w:p w14:paraId="7A28AAC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Varchar(6)</w:t>
            </w:r>
          </w:p>
        </w:tc>
        <w:tc>
          <w:tcPr>
            <w:tcW w:w="650" w:type="dxa"/>
            <w:noWrap w:val="0"/>
            <w:vAlign w:val="top"/>
          </w:tcPr>
          <w:p w14:paraId="2F8262C5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30F01A7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卡类型：1医院就诊卡2医保卡3医院病历号（门诊号）4电子健康卡</w:t>
            </w:r>
          </w:p>
        </w:tc>
      </w:tr>
      <w:tr w14:paraId="46DD7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6DE70AA3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57764C2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cardNo</w:t>
            </w:r>
          </w:p>
        </w:tc>
        <w:tc>
          <w:tcPr>
            <w:tcW w:w="1666" w:type="dxa"/>
            <w:noWrap w:val="0"/>
            <w:vAlign w:val="top"/>
          </w:tcPr>
          <w:p w14:paraId="0068692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卡号</w:t>
            </w:r>
          </w:p>
        </w:tc>
        <w:tc>
          <w:tcPr>
            <w:tcW w:w="1667" w:type="dxa"/>
            <w:noWrap w:val="0"/>
            <w:vAlign w:val="top"/>
          </w:tcPr>
          <w:p w14:paraId="49EBDBF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Varchar(30)</w:t>
            </w:r>
          </w:p>
        </w:tc>
        <w:tc>
          <w:tcPr>
            <w:tcW w:w="650" w:type="dxa"/>
            <w:noWrap w:val="0"/>
            <w:vAlign w:val="top"/>
          </w:tcPr>
          <w:p w14:paraId="13EAB15A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0B26135D">
            <w:pPr>
              <w:rPr>
                <w:rFonts w:ascii="宋体" w:hAnsi="宋体" w:cs="宋体"/>
              </w:rPr>
            </w:pPr>
          </w:p>
        </w:tc>
      </w:tr>
      <w:tr w14:paraId="2BAF5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68C96FED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7B639CA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radiologyId</w:t>
            </w:r>
          </w:p>
        </w:tc>
        <w:tc>
          <w:tcPr>
            <w:tcW w:w="1666" w:type="dxa"/>
            <w:noWrap w:val="0"/>
            <w:vAlign w:val="top"/>
          </w:tcPr>
          <w:p w14:paraId="265193E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影像唯一号</w:t>
            </w:r>
          </w:p>
        </w:tc>
        <w:tc>
          <w:tcPr>
            <w:tcW w:w="1667" w:type="dxa"/>
            <w:noWrap w:val="0"/>
            <w:vAlign w:val="top"/>
          </w:tcPr>
          <w:p w14:paraId="53BC2F0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Varchar(100)</w:t>
            </w:r>
          </w:p>
        </w:tc>
        <w:tc>
          <w:tcPr>
            <w:tcW w:w="650" w:type="dxa"/>
            <w:noWrap w:val="0"/>
            <w:vAlign w:val="top"/>
          </w:tcPr>
          <w:p w14:paraId="0C05E6CD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0C33751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全球影像唯一号</w:t>
            </w:r>
          </w:p>
        </w:tc>
      </w:tr>
      <w:tr w14:paraId="3B72D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628ECB50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7527B04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diseasesHistory</w:t>
            </w:r>
          </w:p>
        </w:tc>
        <w:tc>
          <w:tcPr>
            <w:tcW w:w="1666" w:type="dxa"/>
            <w:noWrap w:val="0"/>
            <w:vAlign w:val="top"/>
          </w:tcPr>
          <w:p w14:paraId="04503F1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患者简要病史描述</w:t>
            </w:r>
          </w:p>
        </w:tc>
        <w:tc>
          <w:tcPr>
            <w:tcW w:w="1667" w:type="dxa"/>
            <w:noWrap w:val="0"/>
            <w:vAlign w:val="top"/>
          </w:tcPr>
          <w:p w14:paraId="2AD44FD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Varchar(500)</w:t>
            </w:r>
          </w:p>
        </w:tc>
        <w:tc>
          <w:tcPr>
            <w:tcW w:w="650" w:type="dxa"/>
            <w:noWrap w:val="0"/>
            <w:vAlign w:val="top"/>
          </w:tcPr>
          <w:p w14:paraId="6117D74E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1EA3D59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病史摘要</w:t>
            </w:r>
          </w:p>
        </w:tc>
      </w:tr>
      <w:tr w14:paraId="2EAA1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03742A81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365FE71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thisEMR</w:t>
            </w:r>
          </w:p>
        </w:tc>
        <w:tc>
          <w:tcPr>
            <w:tcW w:w="1666" w:type="dxa"/>
            <w:noWrap w:val="0"/>
            <w:vAlign w:val="top"/>
          </w:tcPr>
          <w:p w14:paraId="4A64433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患者病历内容</w:t>
            </w:r>
          </w:p>
        </w:tc>
        <w:tc>
          <w:tcPr>
            <w:tcW w:w="1667" w:type="dxa"/>
            <w:noWrap w:val="0"/>
            <w:vAlign w:val="top"/>
          </w:tcPr>
          <w:p w14:paraId="668475A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Varchar(1000)</w:t>
            </w:r>
          </w:p>
        </w:tc>
        <w:tc>
          <w:tcPr>
            <w:tcW w:w="650" w:type="dxa"/>
            <w:noWrap w:val="0"/>
            <w:vAlign w:val="top"/>
          </w:tcPr>
          <w:p w14:paraId="60D5E3E4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215C2996">
            <w:pPr>
              <w:jc w:val="left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szCs w:val="21"/>
              </w:rPr>
              <w:t>病历描述</w:t>
            </w:r>
          </w:p>
        </w:tc>
      </w:tr>
      <w:tr w14:paraId="0EF6E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5DB4207D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5C6C1AE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diagnosis</w:t>
            </w:r>
          </w:p>
        </w:tc>
        <w:tc>
          <w:tcPr>
            <w:tcW w:w="1666" w:type="dxa"/>
            <w:noWrap w:val="0"/>
            <w:vAlign w:val="top"/>
          </w:tcPr>
          <w:p w14:paraId="18ACF8D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初步诊断</w:t>
            </w:r>
          </w:p>
        </w:tc>
        <w:tc>
          <w:tcPr>
            <w:tcW w:w="1667" w:type="dxa"/>
            <w:noWrap w:val="0"/>
            <w:vAlign w:val="top"/>
          </w:tcPr>
          <w:p w14:paraId="625724B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hint="eastAsia" w:ascii="宋体" w:hAnsi="宋体" w:cs="宋体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</w:rPr>
              <w:t>00)</w:t>
            </w:r>
          </w:p>
        </w:tc>
        <w:tc>
          <w:tcPr>
            <w:tcW w:w="650" w:type="dxa"/>
            <w:noWrap w:val="0"/>
            <w:vAlign w:val="top"/>
          </w:tcPr>
          <w:p w14:paraId="5A0BB414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2091BD27">
            <w:pPr>
              <w:jc w:val="left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szCs w:val="21"/>
              </w:rPr>
              <w:t>会诊前初步诊断名称，如有多条，使用“|”进行分隔</w:t>
            </w:r>
          </w:p>
        </w:tc>
      </w:tr>
      <w:tr w14:paraId="50B5C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4" w:type="dxa"/>
            <w:vMerge w:val="continue"/>
            <w:noWrap w:val="0"/>
            <w:vAlign w:val="top"/>
          </w:tcPr>
          <w:p w14:paraId="1D97C371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068C468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purpose</w:t>
            </w:r>
          </w:p>
        </w:tc>
        <w:tc>
          <w:tcPr>
            <w:tcW w:w="1666" w:type="dxa"/>
            <w:noWrap w:val="0"/>
            <w:vAlign w:val="top"/>
          </w:tcPr>
          <w:p w14:paraId="2E78E21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会诊目的</w:t>
            </w:r>
          </w:p>
        </w:tc>
        <w:tc>
          <w:tcPr>
            <w:tcW w:w="1667" w:type="dxa"/>
            <w:noWrap w:val="0"/>
            <w:vAlign w:val="top"/>
          </w:tcPr>
          <w:p w14:paraId="5714298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Varchar(200)</w:t>
            </w:r>
          </w:p>
        </w:tc>
        <w:tc>
          <w:tcPr>
            <w:tcW w:w="650" w:type="dxa"/>
            <w:noWrap w:val="0"/>
            <w:vAlign w:val="top"/>
          </w:tcPr>
          <w:p w14:paraId="39458F1A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638E82F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szCs w:val="21"/>
              </w:rPr>
              <w:t>申请医生就患者目前存在问题提出诊断要达到的目的</w:t>
            </w:r>
          </w:p>
        </w:tc>
      </w:tr>
      <w:tr w14:paraId="57B05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05299CB9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066BD57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radiologyType</w:t>
            </w:r>
          </w:p>
        </w:tc>
        <w:tc>
          <w:tcPr>
            <w:tcW w:w="1666" w:type="dxa"/>
            <w:noWrap w:val="0"/>
            <w:vAlign w:val="top"/>
          </w:tcPr>
          <w:p w14:paraId="493208D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影像诊断检查类别代码</w:t>
            </w:r>
          </w:p>
        </w:tc>
        <w:tc>
          <w:tcPr>
            <w:tcW w:w="1667" w:type="dxa"/>
            <w:noWrap w:val="0"/>
            <w:vAlign w:val="top"/>
          </w:tcPr>
          <w:p w14:paraId="61B0800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Varchar(10)</w:t>
            </w:r>
          </w:p>
        </w:tc>
        <w:tc>
          <w:tcPr>
            <w:tcW w:w="650" w:type="dxa"/>
            <w:noWrap w:val="0"/>
            <w:vAlign w:val="top"/>
          </w:tcPr>
          <w:p w14:paraId="6B6C406D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7D672499">
            <w:p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X、CT、MRI、DSA、B</w:t>
            </w:r>
          </w:p>
        </w:tc>
      </w:tr>
      <w:tr w14:paraId="261CA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216F48A3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0A306C4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radiologyName</w:t>
            </w:r>
          </w:p>
        </w:tc>
        <w:tc>
          <w:tcPr>
            <w:tcW w:w="1666" w:type="dxa"/>
            <w:noWrap w:val="0"/>
            <w:vAlign w:val="top"/>
          </w:tcPr>
          <w:p w14:paraId="4F28A28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影像诊断检查类别名称</w:t>
            </w:r>
          </w:p>
        </w:tc>
        <w:tc>
          <w:tcPr>
            <w:tcW w:w="1667" w:type="dxa"/>
            <w:noWrap w:val="0"/>
            <w:vAlign w:val="top"/>
          </w:tcPr>
          <w:p w14:paraId="0DD942D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Varchar(60)</w:t>
            </w:r>
          </w:p>
        </w:tc>
        <w:tc>
          <w:tcPr>
            <w:tcW w:w="650" w:type="dxa"/>
            <w:noWrap w:val="0"/>
            <w:vAlign w:val="top"/>
          </w:tcPr>
          <w:p w14:paraId="3FD1026B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4C2DF650">
            <w:pPr>
              <w:rPr>
                <w:rFonts w:ascii="宋体" w:hAnsi="宋体" w:cs="宋体"/>
                <w:szCs w:val="21"/>
              </w:rPr>
            </w:pPr>
          </w:p>
        </w:tc>
      </w:tr>
      <w:tr w14:paraId="701E7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3BC8493C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32E6D74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bodypartEN</w:t>
            </w:r>
          </w:p>
        </w:tc>
        <w:tc>
          <w:tcPr>
            <w:tcW w:w="1666" w:type="dxa"/>
            <w:noWrap w:val="0"/>
            <w:vAlign w:val="top"/>
          </w:tcPr>
          <w:p w14:paraId="782CC9FC">
            <w:pPr>
              <w:jc w:val="left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szCs w:val="21"/>
              </w:rPr>
              <w:t>检查部位英文名称</w:t>
            </w:r>
          </w:p>
        </w:tc>
        <w:tc>
          <w:tcPr>
            <w:tcW w:w="1667" w:type="dxa"/>
            <w:noWrap w:val="0"/>
            <w:vAlign w:val="top"/>
          </w:tcPr>
          <w:p w14:paraId="4A32C2F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Varchar(30)</w:t>
            </w:r>
          </w:p>
        </w:tc>
        <w:tc>
          <w:tcPr>
            <w:tcW w:w="650" w:type="dxa"/>
            <w:noWrap w:val="0"/>
            <w:vAlign w:val="top"/>
          </w:tcPr>
          <w:p w14:paraId="263E027F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64AD6FB0">
            <w:pPr>
              <w:rPr>
                <w:rFonts w:ascii="宋体" w:hAnsi="宋体" w:cs="宋体"/>
                <w:szCs w:val="21"/>
              </w:rPr>
            </w:pPr>
          </w:p>
        </w:tc>
      </w:tr>
      <w:tr w14:paraId="3828C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5D92DC51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11CF5F0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bodypartCN</w:t>
            </w:r>
          </w:p>
        </w:tc>
        <w:tc>
          <w:tcPr>
            <w:tcW w:w="1666" w:type="dxa"/>
            <w:noWrap w:val="0"/>
            <w:vAlign w:val="top"/>
          </w:tcPr>
          <w:p w14:paraId="0DFAD27C">
            <w:pPr>
              <w:jc w:val="left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szCs w:val="21"/>
              </w:rPr>
              <w:t>检查部位中文名称</w:t>
            </w:r>
          </w:p>
        </w:tc>
        <w:tc>
          <w:tcPr>
            <w:tcW w:w="1667" w:type="dxa"/>
            <w:noWrap w:val="0"/>
            <w:vAlign w:val="top"/>
          </w:tcPr>
          <w:p w14:paraId="72E1E37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Varchar(30)</w:t>
            </w:r>
          </w:p>
        </w:tc>
        <w:tc>
          <w:tcPr>
            <w:tcW w:w="650" w:type="dxa"/>
            <w:noWrap w:val="0"/>
            <w:vAlign w:val="top"/>
          </w:tcPr>
          <w:p w14:paraId="76D6CF78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3066A44D">
            <w:pPr>
              <w:rPr>
                <w:rFonts w:ascii="宋体" w:hAnsi="宋体" w:cs="宋体"/>
                <w:szCs w:val="21"/>
              </w:rPr>
            </w:pPr>
          </w:p>
        </w:tc>
      </w:tr>
      <w:tr w14:paraId="4BAAB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1D141DC5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12D8B74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applyDate</w:t>
            </w:r>
          </w:p>
        </w:tc>
        <w:tc>
          <w:tcPr>
            <w:tcW w:w="1666" w:type="dxa"/>
            <w:noWrap w:val="0"/>
            <w:vAlign w:val="top"/>
          </w:tcPr>
          <w:p w14:paraId="199F753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诊断申请时间</w:t>
            </w:r>
          </w:p>
        </w:tc>
        <w:tc>
          <w:tcPr>
            <w:tcW w:w="1667" w:type="dxa"/>
            <w:noWrap w:val="0"/>
            <w:vAlign w:val="top"/>
          </w:tcPr>
          <w:p w14:paraId="0A5D1FE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datetime</w:t>
            </w:r>
          </w:p>
        </w:tc>
        <w:tc>
          <w:tcPr>
            <w:tcW w:w="650" w:type="dxa"/>
            <w:noWrap w:val="0"/>
            <w:vAlign w:val="top"/>
          </w:tcPr>
          <w:p w14:paraId="40610AAB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4A09DD2A">
            <w:pPr>
              <w:rPr>
                <w:rFonts w:ascii="宋体" w:hAnsi="宋体" w:cs="宋体"/>
              </w:rPr>
            </w:pPr>
          </w:p>
        </w:tc>
      </w:tr>
      <w:tr w14:paraId="71314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77948B5E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1FE305A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organID</w:t>
            </w:r>
          </w:p>
        </w:tc>
        <w:tc>
          <w:tcPr>
            <w:tcW w:w="1666" w:type="dxa"/>
            <w:noWrap w:val="0"/>
            <w:vAlign w:val="top"/>
          </w:tcPr>
          <w:p w14:paraId="5B136AE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受邀机构唯一号</w:t>
            </w:r>
          </w:p>
        </w:tc>
        <w:tc>
          <w:tcPr>
            <w:tcW w:w="1667" w:type="dxa"/>
            <w:noWrap w:val="0"/>
            <w:vAlign w:val="top"/>
          </w:tcPr>
          <w:p w14:paraId="5FC71A5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Varchar(20)</w:t>
            </w:r>
          </w:p>
        </w:tc>
        <w:tc>
          <w:tcPr>
            <w:tcW w:w="650" w:type="dxa"/>
            <w:noWrap w:val="0"/>
            <w:vAlign w:val="top"/>
          </w:tcPr>
          <w:p w14:paraId="1F173FDB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0A7D5C3C">
            <w:pPr>
              <w:rPr>
                <w:rFonts w:ascii="宋体" w:hAnsi="宋体" w:cs="宋体"/>
              </w:rPr>
            </w:pPr>
          </w:p>
        </w:tc>
      </w:tr>
      <w:tr w14:paraId="08DC2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7C7A2004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084EE56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unitID</w:t>
            </w:r>
          </w:p>
        </w:tc>
        <w:tc>
          <w:tcPr>
            <w:tcW w:w="1666" w:type="dxa"/>
            <w:noWrap w:val="0"/>
            <w:vAlign w:val="top"/>
          </w:tcPr>
          <w:p w14:paraId="42E389D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受邀监管平台机构ID</w:t>
            </w:r>
          </w:p>
        </w:tc>
        <w:tc>
          <w:tcPr>
            <w:tcW w:w="1667" w:type="dxa"/>
            <w:noWrap w:val="0"/>
            <w:vAlign w:val="top"/>
          </w:tcPr>
          <w:p w14:paraId="5B8998D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13B30E58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2A06B65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平台分配，登录系统“秘钥生成及管理”处可查</w:t>
            </w:r>
          </w:p>
        </w:tc>
      </w:tr>
      <w:tr w14:paraId="78BA3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3E6E17C9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45926D3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organName</w:t>
            </w:r>
          </w:p>
        </w:tc>
        <w:tc>
          <w:tcPr>
            <w:tcW w:w="1666" w:type="dxa"/>
            <w:noWrap w:val="0"/>
            <w:vAlign w:val="top"/>
          </w:tcPr>
          <w:p w14:paraId="58563B8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受邀机构名称</w:t>
            </w:r>
          </w:p>
        </w:tc>
        <w:tc>
          <w:tcPr>
            <w:tcW w:w="1667" w:type="dxa"/>
            <w:noWrap w:val="0"/>
            <w:vAlign w:val="top"/>
          </w:tcPr>
          <w:p w14:paraId="642D83B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65E03505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5A081C20">
            <w:pPr>
              <w:rPr>
                <w:rFonts w:ascii="宋体" w:hAnsi="宋体" w:cs="宋体"/>
              </w:rPr>
            </w:pPr>
          </w:p>
        </w:tc>
      </w:tr>
      <w:tr w14:paraId="67E4C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43B23307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2979BCF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s</w:t>
            </w:r>
            <w:r>
              <w:rPr>
                <w:rFonts w:hint="eastAsia" w:ascii="宋体" w:hAnsi="宋体" w:cs="宋体"/>
              </w:rPr>
              <w:t>ubjectCode</w:t>
            </w:r>
          </w:p>
        </w:tc>
        <w:tc>
          <w:tcPr>
            <w:tcW w:w="1666" w:type="dxa"/>
            <w:noWrap w:val="0"/>
            <w:vAlign w:val="top"/>
          </w:tcPr>
          <w:p w14:paraId="251D5BB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受邀医师所属专业代码（诊疗科目代码）</w:t>
            </w:r>
          </w:p>
        </w:tc>
        <w:tc>
          <w:tcPr>
            <w:tcW w:w="1667" w:type="dxa"/>
            <w:noWrap w:val="0"/>
            <w:vAlign w:val="top"/>
          </w:tcPr>
          <w:p w14:paraId="6FFD370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Varchar(10)</w:t>
            </w:r>
          </w:p>
        </w:tc>
        <w:tc>
          <w:tcPr>
            <w:tcW w:w="650" w:type="dxa"/>
            <w:noWrap w:val="0"/>
            <w:vAlign w:val="top"/>
          </w:tcPr>
          <w:p w14:paraId="6242684F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65F0153A">
            <w:pPr>
              <w:rPr>
                <w:rFonts w:ascii="宋体" w:hAnsi="宋体" w:cs="宋体"/>
              </w:rPr>
            </w:pPr>
          </w:p>
        </w:tc>
      </w:tr>
      <w:tr w14:paraId="64375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64ED8465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01380DC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s</w:t>
            </w:r>
            <w:r>
              <w:rPr>
                <w:rFonts w:hint="eastAsia" w:ascii="宋体" w:hAnsi="宋体" w:cs="宋体"/>
              </w:rPr>
              <w:t>ubjectName</w:t>
            </w:r>
          </w:p>
        </w:tc>
        <w:tc>
          <w:tcPr>
            <w:tcW w:w="1666" w:type="dxa"/>
            <w:noWrap w:val="0"/>
            <w:vAlign w:val="top"/>
          </w:tcPr>
          <w:p w14:paraId="7C45A53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受邀医师所属专业名称（诊疗科目名称）</w:t>
            </w:r>
          </w:p>
        </w:tc>
        <w:tc>
          <w:tcPr>
            <w:tcW w:w="1667" w:type="dxa"/>
            <w:noWrap w:val="0"/>
            <w:vAlign w:val="top"/>
          </w:tcPr>
          <w:p w14:paraId="0BFB6BE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Varchar(30)</w:t>
            </w:r>
          </w:p>
        </w:tc>
        <w:tc>
          <w:tcPr>
            <w:tcW w:w="650" w:type="dxa"/>
            <w:noWrap w:val="0"/>
            <w:vAlign w:val="top"/>
          </w:tcPr>
          <w:p w14:paraId="3D99B6AE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54061CF0">
            <w:pPr>
              <w:rPr>
                <w:rFonts w:ascii="宋体" w:hAnsi="宋体" w:cs="宋体"/>
              </w:rPr>
            </w:pPr>
          </w:p>
        </w:tc>
      </w:tr>
      <w:tr w14:paraId="0168F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56EBB102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5D444B8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deptID</w:t>
            </w:r>
          </w:p>
        </w:tc>
        <w:tc>
          <w:tcPr>
            <w:tcW w:w="1666" w:type="dxa"/>
            <w:noWrap w:val="0"/>
            <w:vAlign w:val="top"/>
          </w:tcPr>
          <w:p w14:paraId="106711D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受邀医师所属科室代码</w:t>
            </w:r>
          </w:p>
        </w:tc>
        <w:tc>
          <w:tcPr>
            <w:tcW w:w="1667" w:type="dxa"/>
            <w:noWrap w:val="0"/>
            <w:vAlign w:val="top"/>
          </w:tcPr>
          <w:p w14:paraId="4BA7368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Varchar(10)</w:t>
            </w:r>
          </w:p>
        </w:tc>
        <w:tc>
          <w:tcPr>
            <w:tcW w:w="650" w:type="dxa"/>
            <w:noWrap w:val="0"/>
            <w:vAlign w:val="top"/>
          </w:tcPr>
          <w:p w14:paraId="6447BB4F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308029B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见科室码表，</w:t>
            </w:r>
            <w:r>
              <w:rPr>
                <w:rFonts w:hint="eastAsia" w:ascii="宋体" w:hAnsi="宋体" w:cs="宋体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lang w:val="en-US" w:eastAsia="zh-CN"/>
              </w:rPr>
              <w:instrText xml:space="preserve"> HYPERLINK \l "_科室类别字典" </w:instrText>
            </w:r>
            <w:r>
              <w:rPr>
                <w:rFonts w:hint="eastAsia" w:ascii="宋体" w:hAnsi="宋体" w:cs="宋体"/>
                <w:lang w:val="en-US" w:eastAsia="zh-CN"/>
              </w:rPr>
              <w:fldChar w:fldCharType="separate"/>
            </w:r>
            <w:r>
              <w:rPr>
                <w:rStyle w:val="19"/>
                <w:rFonts w:hint="eastAsia" w:ascii="宋体" w:hAnsi="宋体" w:cs="宋体"/>
                <w:lang w:val="en-US" w:eastAsia="zh-CN"/>
              </w:rPr>
              <w:t>科室类别字典</w:t>
            </w:r>
            <w:r>
              <w:rPr>
                <w:rFonts w:hint="eastAsia" w:ascii="宋体" w:hAnsi="宋体" w:cs="宋体"/>
                <w:lang w:val="en-US" w:eastAsia="zh-CN"/>
              </w:rPr>
              <w:fldChar w:fldCharType="end"/>
            </w:r>
          </w:p>
        </w:tc>
      </w:tr>
      <w:tr w14:paraId="5C80B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2FD96EC0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778C7BD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deptName</w:t>
            </w:r>
          </w:p>
        </w:tc>
        <w:tc>
          <w:tcPr>
            <w:tcW w:w="1666" w:type="dxa"/>
            <w:noWrap w:val="0"/>
            <w:vAlign w:val="top"/>
          </w:tcPr>
          <w:p w14:paraId="2EB9CB3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受邀医师所属科室名称</w:t>
            </w:r>
          </w:p>
        </w:tc>
        <w:tc>
          <w:tcPr>
            <w:tcW w:w="1667" w:type="dxa"/>
            <w:noWrap w:val="0"/>
            <w:vAlign w:val="top"/>
          </w:tcPr>
          <w:p w14:paraId="066F78B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Varchar(30)</w:t>
            </w:r>
          </w:p>
        </w:tc>
        <w:tc>
          <w:tcPr>
            <w:tcW w:w="650" w:type="dxa"/>
            <w:noWrap w:val="0"/>
            <w:vAlign w:val="top"/>
          </w:tcPr>
          <w:p w14:paraId="06141252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642BBDD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具体科室名称，如三级医院内科可能有内科一内科二等以实际名称填写</w:t>
            </w:r>
          </w:p>
        </w:tc>
      </w:tr>
      <w:tr w14:paraId="69446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180F15D4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37D98CF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doctorId</w:t>
            </w:r>
          </w:p>
        </w:tc>
        <w:tc>
          <w:tcPr>
            <w:tcW w:w="1666" w:type="dxa"/>
            <w:noWrap w:val="0"/>
            <w:vAlign w:val="top"/>
          </w:tcPr>
          <w:p w14:paraId="3D0150A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受邀医生ID</w:t>
            </w:r>
          </w:p>
        </w:tc>
        <w:tc>
          <w:tcPr>
            <w:tcW w:w="1667" w:type="dxa"/>
            <w:noWrap w:val="0"/>
            <w:vAlign w:val="top"/>
          </w:tcPr>
          <w:p w14:paraId="27570DE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5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650" w:type="dxa"/>
            <w:noWrap w:val="0"/>
            <w:vAlign w:val="top"/>
          </w:tcPr>
          <w:p w14:paraId="58D91CC7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3C489987">
            <w:pPr>
              <w:rPr>
                <w:rFonts w:ascii="宋体" w:hAnsi="宋体" w:cs="宋体"/>
              </w:rPr>
            </w:pPr>
          </w:p>
        </w:tc>
      </w:tr>
      <w:tr w14:paraId="05E0C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15F4791A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77E46C9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doctorCertID</w:t>
            </w:r>
          </w:p>
        </w:tc>
        <w:tc>
          <w:tcPr>
            <w:tcW w:w="1666" w:type="dxa"/>
            <w:noWrap w:val="0"/>
            <w:vAlign w:val="top"/>
          </w:tcPr>
          <w:p w14:paraId="26AA3DA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受邀医师身份证号</w:t>
            </w:r>
          </w:p>
        </w:tc>
        <w:tc>
          <w:tcPr>
            <w:tcW w:w="1667" w:type="dxa"/>
            <w:noWrap w:val="0"/>
            <w:vAlign w:val="top"/>
          </w:tcPr>
          <w:p w14:paraId="188F784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Varchar(18)</w:t>
            </w:r>
          </w:p>
        </w:tc>
        <w:tc>
          <w:tcPr>
            <w:tcW w:w="650" w:type="dxa"/>
            <w:noWrap w:val="0"/>
            <w:vAlign w:val="top"/>
          </w:tcPr>
          <w:p w14:paraId="7DE7861D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572942A1">
            <w:pPr>
              <w:rPr>
                <w:rFonts w:ascii="宋体" w:hAnsi="宋体" w:cs="宋体"/>
              </w:rPr>
            </w:pPr>
          </w:p>
        </w:tc>
      </w:tr>
      <w:tr w14:paraId="6A107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6C1D75FF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358BD59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doctorName</w:t>
            </w:r>
          </w:p>
        </w:tc>
        <w:tc>
          <w:tcPr>
            <w:tcW w:w="1666" w:type="dxa"/>
            <w:noWrap w:val="0"/>
            <w:vAlign w:val="top"/>
          </w:tcPr>
          <w:p w14:paraId="66950CB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受邀医生姓名</w:t>
            </w:r>
          </w:p>
        </w:tc>
        <w:tc>
          <w:tcPr>
            <w:tcW w:w="1667" w:type="dxa"/>
            <w:noWrap w:val="0"/>
            <w:vAlign w:val="top"/>
          </w:tcPr>
          <w:p w14:paraId="360ACAE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1CC80E98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5C66F811">
            <w:pPr>
              <w:rPr>
                <w:rFonts w:ascii="宋体" w:hAnsi="宋体" w:cs="宋体"/>
              </w:rPr>
            </w:pPr>
          </w:p>
        </w:tc>
      </w:tr>
      <w:tr w14:paraId="1A709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1F19754A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4BFD787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reportDate</w:t>
            </w:r>
          </w:p>
        </w:tc>
        <w:tc>
          <w:tcPr>
            <w:tcW w:w="1666" w:type="dxa"/>
            <w:noWrap w:val="0"/>
            <w:vAlign w:val="top"/>
          </w:tcPr>
          <w:p w14:paraId="0B41C4B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远程影像诊断时间</w:t>
            </w:r>
          </w:p>
        </w:tc>
        <w:tc>
          <w:tcPr>
            <w:tcW w:w="1667" w:type="dxa"/>
            <w:noWrap w:val="0"/>
            <w:vAlign w:val="top"/>
          </w:tcPr>
          <w:p w14:paraId="5D23552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datetime</w:t>
            </w:r>
          </w:p>
        </w:tc>
        <w:tc>
          <w:tcPr>
            <w:tcW w:w="650" w:type="dxa"/>
            <w:noWrap w:val="0"/>
            <w:vAlign w:val="top"/>
          </w:tcPr>
          <w:p w14:paraId="6187BD73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7111219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诊断报告时间</w:t>
            </w:r>
          </w:p>
        </w:tc>
      </w:tr>
      <w:tr w14:paraId="3074E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3C2B2CC3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0D107EB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radiologyDescription</w:t>
            </w:r>
          </w:p>
        </w:tc>
        <w:tc>
          <w:tcPr>
            <w:tcW w:w="1666" w:type="dxa"/>
            <w:noWrap w:val="0"/>
            <w:vAlign w:val="top"/>
          </w:tcPr>
          <w:p w14:paraId="31341DBE">
            <w:pPr>
              <w:jc w:val="left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szCs w:val="21"/>
              </w:rPr>
              <w:t>影像描述</w:t>
            </w:r>
          </w:p>
        </w:tc>
        <w:tc>
          <w:tcPr>
            <w:tcW w:w="1667" w:type="dxa"/>
            <w:noWrap w:val="0"/>
            <w:vAlign w:val="top"/>
          </w:tcPr>
          <w:p w14:paraId="7F97DE1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Varchar(500)</w:t>
            </w:r>
          </w:p>
        </w:tc>
        <w:tc>
          <w:tcPr>
            <w:tcW w:w="650" w:type="dxa"/>
            <w:noWrap w:val="0"/>
            <w:vAlign w:val="top"/>
          </w:tcPr>
          <w:p w14:paraId="1C95175F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432C026C">
            <w:pPr>
              <w:jc w:val="left"/>
              <w:rPr>
                <w:rFonts w:ascii="宋体" w:hAnsi="宋体" w:cs="宋体"/>
              </w:rPr>
            </w:pPr>
          </w:p>
        </w:tc>
      </w:tr>
      <w:tr w14:paraId="7370C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1DFC64CE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540B772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radiologyOpinion</w:t>
            </w:r>
          </w:p>
        </w:tc>
        <w:tc>
          <w:tcPr>
            <w:tcW w:w="1666" w:type="dxa"/>
            <w:noWrap w:val="0"/>
            <w:vAlign w:val="top"/>
          </w:tcPr>
          <w:p w14:paraId="081C0C14">
            <w:pPr>
              <w:jc w:val="left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szCs w:val="21"/>
              </w:rPr>
              <w:t>影像意见</w:t>
            </w:r>
          </w:p>
        </w:tc>
        <w:tc>
          <w:tcPr>
            <w:tcW w:w="1667" w:type="dxa"/>
            <w:noWrap w:val="0"/>
            <w:vAlign w:val="top"/>
          </w:tcPr>
          <w:p w14:paraId="742F4B5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Varchar(500)</w:t>
            </w:r>
          </w:p>
        </w:tc>
        <w:tc>
          <w:tcPr>
            <w:tcW w:w="650" w:type="dxa"/>
            <w:noWrap w:val="0"/>
            <w:vAlign w:val="top"/>
          </w:tcPr>
          <w:p w14:paraId="05BFF7F7">
            <w:pPr>
              <w:jc w:val="center"/>
              <w:rPr>
                <w:rFonts w:ascii="宋体" w:hAnsi="宋体" w:cs="宋体"/>
              </w:rPr>
            </w:pPr>
          </w:p>
        </w:tc>
        <w:tc>
          <w:tcPr>
            <w:tcW w:w="2370" w:type="dxa"/>
            <w:noWrap w:val="0"/>
            <w:vAlign w:val="top"/>
          </w:tcPr>
          <w:p w14:paraId="68059FF8">
            <w:pPr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诊断意见</w:t>
            </w:r>
          </w:p>
        </w:tc>
      </w:tr>
      <w:tr w14:paraId="7C696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5A073EA6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3D999A7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 xml:space="preserve">paymentChannel </w:t>
            </w:r>
          </w:p>
        </w:tc>
        <w:tc>
          <w:tcPr>
            <w:tcW w:w="1666" w:type="dxa"/>
            <w:noWrap w:val="0"/>
            <w:vAlign w:val="top"/>
          </w:tcPr>
          <w:p w14:paraId="5A2DE26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支付渠道</w:t>
            </w:r>
          </w:p>
        </w:tc>
        <w:tc>
          <w:tcPr>
            <w:tcW w:w="1667" w:type="dxa"/>
            <w:noWrap w:val="0"/>
            <w:vAlign w:val="top"/>
          </w:tcPr>
          <w:p w14:paraId="296866F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Varchar(10)</w:t>
            </w:r>
          </w:p>
        </w:tc>
        <w:tc>
          <w:tcPr>
            <w:tcW w:w="650" w:type="dxa"/>
            <w:noWrap w:val="0"/>
            <w:vAlign w:val="top"/>
          </w:tcPr>
          <w:p w14:paraId="53B86179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0FEA8C8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1支付宝 2微信 3银联 9其他</w:t>
            </w:r>
          </w:p>
        </w:tc>
      </w:tr>
      <w:tr w14:paraId="4630A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33E47C31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3C1F5B7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radiologyPrice</w:t>
            </w:r>
          </w:p>
        </w:tc>
        <w:tc>
          <w:tcPr>
            <w:tcW w:w="1666" w:type="dxa"/>
            <w:noWrap w:val="0"/>
            <w:vAlign w:val="top"/>
          </w:tcPr>
          <w:p w14:paraId="5E4366A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远程影像诊断价格</w:t>
            </w:r>
          </w:p>
        </w:tc>
        <w:tc>
          <w:tcPr>
            <w:tcW w:w="1667" w:type="dxa"/>
            <w:noWrap w:val="0"/>
            <w:vAlign w:val="top"/>
          </w:tcPr>
          <w:p w14:paraId="2B5810F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Decimal(8,2)</w:t>
            </w:r>
          </w:p>
        </w:tc>
        <w:tc>
          <w:tcPr>
            <w:tcW w:w="650" w:type="dxa"/>
            <w:noWrap w:val="0"/>
            <w:vAlign w:val="top"/>
          </w:tcPr>
          <w:p w14:paraId="3C88D9E6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4EC6843B">
            <w:pPr>
              <w:rPr>
                <w:rFonts w:ascii="宋体" w:hAnsi="宋体" w:cs="宋体"/>
              </w:rPr>
            </w:pPr>
          </w:p>
        </w:tc>
      </w:tr>
      <w:tr w14:paraId="6B2A6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5E3DDD4C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7B8E832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DICOMURL</w:t>
            </w:r>
          </w:p>
        </w:tc>
        <w:tc>
          <w:tcPr>
            <w:tcW w:w="1666" w:type="dxa"/>
            <w:noWrap w:val="0"/>
            <w:vAlign w:val="top"/>
          </w:tcPr>
          <w:p w14:paraId="56CAEA0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影像DICOM文件下载地址</w:t>
            </w:r>
          </w:p>
        </w:tc>
        <w:tc>
          <w:tcPr>
            <w:tcW w:w="1667" w:type="dxa"/>
            <w:noWrap w:val="0"/>
            <w:vAlign w:val="top"/>
          </w:tcPr>
          <w:p w14:paraId="176312A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Varchar(500)</w:t>
            </w:r>
          </w:p>
        </w:tc>
        <w:tc>
          <w:tcPr>
            <w:tcW w:w="650" w:type="dxa"/>
            <w:noWrap w:val="0"/>
            <w:vAlign w:val="top"/>
          </w:tcPr>
          <w:p w14:paraId="07C851B4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0061CB8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影像DICOM文件下载地址</w:t>
            </w:r>
          </w:p>
        </w:tc>
      </w:tr>
      <w:tr w14:paraId="2A0C7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558CE59D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6A2558F2">
            <w:pPr>
              <w:rPr>
                <w:rFonts w:hint="eastAsia" w:ascii="宋体" w:hAnsi="宋体" w:cs="宋体" w:eastAsiaTheme="minorEastAsia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updateTime</w:t>
            </w:r>
          </w:p>
        </w:tc>
        <w:tc>
          <w:tcPr>
            <w:tcW w:w="1666" w:type="dxa"/>
            <w:noWrap w:val="0"/>
            <w:vAlign w:val="top"/>
          </w:tcPr>
          <w:p w14:paraId="08051BF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上传时间</w:t>
            </w:r>
          </w:p>
        </w:tc>
        <w:tc>
          <w:tcPr>
            <w:tcW w:w="1667" w:type="dxa"/>
            <w:noWrap w:val="0"/>
            <w:vAlign w:val="top"/>
          </w:tcPr>
          <w:p w14:paraId="56BE40F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datetime</w:t>
            </w:r>
          </w:p>
        </w:tc>
        <w:tc>
          <w:tcPr>
            <w:tcW w:w="650" w:type="dxa"/>
            <w:noWrap w:val="0"/>
            <w:vAlign w:val="top"/>
          </w:tcPr>
          <w:p w14:paraId="5C1B269F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178B5826">
            <w:pPr>
              <w:rPr>
                <w:rFonts w:ascii="宋体" w:hAnsi="宋体" w:cs="宋体"/>
              </w:rPr>
            </w:pPr>
          </w:p>
        </w:tc>
      </w:tr>
      <w:tr w14:paraId="23D32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1" w:type="dxa"/>
            <w:gridSpan w:val="6"/>
            <w:shd w:val="clear" w:color="auto" w:fill="5B9BD5"/>
            <w:noWrap w:val="0"/>
            <w:vAlign w:val="top"/>
          </w:tcPr>
          <w:p w14:paraId="59642AC4">
            <w:pPr>
              <w:rPr>
                <w:rFonts w:ascii="宋体" w:hAnsi="宋体" w:cs="宋体"/>
                <w:color w:val="5B9BD5"/>
              </w:rPr>
            </w:pPr>
          </w:p>
        </w:tc>
      </w:tr>
      <w:tr w14:paraId="2DEC0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4" w:type="dxa"/>
            <w:vMerge w:val="restart"/>
            <w:shd w:val="clear" w:color="auto" w:fill="auto"/>
            <w:noWrap w:val="0"/>
            <w:vAlign w:val="top"/>
          </w:tcPr>
          <w:p w14:paraId="64AB280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584" w:type="dxa"/>
            <w:shd w:val="clear" w:color="auto" w:fill="auto"/>
            <w:noWrap w:val="0"/>
            <w:vAlign w:val="top"/>
          </w:tcPr>
          <w:p w14:paraId="5E8EC98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code</w:t>
            </w:r>
          </w:p>
        </w:tc>
        <w:tc>
          <w:tcPr>
            <w:tcW w:w="1666" w:type="dxa"/>
            <w:shd w:val="clear" w:color="auto" w:fill="FFFFFF"/>
            <w:noWrap w:val="0"/>
            <w:vAlign w:val="center"/>
          </w:tcPr>
          <w:p w14:paraId="73D1AB40">
            <w:pPr>
              <w:widowControl/>
              <w:jc w:val="left"/>
              <w:textAlignment w:val="center"/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返回代码</w:t>
            </w:r>
          </w:p>
        </w:tc>
        <w:tc>
          <w:tcPr>
            <w:tcW w:w="1667" w:type="dxa"/>
            <w:shd w:val="clear" w:color="auto" w:fill="FFFFFF"/>
            <w:noWrap w:val="0"/>
            <w:vAlign w:val="center"/>
          </w:tcPr>
          <w:p w14:paraId="6D5E71DD">
            <w:pPr>
              <w:widowControl/>
              <w:jc w:val="left"/>
              <w:textAlignment w:val="center"/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Int</w:t>
            </w:r>
          </w:p>
        </w:tc>
        <w:tc>
          <w:tcPr>
            <w:tcW w:w="650" w:type="dxa"/>
            <w:noWrap w:val="0"/>
            <w:vAlign w:val="top"/>
          </w:tcPr>
          <w:p w14:paraId="445C85AE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3D843FC1">
            <w:pPr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200成功， 非200 失败</w:t>
            </w:r>
          </w:p>
        </w:tc>
      </w:tr>
      <w:tr w14:paraId="7423A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4" w:type="dxa"/>
            <w:vMerge w:val="continue"/>
            <w:shd w:val="clear" w:color="auto" w:fill="auto"/>
            <w:noWrap w:val="0"/>
            <w:vAlign w:val="top"/>
          </w:tcPr>
          <w:p w14:paraId="2D6527CB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shd w:val="clear" w:color="auto" w:fill="auto"/>
            <w:noWrap w:val="0"/>
            <w:vAlign w:val="top"/>
          </w:tcPr>
          <w:p w14:paraId="33D536C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msg</w:t>
            </w:r>
          </w:p>
        </w:tc>
        <w:tc>
          <w:tcPr>
            <w:tcW w:w="1666" w:type="dxa"/>
            <w:shd w:val="clear" w:color="auto" w:fill="FFFFFF"/>
            <w:noWrap w:val="0"/>
            <w:vAlign w:val="center"/>
          </w:tcPr>
          <w:p w14:paraId="766F25C8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错误信息</w:t>
            </w:r>
          </w:p>
        </w:tc>
        <w:tc>
          <w:tcPr>
            <w:tcW w:w="1667" w:type="dxa"/>
            <w:shd w:val="clear" w:color="auto" w:fill="FFFFFF"/>
            <w:noWrap w:val="0"/>
            <w:vAlign w:val="center"/>
          </w:tcPr>
          <w:p w14:paraId="38C276C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</w:rPr>
              <w:t>Varchar(200)</w:t>
            </w:r>
          </w:p>
        </w:tc>
        <w:tc>
          <w:tcPr>
            <w:tcW w:w="650" w:type="dxa"/>
            <w:noWrap w:val="0"/>
            <w:vAlign w:val="top"/>
          </w:tcPr>
          <w:p w14:paraId="3FD982E4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766CDACC">
            <w:pPr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失败描述</w:t>
            </w:r>
          </w:p>
        </w:tc>
      </w:tr>
    </w:tbl>
    <w:p w14:paraId="132EF23D">
      <w:pPr>
        <w:rPr>
          <w:rFonts w:ascii="宋体" w:hAnsi="宋体" w:cs="宋体"/>
        </w:rPr>
      </w:pPr>
    </w:p>
    <w:p w14:paraId="68EC677C">
      <w:pPr>
        <w:pStyle w:val="5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接口示例</w:t>
      </w:r>
    </w:p>
    <w:p w14:paraId="2A5E7C83">
      <w:pPr>
        <w:ind w:firstLine="420"/>
        <w:rPr>
          <w:rFonts w:ascii="宋体" w:hAnsi="宋体" w:cs="宋体"/>
        </w:rPr>
      </w:pPr>
      <w:r>
        <w:rPr>
          <w:rFonts w:hint="eastAsia" w:ascii="宋体" w:hAnsi="宋体" w:cs="宋体"/>
          <w:lang w:val="en-US" w:eastAsia="zh-CN"/>
        </w:rPr>
        <w:t xml:space="preserve">见1.7 </w:t>
      </w:r>
      <w:r>
        <w:rPr>
          <w:rFonts w:hint="eastAsia" w:ascii="宋体" w:hAnsi="宋体" w:cs="宋体"/>
          <w:lang w:val="en-US" w:eastAsia="zh-CN"/>
        </w:rPr>
        <w:fldChar w:fldCharType="begin"/>
      </w:r>
      <w:r>
        <w:rPr>
          <w:rFonts w:hint="eastAsia" w:ascii="宋体" w:hAnsi="宋体" w:cs="宋体"/>
          <w:lang w:val="en-US" w:eastAsia="zh-CN"/>
        </w:rPr>
        <w:instrText xml:space="preserve"> HYPERLINK \l "_工具包调用说明" </w:instrText>
      </w:r>
      <w:r>
        <w:rPr>
          <w:rFonts w:hint="eastAsia" w:ascii="宋体" w:hAnsi="宋体" w:cs="宋体"/>
          <w:lang w:val="en-US" w:eastAsia="zh-CN"/>
        </w:rPr>
        <w:fldChar w:fldCharType="separate"/>
      </w:r>
      <w:r>
        <w:rPr>
          <w:rStyle w:val="19"/>
          <w:rFonts w:hint="eastAsia" w:ascii="宋体" w:hAnsi="宋体" w:cs="宋体"/>
          <w:lang w:val="en-US" w:eastAsia="zh-CN"/>
        </w:rPr>
        <w:t>工具包调用说明</w:t>
      </w:r>
      <w:r>
        <w:rPr>
          <w:rFonts w:hint="eastAsia" w:ascii="宋体" w:hAnsi="宋体" w:cs="宋体"/>
          <w:lang w:val="en-US" w:eastAsia="zh-CN"/>
        </w:rPr>
        <w:fldChar w:fldCharType="end"/>
      </w:r>
    </w:p>
    <w:p w14:paraId="260ED1D9">
      <w:pPr>
        <w:pStyle w:val="4"/>
        <w:rPr>
          <w:rFonts w:ascii="宋体" w:hAnsi="宋体" w:eastAsia="宋体" w:cs="宋体"/>
        </w:rPr>
      </w:pPr>
      <w:bookmarkStart w:id="65" w:name="_Toc17986"/>
      <w:r>
        <w:rPr>
          <w:rFonts w:hint="eastAsia" w:ascii="宋体" w:hAnsi="宋体" w:eastAsia="宋体" w:cs="宋体"/>
        </w:rPr>
        <w:t>远程心电诊断记录</w:t>
      </w:r>
      <w:bookmarkEnd w:id="65"/>
    </w:p>
    <w:p w14:paraId="7993684C">
      <w:pPr>
        <w:pStyle w:val="5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数据推送机制</w:t>
      </w:r>
    </w:p>
    <w:p w14:paraId="5089A84C">
      <w:pPr>
        <w:ind w:firstLine="420"/>
        <w:rPr>
          <w:rFonts w:ascii="宋体" w:hAnsi="宋体" w:cs="宋体"/>
        </w:rPr>
      </w:pPr>
      <w:r>
        <w:rPr>
          <w:rFonts w:hint="eastAsia" w:ascii="宋体" w:hAnsi="宋体" w:cs="宋体"/>
        </w:rPr>
        <w:t>各互联网医院，在每天晚上固定时间点，向平台推送前一天已经完成的远程心电诊断业务数据。</w:t>
      </w:r>
    </w:p>
    <w:p w14:paraId="7909BC9D">
      <w:pPr>
        <w:pStyle w:val="5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远程心电诊断记录推送接口</w:t>
      </w:r>
    </w:p>
    <w:tbl>
      <w:tblPr>
        <w:tblStyle w:val="15"/>
        <w:tblW w:w="863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"/>
        <w:gridCol w:w="1584"/>
        <w:gridCol w:w="1666"/>
        <w:gridCol w:w="1667"/>
        <w:gridCol w:w="650"/>
        <w:gridCol w:w="2370"/>
      </w:tblGrid>
      <w:tr w14:paraId="20542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</w:trPr>
        <w:tc>
          <w:tcPr>
            <w:tcW w:w="694" w:type="dxa"/>
            <w:tcBorders>
              <w:bottom w:val="single" w:color="auto" w:sz="4" w:space="0"/>
            </w:tcBorders>
            <w:noWrap w:val="0"/>
            <w:vAlign w:val="top"/>
          </w:tcPr>
          <w:p w14:paraId="01004A49">
            <w:pPr>
              <w:jc w:val="center"/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操作名称</w:t>
            </w:r>
          </w:p>
        </w:tc>
        <w:tc>
          <w:tcPr>
            <w:tcW w:w="7937" w:type="dxa"/>
            <w:gridSpan w:val="5"/>
            <w:tcBorders>
              <w:bottom w:val="single" w:color="auto" w:sz="4" w:space="0"/>
            </w:tcBorders>
            <w:noWrap w:val="0"/>
            <w:vAlign w:val="top"/>
          </w:tcPr>
          <w:p w14:paraId="0EA8C31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X-Service-Id=his.provinceDataUploadService , X-Service-Method=pushRemoteECG</w:t>
            </w:r>
          </w:p>
        </w:tc>
      </w:tr>
      <w:tr w14:paraId="2F686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tcBorders>
              <w:bottom w:val="single" w:color="auto" w:sz="4" w:space="0"/>
            </w:tcBorders>
            <w:noWrap w:val="0"/>
            <w:vAlign w:val="top"/>
          </w:tcPr>
          <w:p w14:paraId="43A0C3F3">
            <w:pPr>
              <w:jc w:val="center"/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说明</w:t>
            </w:r>
          </w:p>
        </w:tc>
        <w:tc>
          <w:tcPr>
            <w:tcW w:w="7937" w:type="dxa"/>
            <w:gridSpan w:val="5"/>
            <w:tcBorders>
              <w:bottom w:val="single" w:color="auto" w:sz="4" w:space="0"/>
            </w:tcBorders>
            <w:noWrap w:val="0"/>
            <w:vAlign w:val="top"/>
          </w:tcPr>
          <w:p w14:paraId="1D400C7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向互联网医院监管平台推送远程心电诊断信息</w:t>
            </w:r>
          </w:p>
        </w:tc>
      </w:tr>
      <w:tr w14:paraId="37ED9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694" w:type="dxa"/>
            <w:shd w:val="clear" w:color="auto" w:fill="8DB3E2"/>
            <w:noWrap w:val="0"/>
            <w:vAlign w:val="top"/>
          </w:tcPr>
          <w:p w14:paraId="12304FDA">
            <w:pPr>
              <w:jc w:val="center"/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类型</w:t>
            </w:r>
          </w:p>
        </w:tc>
        <w:tc>
          <w:tcPr>
            <w:tcW w:w="1584" w:type="dxa"/>
            <w:shd w:val="clear" w:color="auto" w:fill="8DB3E2"/>
            <w:noWrap w:val="0"/>
            <w:vAlign w:val="top"/>
          </w:tcPr>
          <w:p w14:paraId="3BEF8B52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参数</w:t>
            </w:r>
          </w:p>
        </w:tc>
        <w:tc>
          <w:tcPr>
            <w:tcW w:w="1666" w:type="dxa"/>
            <w:shd w:val="clear" w:color="auto" w:fill="8DB3E2"/>
            <w:noWrap w:val="0"/>
            <w:vAlign w:val="top"/>
          </w:tcPr>
          <w:p w14:paraId="28E561A5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参数名称</w:t>
            </w:r>
          </w:p>
        </w:tc>
        <w:tc>
          <w:tcPr>
            <w:tcW w:w="1667" w:type="dxa"/>
            <w:shd w:val="clear" w:color="auto" w:fill="8DB3E2"/>
            <w:noWrap w:val="0"/>
            <w:vAlign w:val="top"/>
          </w:tcPr>
          <w:p w14:paraId="4236ECAC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字段类型</w:t>
            </w:r>
          </w:p>
        </w:tc>
        <w:tc>
          <w:tcPr>
            <w:tcW w:w="650" w:type="dxa"/>
            <w:shd w:val="clear" w:color="auto" w:fill="8DB3E2"/>
            <w:noWrap w:val="0"/>
            <w:vAlign w:val="top"/>
          </w:tcPr>
          <w:p w14:paraId="26FC2FEB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必输</w:t>
            </w:r>
          </w:p>
        </w:tc>
        <w:tc>
          <w:tcPr>
            <w:tcW w:w="2370" w:type="dxa"/>
            <w:shd w:val="clear" w:color="auto" w:fill="8DB3E2"/>
            <w:noWrap w:val="0"/>
            <w:vAlign w:val="top"/>
          </w:tcPr>
          <w:p w14:paraId="5C7D7577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说明</w:t>
            </w:r>
          </w:p>
        </w:tc>
      </w:tr>
      <w:tr w14:paraId="74226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restart"/>
            <w:noWrap w:val="0"/>
            <w:vAlign w:val="top"/>
          </w:tcPr>
          <w:p w14:paraId="35696E6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输入</w:t>
            </w:r>
          </w:p>
        </w:tc>
        <w:tc>
          <w:tcPr>
            <w:tcW w:w="1584" w:type="dxa"/>
            <w:noWrap w:val="0"/>
            <w:vAlign w:val="top"/>
          </w:tcPr>
          <w:p w14:paraId="7BA0E77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bussID</w:t>
            </w:r>
          </w:p>
        </w:tc>
        <w:tc>
          <w:tcPr>
            <w:tcW w:w="1666" w:type="dxa"/>
            <w:noWrap w:val="0"/>
            <w:vAlign w:val="top"/>
          </w:tcPr>
          <w:p w14:paraId="70DAACE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远程心电诊断记录Id</w:t>
            </w:r>
          </w:p>
        </w:tc>
        <w:tc>
          <w:tcPr>
            <w:tcW w:w="1667" w:type="dxa"/>
            <w:noWrap w:val="0"/>
            <w:vAlign w:val="top"/>
          </w:tcPr>
          <w:p w14:paraId="656F817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5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650" w:type="dxa"/>
            <w:noWrap w:val="0"/>
            <w:vAlign w:val="top"/>
          </w:tcPr>
          <w:p w14:paraId="5BFE06EB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452BC458">
            <w:pPr>
              <w:jc w:val="left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bCs/>
                <w:szCs w:val="21"/>
              </w:rPr>
              <w:t>远程心电诊断记录在互联网医院信息系统中的唯一标识号，同一个机构代码下，远程心电诊断ID不能重复。</w:t>
            </w:r>
          </w:p>
        </w:tc>
      </w:tr>
      <w:tr w14:paraId="1BC4B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7246D067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085B59B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SNDorganID</w:t>
            </w:r>
          </w:p>
        </w:tc>
        <w:tc>
          <w:tcPr>
            <w:tcW w:w="1666" w:type="dxa"/>
            <w:noWrap w:val="0"/>
            <w:vAlign w:val="top"/>
          </w:tcPr>
          <w:p w14:paraId="68B9AD6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申请方医疗机构唯一号</w:t>
            </w:r>
          </w:p>
        </w:tc>
        <w:tc>
          <w:tcPr>
            <w:tcW w:w="1667" w:type="dxa"/>
            <w:noWrap w:val="0"/>
            <w:vAlign w:val="top"/>
          </w:tcPr>
          <w:p w14:paraId="67AE348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Varchar(20)</w:t>
            </w:r>
          </w:p>
        </w:tc>
        <w:tc>
          <w:tcPr>
            <w:tcW w:w="650" w:type="dxa"/>
            <w:noWrap w:val="0"/>
            <w:vAlign w:val="top"/>
          </w:tcPr>
          <w:p w14:paraId="0B911FFA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6C05822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全国统一的组织机构代码</w:t>
            </w:r>
          </w:p>
        </w:tc>
      </w:tr>
      <w:tr w14:paraId="04084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7FE8D7CB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4ECD676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SNDunitID</w:t>
            </w:r>
          </w:p>
        </w:tc>
        <w:tc>
          <w:tcPr>
            <w:tcW w:w="1666" w:type="dxa"/>
            <w:noWrap w:val="0"/>
            <w:vAlign w:val="top"/>
          </w:tcPr>
          <w:p w14:paraId="79B4CCB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申请方监管平台机构ID</w:t>
            </w:r>
          </w:p>
        </w:tc>
        <w:tc>
          <w:tcPr>
            <w:tcW w:w="1667" w:type="dxa"/>
            <w:noWrap w:val="0"/>
            <w:vAlign w:val="top"/>
          </w:tcPr>
          <w:p w14:paraId="65DC5D7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0C1A424F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6656EE9B">
            <w:pPr>
              <w:rPr>
                <w:rFonts w:hint="default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监管平台唯一号，</w:t>
            </w:r>
            <w:r>
              <w:rPr>
                <w:rFonts w:hint="eastAsia" w:ascii="宋体" w:hAnsi="宋体" w:cs="宋体"/>
                <w:lang w:eastAsia="zh-CN"/>
              </w:rPr>
              <w:t>平台分配，登录系统“秘钥生成及管理”处可查</w:t>
            </w:r>
          </w:p>
        </w:tc>
      </w:tr>
      <w:tr w14:paraId="5C6A3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1E2AD718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2A4A248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SNDorganName</w:t>
            </w:r>
          </w:p>
        </w:tc>
        <w:tc>
          <w:tcPr>
            <w:tcW w:w="1666" w:type="dxa"/>
            <w:noWrap w:val="0"/>
            <w:vAlign w:val="top"/>
          </w:tcPr>
          <w:p w14:paraId="2919A93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申请方机构名称</w:t>
            </w:r>
          </w:p>
        </w:tc>
        <w:tc>
          <w:tcPr>
            <w:tcW w:w="1667" w:type="dxa"/>
            <w:noWrap w:val="0"/>
            <w:vAlign w:val="top"/>
          </w:tcPr>
          <w:p w14:paraId="0669384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67F67C81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57167DEE">
            <w:pPr>
              <w:rPr>
                <w:rFonts w:ascii="宋体" w:hAnsi="宋体" w:cs="宋体"/>
              </w:rPr>
            </w:pPr>
          </w:p>
        </w:tc>
      </w:tr>
      <w:tr w14:paraId="4AF9F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647F9ADA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7B4A0B1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SND</w:t>
            </w:r>
            <w:r>
              <w:rPr>
                <w:rFonts w:hint="eastAsia" w:ascii="宋体" w:hAnsi="宋体" w:cs="宋体"/>
                <w:lang w:val="en-US" w:eastAsia="zh-CN"/>
              </w:rPr>
              <w:t>S</w:t>
            </w:r>
            <w:r>
              <w:rPr>
                <w:rFonts w:hint="eastAsia" w:ascii="宋体" w:hAnsi="宋体" w:cs="宋体"/>
              </w:rPr>
              <w:t>ubjectCode</w:t>
            </w:r>
          </w:p>
        </w:tc>
        <w:tc>
          <w:tcPr>
            <w:tcW w:w="1666" w:type="dxa"/>
            <w:noWrap w:val="0"/>
            <w:vAlign w:val="top"/>
          </w:tcPr>
          <w:p w14:paraId="5B8A2DA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申请医师所属专业代码（诊疗科目代码）</w:t>
            </w:r>
          </w:p>
        </w:tc>
        <w:tc>
          <w:tcPr>
            <w:tcW w:w="1667" w:type="dxa"/>
            <w:noWrap w:val="0"/>
            <w:vAlign w:val="top"/>
          </w:tcPr>
          <w:p w14:paraId="1F7578C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Varchar(10)</w:t>
            </w:r>
          </w:p>
        </w:tc>
        <w:tc>
          <w:tcPr>
            <w:tcW w:w="650" w:type="dxa"/>
            <w:noWrap w:val="0"/>
            <w:vAlign w:val="top"/>
          </w:tcPr>
          <w:p w14:paraId="4CEFDF29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50A85BFE">
            <w:pPr>
              <w:rPr>
                <w:rFonts w:ascii="宋体" w:hAnsi="宋体" w:cs="宋体"/>
              </w:rPr>
            </w:pPr>
            <w:r>
              <w:fldChar w:fldCharType="begin"/>
            </w:r>
            <w:r>
              <w:instrText xml:space="preserve"> HYPERLINK \l "_国家诊疗科目字典（专科字典）" </w:instrText>
            </w:r>
            <w:r>
              <w:fldChar w:fldCharType="separate"/>
            </w:r>
            <w:r>
              <w:rPr>
                <w:rStyle w:val="19"/>
                <w:rFonts w:hint="eastAsia" w:ascii="宋体" w:hAnsi="宋体" w:cs="宋体"/>
              </w:rPr>
              <w:t>国家诊疗科目编码</w:t>
            </w:r>
            <w:r>
              <w:rPr>
                <w:rStyle w:val="19"/>
                <w:rFonts w:hint="eastAsia" w:ascii="宋体" w:hAnsi="宋体" w:cs="宋体"/>
              </w:rPr>
              <w:fldChar w:fldCharType="end"/>
            </w:r>
          </w:p>
        </w:tc>
      </w:tr>
      <w:tr w14:paraId="2AA67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3D41D6E1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26BDEFD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SND</w:t>
            </w:r>
            <w:r>
              <w:rPr>
                <w:rFonts w:hint="eastAsia" w:ascii="宋体" w:hAnsi="宋体" w:cs="宋体"/>
                <w:lang w:val="en-US" w:eastAsia="zh-CN"/>
              </w:rPr>
              <w:t>S</w:t>
            </w:r>
            <w:r>
              <w:rPr>
                <w:rFonts w:hint="eastAsia" w:ascii="宋体" w:hAnsi="宋体" w:cs="宋体"/>
              </w:rPr>
              <w:t>ubjectName</w:t>
            </w:r>
          </w:p>
        </w:tc>
        <w:tc>
          <w:tcPr>
            <w:tcW w:w="1666" w:type="dxa"/>
            <w:noWrap w:val="0"/>
            <w:vAlign w:val="top"/>
          </w:tcPr>
          <w:p w14:paraId="0BCDFDB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申请医师所属专业名称（诊疗科目名称）</w:t>
            </w:r>
          </w:p>
        </w:tc>
        <w:tc>
          <w:tcPr>
            <w:tcW w:w="1667" w:type="dxa"/>
            <w:noWrap w:val="0"/>
            <w:vAlign w:val="top"/>
          </w:tcPr>
          <w:p w14:paraId="5B929D9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Varchar(30)</w:t>
            </w:r>
          </w:p>
        </w:tc>
        <w:tc>
          <w:tcPr>
            <w:tcW w:w="650" w:type="dxa"/>
            <w:noWrap w:val="0"/>
            <w:vAlign w:val="top"/>
          </w:tcPr>
          <w:p w14:paraId="40BDDF23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45CFBC50">
            <w:pPr>
              <w:rPr>
                <w:rFonts w:ascii="宋体" w:hAnsi="宋体" w:cs="宋体"/>
              </w:rPr>
            </w:pPr>
          </w:p>
        </w:tc>
      </w:tr>
      <w:tr w14:paraId="37A36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1F6EA5A3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7559231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SNDdeptID</w:t>
            </w:r>
          </w:p>
        </w:tc>
        <w:tc>
          <w:tcPr>
            <w:tcW w:w="1666" w:type="dxa"/>
            <w:noWrap w:val="0"/>
            <w:vAlign w:val="top"/>
          </w:tcPr>
          <w:p w14:paraId="0719C89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申请医师所属科室代码</w:t>
            </w:r>
          </w:p>
        </w:tc>
        <w:tc>
          <w:tcPr>
            <w:tcW w:w="1667" w:type="dxa"/>
            <w:noWrap w:val="0"/>
            <w:vAlign w:val="top"/>
          </w:tcPr>
          <w:p w14:paraId="5808839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Varchar(10)</w:t>
            </w:r>
          </w:p>
        </w:tc>
        <w:tc>
          <w:tcPr>
            <w:tcW w:w="650" w:type="dxa"/>
            <w:noWrap w:val="0"/>
            <w:vAlign w:val="top"/>
          </w:tcPr>
          <w:p w14:paraId="7F55C3AB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11359810">
            <w:pPr>
              <w:rPr>
                <w:rFonts w:ascii="宋体" w:hAnsi="宋体" w:cs="宋体"/>
              </w:rPr>
            </w:pPr>
          </w:p>
        </w:tc>
      </w:tr>
      <w:tr w14:paraId="56A27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7EFF77C5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6070C5C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SNDdeptName</w:t>
            </w:r>
          </w:p>
        </w:tc>
        <w:tc>
          <w:tcPr>
            <w:tcW w:w="1666" w:type="dxa"/>
            <w:noWrap w:val="0"/>
            <w:vAlign w:val="top"/>
          </w:tcPr>
          <w:p w14:paraId="66D4ADC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申请医师所属科室名称</w:t>
            </w:r>
          </w:p>
        </w:tc>
        <w:tc>
          <w:tcPr>
            <w:tcW w:w="1667" w:type="dxa"/>
            <w:noWrap w:val="0"/>
            <w:vAlign w:val="top"/>
          </w:tcPr>
          <w:p w14:paraId="76FAD15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Varchar(30)</w:t>
            </w:r>
          </w:p>
        </w:tc>
        <w:tc>
          <w:tcPr>
            <w:tcW w:w="650" w:type="dxa"/>
            <w:noWrap w:val="0"/>
            <w:vAlign w:val="top"/>
          </w:tcPr>
          <w:p w14:paraId="5A92520D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527A6FF3">
            <w:pPr>
              <w:rPr>
                <w:rFonts w:ascii="宋体" w:hAnsi="宋体" w:cs="宋体"/>
              </w:rPr>
            </w:pPr>
          </w:p>
        </w:tc>
      </w:tr>
      <w:tr w14:paraId="5DE45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0EA693A1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0F3C151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SNDdoctorId</w:t>
            </w:r>
          </w:p>
        </w:tc>
        <w:tc>
          <w:tcPr>
            <w:tcW w:w="1666" w:type="dxa"/>
            <w:noWrap w:val="0"/>
            <w:vAlign w:val="top"/>
          </w:tcPr>
          <w:p w14:paraId="74B605C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申请医生ID</w:t>
            </w:r>
          </w:p>
        </w:tc>
        <w:tc>
          <w:tcPr>
            <w:tcW w:w="1667" w:type="dxa"/>
            <w:noWrap w:val="0"/>
            <w:vAlign w:val="top"/>
          </w:tcPr>
          <w:p w14:paraId="4EF63E7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5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650" w:type="dxa"/>
            <w:noWrap w:val="0"/>
            <w:vAlign w:val="top"/>
          </w:tcPr>
          <w:p w14:paraId="4FB8D4B2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2EF8BE76">
            <w:pPr>
              <w:rPr>
                <w:rFonts w:ascii="宋体" w:hAnsi="宋体" w:cs="宋体"/>
              </w:rPr>
            </w:pPr>
          </w:p>
        </w:tc>
      </w:tr>
      <w:tr w14:paraId="4F6AF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15B88A1A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183F9B7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SNDdoctorCertID</w:t>
            </w:r>
          </w:p>
        </w:tc>
        <w:tc>
          <w:tcPr>
            <w:tcW w:w="1666" w:type="dxa"/>
            <w:noWrap w:val="0"/>
            <w:vAlign w:val="top"/>
          </w:tcPr>
          <w:p w14:paraId="6F049FB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申请医师身份证号</w:t>
            </w:r>
          </w:p>
        </w:tc>
        <w:tc>
          <w:tcPr>
            <w:tcW w:w="1667" w:type="dxa"/>
            <w:noWrap w:val="0"/>
            <w:vAlign w:val="top"/>
          </w:tcPr>
          <w:p w14:paraId="5A935D1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Varchar(18)</w:t>
            </w:r>
          </w:p>
        </w:tc>
        <w:tc>
          <w:tcPr>
            <w:tcW w:w="650" w:type="dxa"/>
            <w:noWrap w:val="0"/>
            <w:vAlign w:val="top"/>
          </w:tcPr>
          <w:p w14:paraId="60DA5E68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43DC7D33">
            <w:pPr>
              <w:rPr>
                <w:rFonts w:ascii="宋体" w:hAnsi="宋体" w:cs="宋体"/>
              </w:rPr>
            </w:pPr>
          </w:p>
        </w:tc>
      </w:tr>
      <w:tr w14:paraId="6A704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4F212216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4843136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SNDdoctorName</w:t>
            </w:r>
          </w:p>
        </w:tc>
        <w:tc>
          <w:tcPr>
            <w:tcW w:w="1666" w:type="dxa"/>
            <w:noWrap w:val="0"/>
            <w:vAlign w:val="top"/>
          </w:tcPr>
          <w:p w14:paraId="42A3EA6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申请医生姓名</w:t>
            </w:r>
          </w:p>
        </w:tc>
        <w:tc>
          <w:tcPr>
            <w:tcW w:w="1667" w:type="dxa"/>
            <w:noWrap w:val="0"/>
            <w:vAlign w:val="top"/>
          </w:tcPr>
          <w:p w14:paraId="191269C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735503A3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110D283D">
            <w:pPr>
              <w:rPr>
                <w:rFonts w:ascii="宋体" w:hAnsi="宋体" w:cs="宋体"/>
              </w:rPr>
            </w:pPr>
          </w:p>
        </w:tc>
      </w:tr>
      <w:tr w14:paraId="4D571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6B34C962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59A83BE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patientCertType</w:t>
            </w:r>
          </w:p>
        </w:tc>
        <w:tc>
          <w:tcPr>
            <w:tcW w:w="1666" w:type="dxa"/>
            <w:noWrap w:val="0"/>
            <w:vAlign w:val="top"/>
          </w:tcPr>
          <w:p w14:paraId="705299A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患者证件</w:t>
            </w:r>
          </w:p>
        </w:tc>
        <w:tc>
          <w:tcPr>
            <w:tcW w:w="1667" w:type="dxa"/>
            <w:noWrap w:val="0"/>
            <w:vAlign w:val="top"/>
          </w:tcPr>
          <w:p w14:paraId="70675BD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Varchar(10)</w:t>
            </w:r>
          </w:p>
        </w:tc>
        <w:tc>
          <w:tcPr>
            <w:tcW w:w="650" w:type="dxa"/>
            <w:noWrap w:val="0"/>
            <w:vAlign w:val="top"/>
          </w:tcPr>
          <w:p w14:paraId="7972A7C0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71E756DB">
            <w:pPr>
              <w:rPr>
                <w:rFonts w:ascii="宋体" w:hAnsi="宋体" w:cs="宋体"/>
              </w:rPr>
            </w:pPr>
            <w:r>
              <w:fldChar w:fldCharType="begin"/>
            </w:r>
            <w:r>
              <w:instrText xml:space="preserve"> HYPERLINK \l "_证件类型" </w:instrText>
            </w:r>
            <w:r>
              <w:fldChar w:fldCharType="separate"/>
            </w:r>
            <w:r>
              <w:rPr>
                <w:rStyle w:val="20"/>
                <w:rFonts w:hint="eastAsia" w:ascii="宋体" w:hAnsi="宋体" w:cs="宋体"/>
              </w:rPr>
              <w:t>证件类型字典</w:t>
            </w:r>
            <w:r>
              <w:rPr>
                <w:rStyle w:val="20"/>
                <w:rFonts w:hint="eastAsia" w:ascii="宋体" w:hAnsi="宋体" w:cs="宋体"/>
              </w:rPr>
              <w:fldChar w:fldCharType="end"/>
            </w:r>
          </w:p>
        </w:tc>
      </w:tr>
      <w:tr w14:paraId="3217A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13F77943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38BD611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patientCertID</w:t>
            </w:r>
          </w:p>
        </w:tc>
        <w:tc>
          <w:tcPr>
            <w:tcW w:w="1666" w:type="dxa"/>
            <w:noWrap w:val="0"/>
            <w:vAlign w:val="top"/>
          </w:tcPr>
          <w:p w14:paraId="56606DD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患者证件号</w:t>
            </w:r>
          </w:p>
        </w:tc>
        <w:tc>
          <w:tcPr>
            <w:tcW w:w="1667" w:type="dxa"/>
            <w:noWrap w:val="0"/>
            <w:vAlign w:val="top"/>
          </w:tcPr>
          <w:p w14:paraId="3507E0E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Varchar(18)</w:t>
            </w:r>
          </w:p>
        </w:tc>
        <w:tc>
          <w:tcPr>
            <w:tcW w:w="650" w:type="dxa"/>
            <w:noWrap w:val="0"/>
            <w:vAlign w:val="top"/>
          </w:tcPr>
          <w:p w14:paraId="16A5543B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460E0AE0">
            <w:pPr>
              <w:rPr>
                <w:rFonts w:ascii="宋体" w:hAnsi="宋体" w:cs="宋体"/>
              </w:rPr>
            </w:pPr>
          </w:p>
        </w:tc>
      </w:tr>
      <w:tr w14:paraId="6E466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25855D05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4D3E820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patientName</w:t>
            </w:r>
          </w:p>
        </w:tc>
        <w:tc>
          <w:tcPr>
            <w:tcW w:w="1666" w:type="dxa"/>
            <w:noWrap w:val="0"/>
            <w:vAlign w:val="top"/>
          </w:tcPr>
          <w:p w14:paraId="493870C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患者姓名</w:t>
            </w:r>
          </w:p>
        </w:tc>
        <w:tc>
          <w:tcPr>
            <w:tcW w:w="1667" w:type="dxa"/>
            <w:noWrap w:val="0"/>
            <w:vAlign w:val="top"/>
          </w:tcPr>
          <w:p w14:paraId="16B7EA9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3DD61F24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0BEC2E96">
            <w:pPr>
              <w:rPr>
                <w:rFonts w:ascii="宋体" w:hAnsi="宋体" w:cs="宋体"/>
              </w:rPr>
            </w:pPr>
          </w:p>
        </w:tc>
      </w:tr>
      <w:tr w14:paraId="5E069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3B848E41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1167EAC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age</w:t>
            </w:r>
          </w:p>
        </w:tc>
        <w:tc>
          <w:tcPr>
            <w:tcW w:w="1666" w:type="dxa"/>
            <w:noWrap w:val="0"/>
            <w:vAlign w:val="top"/>
          </w:tcPr>
          <w:p w14:paraId="60D2319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患者年龄</w:t>
            </w:r>
          </w:p>
        </w:tc>
        <w:tc>
          <w:tcPr>
            <w:tcW w:w="1667" w:type="dxa"/>
            <w:noWrap w:val="0"/>
            <w:vAlign w:val="top"/>
          </w:tcPr>
          <w:p w14:paraId="12DCF1B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int</w:t>
            </w:r>
          </w:p>
        </w:tc>
        <w:tc>
          <w:tcPr>
            <w:tcW w:w="650" w:type="dxa"/>
            <w:noWrap w:val="0"/>
            <w:vAlign w:val="top"/>
          </w:tcPr>
          <w:p w14:paraId="7EEF533F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12E407F0">
            <w:pPr>
              <w:rPr>
                <w:rFonts w:ascii="宋体" w:hAnsi="宋体" w:cs="宋体"/>
              </w:rPr>
            </w:pPr>
          </w:p>
        </w:tc>
      </w:tr>
      <w:tr w14:paraId="48F81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1A6B06F5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3D78012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sex</w:t>
            </w:r>
          </w:p>
        </w:tc>
        <w:tc>
          <w:tcPr>
            <w:tcW w:w="1666" w:type="dxa"/>
            <w:noWrap w:val="0"/>
            <w:vAlign w:val="top"/>
          </w:tcPr>
          <w:p w14:paraId="532B89E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患者性别</w:t>
            </w:r>
          </w:p>
        </w:tc>
        <w:tc>
          <w:tcPr>
            <w:tcW w:w="1667" w:type="dxa"/>
            <w:noWrap w:val="0"/>
            <w:vAlign w:val="top"/>
          </w:tcPr>
          <w:p w14:paraId="131BEDE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Varchar(6)</w:t>
            </w:r>
          </w:p>
        </w:tc>
        <w:tc>
          <w:tcPr>
            <w:tcW w:w="650" w:type="dxa"/>
            <w:noWrap w:val="0"/>
            <w:vAlign w:val="top"/>
          </w:tcPr>
          <w:p w14:paraId="37F0B961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0B32BA4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见字典，</w:t>
            </w:r>
            <w:r>
              <w:rPr>
                <w:rFonts w:hint="eastAsia" w:ascii="宋体" w:hAnsi="宋体" w:cs="宋体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lang w:val="en-US" w:eastAsia="zh-CN"/>
              </w:rPr>
              <w:instrText xml:space="preserve"> HYPERLINK \l "_性别类型" </w:instrText>
            </w:r>
            <w:r>
              <w:rPr>
                <w:rFonts w:hint="eastAsia" w:ascii="宋体" w:hAnsi="宋体" w:cs="宋体"/>
                <w:lang w:val="en-US" w:eastAsia="zh-CN"/>
              </w:rPr>
              <w:fldChar w:fldCharType="separate"/>
            </w:r>
            <w:r>
              <w:rPr>
                <w:rStyle w:val="20"/>
                <w:rFonts w:hint="eastAsia" w:ascii="宋体" w:hAnsi="宋体" w:cs="宋体"/>
                <w:lang w:val="en-US" w:eastAsia="zh-CN"/>
              </w:rPr>
              <w:t>性别类型</w:t>
            </w:r>
            <w:r>
              <w:rPr>
                <w:rFonts w:hint="eastAsia" w:ascii="宋体" w:hAnsi="宋体" w:cs="宋体"/>
                <w:lang w:val="en-US" w:eastAsia="zh-CN"/>
              </w:rPr>
              <w:fldChar w:fldCharType="end"/>
            </w:r>
          </w:p>
        </w:tc>
      </w:tr>
      <w:tr w14:paraId="746C8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46D853AE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4D3804C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mobile</w:t>
            </w:r>
          </w:p>
        </w:tc>
        <w:tc>
          <w:tcPr>
            <w:tcW w:w="1666" w:type="dxa"/>
            <w:noWrap w:val="0"/>
            <w:vAlign w:val="top"/>
          </w:tcPr>
          <w:p w14:paraId="59A41EF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患者联系电话</w:t>
            </w:r>
          </w:p>
        </w:tc>
        <w:tc>
          <w:tcPr>
            <w:tcW w:w="1667" w:type="dxa"/>
            <w:noWrap w:val="0"/>
            <w:vAlign w:val="top"/>
          </w:tcPr>
          <w:p w14:paraId="46BFD29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Varchar(15)</w:t>
            </w:r>
          </w:p>
        </w:tc>
        <w:tc>
          <w:tcPr>
            <w:tcW w:w="650" w:type="dxa"/>
            <w:noWrap w:val="0"/>
            <w:vAlign w:val="top"/>
          </w:tcPr>
          <w:p w14:paraId="0A96D27F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4F8C2C3B">
            <w:pPr>
              <w:rPr>
                <w:rFonts w:ascii="宋体" w:hAnsi="宋体" w:cs="宋体"/>
              </w:rPr>
            </w:pPr>
          </w:p>
        </w:tc>
      </w:tr>
      <w:tr w14:paraId="5FCD8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370E3576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13230AF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cardType</w:t>
            </w:r>
          </w:p>
        </w:tc>
        <w:tc>
          <w:tcPr>
            <w:tcW w:w="1666" w:type="dxa"/>
            <w:noWrap w:val="0"/>
            <w:vAlign w:val="top"/>
          </w:tcPr>
          <w:p w14:paraId="515F329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卡类型</w:t>
            </w:r>
          </w:p>
        </w:tc>
        <w:tc>
          <w:tcPr>
            <w:tcW w:w="1667" w:type="dxa"/>
            <w:noWrap w:val="0"/>
            <w:vAlign w:val="top"/>
          </w:tcPr>
          <w:p w14:paraId="650046A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Varchar(6)</w:t>
            </w:r>
          </w:p>
        </w:tc>
        <w:tc>
          <w:tcPr>
            <w:tcW w:w="650" w:type="dxa"/>
            <w:noWrap w:val="0"/>
            <w:vAlign w:val="top"/>
          </w:tcPr>
          <w:p w14:paraId="7202109E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0BC889A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卡类型：1医院就诊卡2医保卡3医院病历号（门诊号）4电子健康卡</w:t>
            </w:r>
          </w:p>
        </w:tc>
      </w:tr>
      <w:tr w14:paraId="5ACDA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363EF05F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06A4269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cardNo</w:t>
            </w:r>
          </w:p>
        </w:tc>
        <w:tc>
          <w:tcPr>
            <w:tcW w:w="1666" w:type="dxa"/>
            <w:noWrap w:val="0"/>
            <w:vAlign w:val="top"/>
          </w:tcPr>
          <w:p w14:paraId="359FF23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卡号</w:t>
            </w:r>
          </w:p>
        </w:tc>
        <w:tc>
          <w:tcPr>
            <w:tcW w:w="1667" w:type="dxa"/>
            <w:noWrap w:val="0"/>
            <w:vAlign w:val="top"/>
          </w:tcPr>
          <w:p w14:paraId="7A5358F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Varchar(30)</w:t>
            </w:r>
          </w:p>
        </w:tc>
        <w:tc>
          <w:tcPr>
            <w:tcW w:w="650" w:type="dxa"/>
            <w:noWrap w:val="0"/>
            <w:vAlign w:val="top"/>
          </w:tcPr>
          <w:p w14:paraId="18F51C1F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0C463C0E">
            <w:pPr>
              <w:rPr>
                <w:rFonts w:ascii="宋体" w:hAnsi="宋体" w:cs="宋体"/>
              </w:rPr>
            </w:pPr>
          </w:p>
        </w:tc>
      </w:tr>
      <w:tr w14:paraId="150FC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2093A2CB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48E41D4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diseasesHistory</w:t>
            </w:r>
          </w:p>
        </w:tc>
        <w:tc>
          <w:tcPr>
            <w:tcW w:w="1666" w:type="dxa"/>
            <w:noWrap w:val="0"/>
            <w:vAlign w:val="top"/>
          </w:tcPr>
          <w:p w14:paraId="162CCF5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患者简要病史描述</w:t>
            </w:r>
          </w:p>
        </w:tc>
        <w:tc>
          <w:tcPr>
            <w:tcW w:w="1667" w:type="dxa"/>
            <w:noWrap w:val="0"/>
            <w:vAlign w:val="top"/>
          </w:tcPr>
          <w:p w14:paraId="7AC43C0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Varchar(500)</w:t>
            </w:r>
          </w:p>
        </w:tc>
        <w:tc>
          <w:tcPr>
            <w:tcW w:w="650" w:type="dxa"/>
            <w:noWrap w:val="0"/>
            <w:vAlign w:val="top"/>
          </w:tcPr>
          <w:p w14:paraId="79288F03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2764555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病史摘要</w:t>
            </w:r>
          </w:p>
        </w:tc>
      </w:tr>
      <w:tr w14:paraId="4FDAC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5B4DE5D9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385E5D9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thisEMR</w:t>
            </w:r>
          </w:p>
        </w:tc>
        <w:tc>
          <w:tcPr>
            <w:tcW w:w="1666" w:type="dxa"/>
            <w:noWrap w:val="0"/>
            <w:vAlign w:val="top"/>
          </w:tcPr>
          <w:p w14:paraId="4D30913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患者病历内容</w:t>
            </w:r>
          </w:p>
        </w:tc>
        <w:tc>
          <w:tcPr>
            <w:tcW w:w="1667" w:type="dxa"/>
            <w:noWrap w:val="0"/>
            <w:vAlign w:val="top"/>
          </w:tcPr>
          <w:p w14:paraId="0C6F53D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Varchar(1000)</w:t>
            </w:r>
          </w:p>
        </w:tc>
        <w:tc>
          <w:tcPr>
            <w:tcW w:w="650" w:type="dxa"/>
            <w:noWrap w:val="0"/>
            <w:vAlign w:val="top"/>
          </w:tcPr>
          <w:p w14:paraId="1E18EC74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5A220A74">
            <w:pPr>
              <w:jc w:val="left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szCs w:val="21"/>
              </w:rPr>
              <w:t>病历描述</w:t>
            </w:r>
          </w:p>
        </w:tc>
      </w:tr>
      <w:tr w14:paraId="68F41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09E61F70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4A02EC0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diagnosis</w:t>
            </w:r>
          </w:p>
        </w:tc>
        <w:tc>
          <w:tcPr>
            <w:tcW w:w="1666" w:type="dxa"/>
            <w:noWrap w:val="0"/>
            <w:vAlign w:val="top"/>
          </w:tcPr>
          <w:p w14:paraId="3D755E4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初步诊断</w:t>
            </w:r>
          </w:p>
        </w:tc>
        <w:tc>
          <w:tcPr>
            <w:tcW w:w="1667" w:type="dxa"/>
            <w:noWrap w:val="0"/>
            <w:vAlign w:val="top"/>
          </w:tcPr>
          <w:p w14:paraId="7EC3A02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hint="eastAsia" w:ascii="宋体" w:hAnsi="宋体" w:cs="宋体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</w:rPr>
              <w:t>00)</w:t>
            </w:r>
          </w:p>
        </w:tc>
        <w:tc>
          <w:tcPr>
            <w:tcW w:w="650" w:type="dxa"/>
            <w:noWrap w:val="0"/>
            <w:vAlign w:val="top"/>
          </w:tcPr>
          <w:p w14:paraId="1FA4CF11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2682DC90">
            <w:pPr>
              <w:jc w:val="left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szCs w:val="21"/>
              </w:rPr>
              <w:t>会诊前初步诊断名称，如有多条，使用“|”进行分隔</w:t>
            </w:r>
          </w:p>
        </w:tc>
      </w:tr>
      <w:tr w14:paraId="73CA9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25D44F24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0625A77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purpose</w:t>
            </w:r>
          </w:p>
        </w:tc>
        <w:tc>
          <w:tcPr>
            <w:tcW w:w="1666" w:type="dxa"/>
            <w:noWrap w:val="0"/>
            <w:vAlign w:val="top"/>
          </w:tcPr>
          <w:p w14:paraId="06598E1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会诊目的</w:t>
            </w:r>
          </w:p>
        </w:tc>
        <w:tc>
          <w:tcPr>
            <w:tcW w:w="1667" w:type="dxa"/>
            <w:noWrap w:val="0"/>
            <w:vAlign w:val="top"/>
          </w:tcPr>
          <w:p w14:paraId="212D14E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Varchar(200)</w:t>
            </w:r>
          </w:p>
        </w:tc>
        <w:tc>
          <w:tcPr>
            <w:tcW w:w="650" w:type="dxa"/>
            <w:noWrap w:val="0"/>
            <w:vAlign w:val="top"/>
          </w:tcPr>
          <w:p w14:paraId="3770CC28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1E37E0E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szCs w:val="21"/>
              </w:rPr>
              <w:t>申请医生就患者目前存在问题提出诊断要达到的目的</w:t>
            </w:r>
          </w:p>
        </w:tc>
      </w:tr>
      <w:tr w14:paraId="51834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61F0A82C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342C46B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ECGType</w:t>
            </w:r>
          </w:p>
        </w:tc>
        <w:tc>
          <w:tcPr>
            <w:tcW w:w="1666" w:type="dxa"/>
            <w:noWrap w:val="0"/>
            <w:vAlign w:val="top"/>
          </w:tcPr>
          <w:p w14:paraId="6892ED8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心电检查类别代码</w:t>
            </w:r>
          </w:p>
        </w:tc>
        <w:tc>
          <w:tcPr>
            <w:tcW w:w="1667" w:type="dxa"/>
            <w:noWrap w:val="0"/>
            <w:vAlign w:val="top"/>
          </w:tcPr>
          <w:p w14:paraId="16F229E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Varchar(10)</w:t>
            </w:r>
          </w:p>
        </w:tc>
        <w:tc>
          <w:tcPr>
            <w:tcW w:w="650" w:type="dxa"/>
            <w:noWrap w:val="0"/>
            <w:vAlign w:val="top"/>
          </w:tcPr>
          <w:p w14:paraId="3746E2F9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50D7847E">
            <w:pPr>
              <w:rPr>
                <w:rFonts w:ascii="宋体" w:hAnsi="宋体" w:cs="宋体"/>
                <w:szCs w:val="21"/>
              </w:rPr>
            </w:pPr>
          </w:p>
        </w:tc>
      </w:tr>
      <w:tr w14:paraId="4AC0F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47704AA5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2B5D9F9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ECGName</w:t>
            </w:r>
          </w:p>
        </w:tc>
        <w:tc>
          <w:tcPr>
            <w:tcW w:w="1666" w:type="dxa"/>
            <w:noWrap w:val="0"/>
            <w:vAlign w:val="top"/>
          </w:tcPr>
          <w:p w14:paraId="5B8097B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心电检查类别名称</w:t>
            </w:r>
          </w:p>
        </w:tc>
        <w:tc>
          <w:tcPr>
            <w:tcW w:w="1667" w:type="dxa"/>
            <w:noWrap w:val="0"/>
            <w:vAlign w:val="top"/>
          </w:tcPr>
          <w:p w14:paraId="41F20F5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Varchar(60)</w:t>
            </w:r>
          </w:p>
        </w:tc>
        <w:tc>
          <w:tcPr>
            <w:tcW w:w="650" w:type="dxa"/>
            <w:noWrap w:val="0"/>
            <w:vAlign w:val="top"/>
          </w:tcPr>
          <w:p w14:paraId="1A428DAA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32612F50">
            <w:pPr>
              <w:rPr>
                <w:rFonts w:ascii="宋体" w:hAnsi="宋体" w:cs="宋体"/>
                <w:szCs w:val="21"/>
              </w:rPr>
            </w:pPr>
          </w:p>
        </w:tc>
      </w:tr>
      <w:tr w14:paraId="44009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69CF28AC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31B6563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applyDate</w:t>
            </w:r>
          </w:p>
        </w:tc>
        <w:tc>
          <w:tcPr>
            <w:tcW w:w="1666" w:type="dxa"/>
            <w:noWrap w:val="0"/>
            <w:vAlign w:val="top"/>
          </w:tcPr>
          <w:p w14:paraId="1C15DD4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诊断申请时间</w:t>
            </w:r>
          </w:p>
        </w:tc>
        <w:tc>
          <w:tcPr>
            <w:tcW w:w="1667" w:type="dxa"/>
            <w:noWrap w:val="0"/>
            <w:vAlign w:val="top"/>
          </w:tcPr>
          <w:p w14:paraId="2E5CFC0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datetime</w:t>
            </w:r>
          </w:p>
        </w:tc>
        <w:tc>
          <w:tcPr>
            <w:tcW w:w="650" w:type="dxa"/>
            <w:noWrap w:val="0"/>
            <w:vAlign w:val="top"/>
          </w:tcPr>
          <w:p w14:paraId="69859C22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252D18BD">
            <w:pPr>
              <w:rPr>
                <w:rFonts w:ascii="宋体" w:hAnsi="宋体" w:cs="宋体"/>
              </w:rPr>
            </w:pPr>
          </w:p>
        </w:tc>
      </w:tr>
      <w:tr w14:paraId="5A4CA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164933EE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58CB7BF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organID</w:t>
            </w:r>
          </w:p>
        </w:tc>
        <w:tc>
          <w:tcPr>
            <w:tcW w:w="1666" w:type="dxa"/>
            <w:noWrap w:val="0"/>
            <w:vAlign w:val="top"/>
          </w:tcPr>
          <w:p w14:paraId="5293419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受邀机构唯一号</w:t>
            </w:r>
          </w:p>
        </w:tc>
        <w:tc>
          <w:tcPr>
            <w:tcW w:w="1667" w:type="dxa"/>
            <w:noWrap w:val="0"/>
            <w:vAlign w:val="top"/>
          </w:tcPr>
          <w:p w14:paraId="2224913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Varchar(20)</w:t>
            </w:r>
          </w:p>
        </w:tc>
        <w:tc>
          <w:tcPr>
            <w:tcW w:w="650" w:type="dxa"/>
            <w:noWrap w:val="0"/>
            <w:vAlign w:val="top"/>
          </w:tcPr>
          <w:p w14:paraId="6F6F749B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1A8E48AF">
            <w:pPr>
              <w:rPr>
                <w:rFonts w:ascii="宋体" w:hAnsi="宋体" w:cs="宋体"/>
              </w:rPr>
            </w:pPr>
          </w:p>
        </w:tc>
      </w:tr>
      <w:tr w14:paraId="3A71E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2C9C5782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4F9CBB4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unitID</w:t>
            </w:r>
          </w:p>
        </w:tc>
        <w:tc>
          <w:tcPr>
            <w:tcW w:w="1666" w:type="dxa"/>
            <w:noWrap w:val="0"/>
            <w:vAlign w:val="top"/>
          </w:tcPr>
          <w:p w14:paraId="1804D65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受邀监管平台机构ID</w:t>
            </w:r>
          </w:p>
        </w:tc>
        <w:tc>
          <w:tcPr>
            <w:tcW w:w="1667" w:type="dxa"/>
            <w:noWrap w:val="0"/>
            <w:vAlign w:val="top"/>
          </w:tcPr>
          <w:p w14:paraId="232C268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79F8D447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3A6E22F5">
            <w:pPr>
              <w:rPr>
                <w:rFonts w:ascii="宋体" w:hAnsi="宋体" w:cs="宋体"/>
              </w:rPr>
            </w:pPr>
          </w:p>
        </w:tc>
      </w:tr>
      <w:tr w14:paraId="5179B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1D96E907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0D4B742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organName</w:t>
            </w:r>
          </w:p>
        </w:tc>
        <w:tc>
          <w:tcPr>
            <w:tcW w:w="1666" w:type="dxa"/>
            <w:noWrap w:val="0"/>
            <w:vAlign w:val="top"/>
          </w:tcPr>
          <w:p w14:paraId="0B137C4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受邀机构名称</w:t>
            </w:r>
          </w:p>
        </w:tc>
        <w:tc>
          <w:tcPr>
            <w:tcW w:w="1667" w:type="dxa"/>
            <w:noWrap w:val="0"/>
            <w:vAlign w:val="top"/>
          </w:tcPr>
          <w:p w14:paraId="1717D38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00EED2B7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6E295245">
            <w:pPr>
              <w:rPr>
                <w:rFonts w:ascii="宋体" w:hAnsi="宋体" w:cs="宋体"/>
              </w:rPr>
            </w:pPr>
          </w:p>
        </w:tc>
      </w:tr>
      <w:tr w14:paraId="13583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0BB7D5F9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756E5CB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s</w:t>
            </w:r>
            <w:r>
              <w:rPr>
                <w:rFonts w:hint="eastAsia" w:ascii="宋体" w:hAnsi="宋体" w:cs="宋体"/>
              </w:rPr>
              <w:t>ubjectCode</w:t>
            </w:r>
          </w:p>
        </w:tc>
        <w:tc>
          <w:tcPr>
            <w:tcW w:w="1666" w:type="dxa"/>
            <w:noWrap w:val="0"/>
            <w:vAlign w:val="top"/>
          </w:tcPr>
          <w:p w14:paraId="3FF1054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受邀医师所属专业代码（诊疗科目代码）</w:t>
            </w:r>
          </w:p>
        </w:tc>
        <w:tc>
          <w:tcPr>
            <w:tcW w:w="1667" w:type="dxa"/>
            <w:noWrap w:val="0"/>
            <w:vAlign w:val="top"/>
          </w:tcPr>
          <w:p w14:paraId="2459832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Varchar(10)</w:t>
            </w:r>
          </w:p>
        </w:tc>
        <w:tc>
          <w:tcPr>
            <w:tcW w:w="650" w:type="dxa"/>
            <w:noWrap w:val="0"/>
            <w:vAlign w:val="top"/>
          </w:tcPr>
          <w:p w14:paraId="545F81D0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56DF6707">
            <w:pPr>
              <w:rPr>
                <w:rFonts w:ascii="宋体" w:hAnsi="宋体" w:cs="宋体"/>
              </w:rPr>
            </w:pPr>
          </w:p>
        </w:tc>
      </w:tr>
      <w:tr w14:paraId="07551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0ACEE32C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144CBA3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s</w:t>
            </w:r>
            <w:r>
              <w:rPr>
                <w:rFonts w:hint="eastAsia" w:ascii="宋体" w:hAnsi="宋体" w:cs="宋体"/>
              </w:rPr>
              <w:t>ubjectName</w:t>
            </w:r>
          </w:p>
        </w:tc>
        <w:tc>
          <w:tcPr>
            <w:tcW w:w="1666" w:type="dxa"/>
            <w:noWrap w:val="0"/>
            <w:vAlign w:val="top"/>
          </w:tcPr>
          <w:p w14:paraId="132DA62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受邀医师所属专业名称（诊疗科目名称）</w:t>
            </w:r>
          </w:p>
        </w:tc>
        <w:tc>
          <w:tcPr>
            <w:tcW w:w="1667" w:type="dxa"/>
            <w:noWrap w:val="0"/>
            <w:vAlign w:val="top"/>
          </w:tcPr>
          <w:p w14:paraId="42D5F7A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Varchar(30)</w:t>
            </w:r>
          </w:p>
        </w:tc>
        <w:tc>
          <w:tcPr>
            <w:tcW w:w="650" w:type="dxa"/>
            <w:noWrap w:val="0"/>
            <w:vAlign w:val="top"/>
          </w:tcPr>
          <w:p w14:paraId="5EE91841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3EA2AEE9">
            <w:pPr>
              <w:rPr>
                <w:rFonts w:ascii="宋体" w:hAnsi="宋体" w:cs="宋体"/>
              </w:rPr>
            </w:pPr>
          </w:p>
        </w:tc>
      </w:tr>
      <w:tr w14:paraId="35AE0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6C6E12C9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564DB43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deptID</w:t>
            </w:r>
          </w:p>
        </w:tc>
        <w:tc>
          <w:tcPr>
            <w:tcW w:w="1666" w:type="dxa"/>
            <w:noWrap w:val="0"/>
            <w:vAlign w:val="top"/>
          </w:tcPr>
          <w:p w14:paraId="5A3BDEB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受邀医师所属科室代码</w:t>
            </w:r>
          </w:p>
        </w:tc>
        <w:tc>
          <w:tcPr>
            <w:tcW w:w="1667" w:type="dxa"/>
            <w:noWrap w:val="0"/>
            <w:vAlign w:val="top"/>
          </w:tcPr>
          <w:p w14:paraId="2FD7420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Varchar(10)</w:t>
            </w:r>
          </w:p>
        </w:tc>
        <w:tc>
          <w:tcPr>
            <w:tcW w:w="650" w:type="dxa"/>
            <w:noWrap w:val="0"/>
            <w:vAlign w:val="top"/>
          </w:tcPr>
          <w:p w14:paraId="0B623884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300FFE7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color w:val="auto"/>
                <w:lang w:val="en-US" w:eastAsia="zh-CN"/>
              </w:rPr>
              <w:t>见字典，</w:t>
            </w:r>
            <w:r>
              <w:rPr>
                <w:rFonts w:hint="eastAsia" w:ascii="宋体" w:hAnsi="宋体" w:cs="宋体"/>
                <w:color w:val="auto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color w:val="auto"/>
                <w:lang w:val="en-US" w:eastAsia="zh-CN"/>
              </w:rPr>
              <w:instrText xml:space="preserve"> HYPERLINK \l "_科室类别字典" </w:instrText>
            </w:r>
            <w:r>
              <w:rPr>
                <w:rFonts w:hint="eastAsia" w:ascii="宋体" w:hAnsi="宋体" w:cs="宋体"/>
                <w:color w:val="auto"/>
                <w:lang w:val="en-US" w:eastAsia="zh-CN"/>
              </w:rPr>
              <w:fldChar w:fldCharType="separate"/>
            </w:r>
            <w:r>
              <w:rPr>
                <w:rStyle w:val="20"/>
                <w:rFonts w:hint="eastAsia" w:ascii="宋体" w:hAnsi="宋体" w:cs="宋体"/>
                <w:color w:val="auto"/>
                <w:lang w:val="en-US" w:eastAsia="zh-CN"/>
              </w:rPr>
              <w:t>科室类别字典</w:t>
            </w:r>
            <w:r>
              <w:rPr>
                <w:rFonts w:hint="eastAsia" w:ascii="宋体" w:hAnsi="宋体" w:cs="宋体"/>
                <w:color w:val="auto"/>
                <w:lang w:val="en-US" w:eastAsia="zh-CN"/>
              </w:rPr>
              <w:fldChar w:fldCharType="end"/>
            </w:r>
          </w:p>
        </w:tc>
      </w:tr>
      <w:tr w14:paraId="22BAB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20890DAD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1B458E4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deptName</w:t>
            </w:r>
          </w:p>
        </w:tc>
        <w:tc>
          <w:tcPr>
            <w:tcW w:w="1666" w:type="dxa"/>
            <w:noWrap w:val="0"/>
            <w:vAlign w:val="top"/>
          </w:tcPr>
          <w:p w14:paraId="755B8DF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受邀医师所属科室名称</w:t>
            </w:r>
          </w:p>
        </w:tc>
        <w:tc>
          <w:tcPr>
            <w:tcW w:w="1667" w:type="dxa"/>
            <w:noWrap w:val="0"/>
            <w:vAlign w:val="top"/>
          </w:tcPr>
          <w:p w14:paraId="6C02F71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Varchar(30)</w:t>
            </w:r>
          </w:p>
        </w:tc>
        <w:tc>
          <w:tcPr>
            <w:tcW w:w="650" w:type="dxa"/>
            <w:noWrap w:val="0"/>
            <w:vAlign w:val="top"/>
          </w:tcPr>
          <w:p w14:paraId="5F11D58E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645D77DA">
            <w:pPr>
              <w:rPr>
                <w:rFonts w:hint="default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具体科室名称，如三级医院内科可能有内科一内科二等以实际名称填写</w:t>
            </w:r>
          </w:p>
        </w:tc>
      </w:tr>
      <w:tr w14:paraId="6A3C0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6A1B4C0C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48DC191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doctorId</w:t>
            </w:r>
          </w:p>
        </w:tc>
        <w:tc>
          <w:tcPr>
            <w:tcW w:w="1666" w:type="dxa"/>
            <w:noWrap w:val="0"/>
            <w:vAlign w:val="top"/>
          </w:tcPr>
          <w:p w14:paraId="0A5A3C9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受邀医生ID</w:t>
            </w:r>
          </w:p>
        </w:tc>
        <w:tc>
          <w:tcPr>
            <w:tcW w:w="1667" w:type="dxa"/>
            <w:noWrap w:val="0"/>
            <w:vAlign w:val="top"/>
          </w:tcPr>
          <w:p w14:paraId="58C3253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5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650" w:type="dxa"/>
            <w:noWrap w:val="0"/>
            <w:vAlign w:val="top"/>
          </w:tcPr>
          <w:p w14:paraId="2AEE53D3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46499483">
            <w:pPr>
              <w:rPr>
                <w:rFonts w:ascii="宋体" w:hAnsi="宋体" w:cs="宋体"/>
              </w:rPr>
            </w:pPr>
          </w:p>
        </w:tc>
      </w:tr>
      <w:tr w14:paraId="190E3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471CDE60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7C5CDD8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doctorCertID</w:t>
            </w:r>
          </w:p>
        </w:tc>
        <w:tc>
          <w:tcPr>
            <w:tcW w:w="1666" w:type="dxa"/>
            <w:noWrap w:val="0"/>
            <w:vAlign w:val="top"/>
          </w:tcPr>
          <w:p w14:paraId="1ABA022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受邀医师身份证号</w:t>
            </w:r>
          </w:p>
        </w:tc>
        <w:tc>
          <w:tcPr>
            <w:tcW w:w="1667" w:type="dxa"/>
            <w:noWrap w:val="0"/>
            <w:vAlign w:val="top"/>
          </w:tcPr>
          <w:p w14:paraId="2B41A6B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Varchar(18)</w:t>
            </w:r>
          </w:p>
        </w:tc>
        <w:tc>
          <w:tcPr>
            <w:tcW w:w="650" w:type="dxa"/>
            <w:noWrap w:val="0"/>
            <w:vAlign w:val="top"/>
          </w:tcPr>
          <w:p w14:paraId="118AB6DD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45A54C85">
            <w:pPr>
              <w:rPr>
                <w:rFonts w:ascii="宋体" w:hAnsi="宋体" w:cs="宋体"/>
              </w:rPr>
            </w:pPr>
          </w:p>
        </w:tc>
      </w:tr>
      <w:tr w14:paraId="67929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33EDFB08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76C9ABE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doctorName</w:t>
            </w:r>
          </w:p>
        </w:tc>
        <w:tc>
          <w:tcPr>
            <w:tcW w:w="1666" w:type="dxa"/>
            <w:noWrap w:val="0"/>
            <w:vAlign w:val="top"/>
          </w:tcPr>
          <w:p w14:paraId="2C99052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受邀医生姓名</w:t>
            </w:r>
          </w:p>
        </w:tc>
        <w:tc>
          <w:tcPr>
            <w:tcW w:w="1667" w:type="dxa"/>
            <w:noWrap w:val="0"/>
            <w:vAlign w:val="top"/>
          </w:tcPr>
          <w:p w14:paraId="5AE0D9F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3792CAE2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5BD5A9E2">
            <w:pPr>
              <w:rPr>
                <w:rFonts w:ascii="宋体" w:hAnsi="宋体" w:cs="宋体"/>
              </w:rPr>
            </w:pPr>
          </w:p>
        </w:tc>
      </w:tr>
      <w:tr w14:paraId="0311E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317A6E15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6964FE6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reportDate</w:t>
            </w:r>
          </w:p>
        </w:tc>
        <w:tc>
          <w:tcPr>
            <w:tcW w:w="1666" w:type="dxa"/>
            <w:noWrap w:val="0"/>
            <w:vAlign w:val="top"/>
          </w:tcPr>
          <w:p w14:paraId="119ECD9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远程心电诊断时间</w:t>
            </w:r>
          </w:p>
        </w:tc>
        <w:tc>
          <w:tcPr>
            <w:tcW w:w="1667" w:type="dxa"/>
            <w:noWrap w:val="0"/>
            <w:vAlign w:val="top"/>
          </w:tcPr>
          <w:p w14:paraId="390CCDD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datetime</w:t>
            </w:r>
          </w:p>
        </w:tc>
        <w:tc>
          <w:tcPr>
            <w:tcW w:w="650" w:type="dxa"/>
            <w:noWrap w:val="0"/>
            <w:vAlign w:val="top"/>
          </w:tcPr>
          <w:p w14:paraId="589EC8C4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3A06FBC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诊断报告时间</w:t>
            </w:r>
          </w:p>
        </w:tc>
      </w:tr>
      <w:tr w14:paraId="70C90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7112D20C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2FE782E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ECGDescription</w:t>
            </w:r>
          </w:p>
        </w:tc>
        <w:tc>
          <w:tcPr>
            <w:tcW w:w="1666" w:type="dxa"/>
            <w:noWrap w:val="0"/>
            <w:vAlign w:val="top"/>
          </w:tcPr>
          <w:p w14:paraId="3772C07B">
            <w:pPr>
              <w:jc w:val="left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szCs w:val="21"/>
              </w:rPr>
              <w:t>心电描述</w:t>
            </w:r>
          </w:p>
        </w:tc>
        <w:tc>
          <w:tcPr>
            <w:tcW w:w="1667" w:type="dxa"/>
            <w:noWrap w:val="0"/>
            <w:vAlign w:val="top"/>
          </w:tcPr>
          <w:p w14:paraId="3324392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Varchar(500)</w:t>
            </w:r>
          </w:p>
        </w:tc>
        <w:tc>
          <w:tcPr>
            <w:tcW w:w="650" w:type="dxa"/>
            <w:noWrap w:val="0"/>
            <w:vAlign w:val="top"/>
          </w:tcPr>
          <w:p w14:paraId="3EF89907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53F65B6D">
            <w:pPr>
              <w:jc w:val="left"/>
              <w:rPr>
                <w:rFonts w:ascii="宋体" w:hAnsi="宋体" w:cs="宋体"/>
              </w:rPr>
            </w:pPr>
          </w:p>
        </w:tc>
      </w:tr>
      <w:tr w14:paraId="6BAA0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68A17FDF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0190001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ECGOpinion</w:t>
            </w:r>
          </w:p>
        </w:tc>
        <w:tc>
          <w:tcPr>
            <w:tcW w:w="1666" w:type="dxa"/>
            <w:noWrap w:val="0"/>
            <w:vAlign w:val="top"/>
          </w:tcPr>
          <w:p w14:paraId="57A2855A">
            <w:pPr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心电诊断意见</w:t>
            </w:r>
          </w:p>
        </w:tc>
        <w:tc>
          <w:tcPr>
            <w:tcW w:w="1667" w:type="dxa"/>
            <w:noWrap w:val="0"/>
            <w:vAlign w:val="top"/>
          </w:tcPr>
          <w:p w14:paraId="08B4F46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Varchar(500)</w:t>
            </w:r>
          </w:p>
        </w:tc>
        <w:tc>
          <w:tcPr>
            <w:tcW w:w="650" w:type="dxa"/>
            <w:noWrap w:val="0"/>
            <w:vAlign w:val="top"/>
          </w:tcPr>
          <w:p w14:paraId="4E60C080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03FC068A">
            <w:pPr>
              <w:jc w:val="left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szCs w:val="21"/>
              </w:rPr>
              <w:t>诊断意见</w:t>
            </w:r>
          </w:p>
        </w:tc>
      </w:tr>
      <w:tr w14:paraId="6F09D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1495E833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151010F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ECGIrregularFlag</w:t>
            </w:r>
          </w:p>
        </w:tc>
        <w:tc>
          <w:tcPr>
            <w:tcW w:w="1666" w:type="dxa"/>
            <w:noWrap w:val="0"/>
            <w:vAlign w:val="top"/>
          </w:tcPr>
          <w:p w14:paraId="20203E0C">
            <w:pPr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心电图异常标志</w:t>
            </w:r>
          </w:p>
        </w:tc>
        <w:tc>
          <w:tcPr>
            <w:tcW w:w="1667" w:type="dxa"/>
            <w:noWrap w:val="0"/>
            <w:vAlign w:val="top"/>
          </w:tcPr>
          <w:p w14:paraId="68E0E8B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Varchar(10)</w:t>
            </w:r>
          </w:p>
        </w:tc>
        <w:tc>
          <w:tcPr>
            <w:tcW w:w="650" w:type="dxa"/>
            <w:noWrap w:val="0"/>
            <w:vAlign w:val="top"/>
          </w:tcPr>
          <w:p w14:paraId="501166D6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09EF9335">
            <w:pPr>
              <w:jc w:val="left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1无异常 2有异常</w:t>
            </w:r>
          </w:p>
        </w:tc>
      </w:tr>
      <w:tr w14:paraId="3A4A2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07A245A1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138C1F2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ECGirregularDescription</w:t>
            </w:r>
          </w:p>
        </w:tc>
        <w:tc>
          <w:tcPr>
            <w:tcW w:w="1666" w:type="dxa"/>
            <w:noWrap w:val="0"/>
            <w:vAlign w:val="top"/>
          </w:tcPr>
          <w:p w14:paraId="39DE318E">
            <w:pPr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心电图异常描述</w:t>
            </w:r>
          </w:p>
        </w:tc>
        <w:tc>
          <w:tcPr>
            <w:tcW w:w="1667" w:type="dxa"/>
            <w:noWrap w:val="0"/>
            <w:vAlign w:val="top"/>
          </w:tcPr>
          <w:p w14:paraId="4674808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Varchar(500)</w:t>
            </w:r>
          </w:p>
        </w:tc>
        <w:tc>
          <w:tcPr>
            <w:tcW w:w="650" w:type="dxa"/>
            <w:noWrap w:val="0"/>
            <w:vAlign w:val="top"/>
          </w:tcPr>
          <w:p w14:paraId="30379167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72904CB1">
            <w:pPr>
              <w:jc w:val="left"/>
              <w:rPr>
                <w:rFonts w:ascii="宋体" w:hAnsi="宋体" w:cs="宋体"/>
              </w:rPr>
            </w:pPr>
          </w:p>
        </w:tc>
      </w:tr>
      <w:tr w14:paraId="4D794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4261AB38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326B468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 xml:space="preserve">paymentChannel </w:t>
            </w:r>
          </w:p>
        </w:tc>
        <w:tc>
          <w:tcPr>
            <w:tcW w:w="1666" w:type="dxa"/>
            <w:noWrap w:val="0"/>
            <w:vAlign w:val="top"/>
          </w:tcPr>
          <w:p w14:paraId="47E0D8D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支付渠道</w:t>
            </w:r>
          </w:p>
        </w:tc>
        <w:tc>
          <w:tcPr>
            <w:tcW w:w="1667" w:type="dxa"/>
            <w:noWrap w:val="0"/>
            <w:vAlign w:val="top"/>
          </w:tcPr>
          <w:p w14:paraId="7AEB2A5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Varchar(10)</w:t>
            </w:r>
          </w:p>
        </w:tc>
        <w:tc>
          <w:tcPr>
            <w:tcW w:w="650" w:type="dxa"/>
            <w:noWrap w:val="0"/>
            <w:vAlign w:val="top"/>
          </w:tcPr>
          <w:p w14:paraId="19BFD6A2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543A410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1支付宝 2微信 3银联 9其他</w:t>
            </w:r>
          </w:p>
        </w:tc>
      </w:tr>
      <w:tr w14:paraId="50186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687C4CB7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3ADC353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ECGPrice</w:t>
            </w:r>
          </w:p>
        </w:tc>
        <w:tc>
          <w:tcPr>
            <w:tcW w:w="1666" w:type="dxa"/>
            <w:noWrap w:val="0"/>
            <w:vAlign w:val="top"/>
          </w:tcPr>
          <w:p w14:paraId="4C38A4B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远程心电诊断价格</w:t>
            </w:r>
          </w:p>
        </w:tc>
        <w:tc>
          <w:tcPr>
            <w:tcW w:w="1667" w:type="dxa"/>
            <w:noWrap w:val="0"/>
            <w:vAlign w:val="top"/>
          </w:tcPr>
          <w:p w14:paraId="3B5095B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Decimal(8,2)</w:t>
            </w:r>
          </w:p>
        </w:tc>
        <w:tc>
          <w:tcPr>
            <w:tcW w:w="650" w:type="dxa"/>
            <w:noWrap w:val="0"/>
            <w:vAlign w:val="top"/>
          </w:tcPr>
          <w:p w14:paraId="13EA0708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13CEAB9B">
            <w:pPr>
              <w:rPr>
                <w:rFonts w:ascii="宋体" w:hAnsi="宋体" w:cs="宋体"/>
              </w:rPr>
            </w:pPr>
          </w:p>
        </w:tc>
      </w:tr>
      <w:tr w14:paraId="3F61C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41B98178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7F93EB2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DICOMURL</w:t>
            </w:r>
          </w:p>
        </w:tc>
        <w:tc>
          <w:tcPr>
            <w:tcW w:w="1666" w:type="dxa"/>
            <w:noWrap w:val="0"/>
            <w:vAlign w:val="top"/>
          </w:tcPr>
          <w:p w14:paraId="187F011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影像DICOM文件下载地址</w:t>
            </w:r>
          </w:p>
        </w:tc>
        <w:tc>
          <w:tcPr>
            <w:tcW w:w="1667" w:type="dxa"/>
            <w:noWrap w:val="0"/>
            <w:vAlign w:val="top"/>
          </w:tcPr>
          <w:p w14:paraId="3C40832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Varchar(500)</w:t>
            </w:r>
          </w:p>
        </w:tc>
        <w:tc>
          <w:tcPr>
            <w:tcW w:w="650" w:type="dxa"/>
            <w:noWrap w:val="0"/>
            <w:vAlign w:val="top"/>
          </w:tcPr>
          <w:p w14:paraId="7C958068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3BF5B19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心电DICOM文件下载地址</w:t>
            </w:r>
          </w:p>
        </w:tc>
      </w:tr>
      <w:tr w14:paraId="295CF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76292403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77D3AD6D">
            <w:pPr>
              <w:rPr>
                <w:rFonts w:hint="eastAsia" w:ascii="宋体" w:hAnsi="宋体" w:cs="宋体" w:eastAsiaTheme="minorEastAsia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updateTime</w:t>
            </w:r>
          </w:p>
        </w:tc>
        <w:tc>
          <w:tcPr>
            <w:tcW w:w="1666" w:type="dxa"/>
            <w:noWrap w:val="0"/>
            <w:vAlign w:val="top"/>
          </w:tcPr>
          <w:p w14:paraId="4372357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上传时间</w:t>
            </w:r>
          </w:p>
        </w:tc>
        <w:tc>
          <w:tcPr>
            <w:tcW w:w="1667" w:type="dxa"/>
            <w:noWrap w:val="0"/>
            <w:vAlign w:val="top"/>
          </w:tcPr>
          <w:p w14:paraId="2BC7B48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datetime</w:t>
            </w:r>
          </w:p>
        </w:tc>
        <w:tc>
          <w:tcPr>
            <w:tcW w:w="650" w:type="dxa"/>
            <w:noWrap w:val="0"/>
            <w:vAlign w:val="top"/>
          </w:tcPr>
          <w:p w14:paraId="108972DF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6960DE38">
            <w:pPr>
              <w:rPr>
                <w:rFonts w:ascii="宋体" w:hAnsi="宋体" w:cs="宋体"/>
              </w:rPr>
            </w:pPr>
          </w:p>
        </w:tc>
      </w:tr>
      <w:tr w14:paraId="6AAA2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1" w:type="dxa"/>
            <w:gridSpan w:val="6"/>
            <w:shd w:val="clear" w:color="auto" w:fill="5B9BD5"/>
            <w:noWrap w:val="0"/>
            <w:vAlign w:val="top"/>
          </w:tcPr>
          <w:p w14:paraId="782BBB90">
            <w:pPr>
              <w:rPr>
                <w:rFonts w:ascii="宋体" w:hAnsi="宋体" w:cs="宋体"/>
                <w:color w:val="5B9BD5"/>
              </w:rPr>
            </w:pPr>
          </w:p>
        </w:tc>
      </w:tr>
      <w:tr w14:paraId="76ECC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4" w:type="dxa"/>
            <w:vMerge w:val="restart"/>
            <w:shd w:val="clear" w:color="auto" w:fill="auto"/>
            <w:noWrap w:val="0"/>
            <w:vAlign w:val="top"/>
          </w:tcPr>
          <w:p w14:paraId="68E7545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584" w:type="dxa"/>
            <w:shd w:val="clear" w:color="auto" w:fill="auto"/>
            <w:noWrap w:val="0"/>
            <w:vAlign w:val="top"/>
          </w:tcPr>
          <w:p w14:paraId="57FC107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code</w:t>
            </w:r>
          </w:p>
        </w:tc>
        <w:tc>
          <w:tcPr>
            <w:tcW w:w="1666" w:type="dxa"/>
            <w:shd w:val="clear" w:color="auto" w:fill="FFFFFF"/>
            <w:noWrap w:val="0"/>
            <w:vAlign w:val="center"/>
          </w:tcPr>
          <w:p w14:paraId="7ECF1067">
            <w:pPr>
              <w:widowControl/>
              <w:jc w:val="left"/>
              <w:textAlignment w:val="center"/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返回代码</w:t>
            </w:r>
          </w:p>
        </w:tc>
        <w:tc>
          <w:tcPr>
            <w:tcW w:w="1667" w:type="dxa"/>
            <w:shd w:val="clear" w:color="auto" w:fill="FFFFFF"/>
            <w:noWrap w:val="0"/>
            <w:vAlign w:val="center"/>
          </w:tcPr>
          <w:p w14:paraId="2F585A98">
            <w:pPr>
              <w:widowControl/>
              <w:jc w:val="left"/>
              <w:textAlignment w:val="center"/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Int</w:t>
            </w:r>
          </w:p>
        </w:tc>
        <w:tc>
          <w:tcPr>
            <w:tcW w:w="650" w:type="dxa"/>
            <w:noWrap w:val="0"/>
            <w:vAlign w:val="top"/>
          </w:tcPr>
          <w:p w14:paraId="104F3268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557C8912">
            <w:pPr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200成功， 非200 失败</w:t>
            </w:r>
          </w:p>
        </w:tc>
      </w:tr>
      <w:tr w14:paraId="49378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4" w:type="dxa"/>
            <w:vMerge w:val="continue"/>
            <w:shd w:val="clear" w:color="auto" w:fill="auto"/>
            <w:noWrap w:val="0"/>
            <w:vAlign w:val="top"/>
          </w:tcPr>
          <w:p w14:paraId="1A9CA4A0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shd w:val="clear" w:color="auto" w:fill="auto"/>
            <w:noWrap w:val="0"/>
            <w:vAlign w:val="top"/>
          </w:tcPr>
          <w:p w14:paraId="4510B07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msg</w:t>
            </w:r>
          </w:p>
        </w:tc>
        <w:tc>
          <w:tcPr>
            <w:tcW w:w="1666" w:type="dxa"/>
            <w:shd w:val="clear" w:color="auto" w:fill="FFFFFF"/>
            <w:noWrap w:val="0"/>
            <w:vAlign w:val="center"/>
          </w:tcPr>
          <w:p w14:paraId="2AAA08E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szCs w:val="18"/>
              </w:rPr>
              <w:t>错误信息</w:t>
            </w:r>
          </w:p>
        </w:tc>
        <w:tc>
          <w:tcPr>
            <w:tcW w:w="1667" w:type="dxa"/>
            <w:shd w:val="clear" w:color="auto" w:fill="FFFFFF"/>
            <w:noWrap w:val="0"/>
            <w:vAlign w:val="center"/>
          </w:tcPr>
          <w:p w14:paraId="71BF1976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</w:rPr>
              <w:t>Varchar(200)</w:t>
            </w:r>
          </w:p>
        </w:tc>
        <w:tc>
          <w:tcPr>
            <w:tcW w:w="650" w:type="dxa"/>
            <w:noWrap w:val="0"/>
            <w:vAlign w:val="top"/>
          </w:tcPr>
          <w:p w14:paraId="298654B7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1A85BFD3">
            <w:pPr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失败描述</w:t>
            </w:r>
          </w:p>
        </w:tc>
      </w:tr>
    </w:tbl>
    <w:p w14:paraId="2658E6A6">
      <w:pPr>
        <w:rPr>
          <w:rFonts w:ascii="宋体" w:hAnsi="宋体" w:cs="宋体"/>
        </w:rPr>
      </w:pPr>
    </w:p>
    <w:p w14:paraId="128E409B">
      <w:pPr>
        <w:pStyle w:val="5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接口示例</w:t>
      </w:r>
    </w:p>
    <w:p w14:paraId="61AF1875">
      <w:pPr>
        <w:ind w:firstLine="420"/>
        <w:rPr>
          <w:rFonts w:ascii="宋体" w:hAnsi="宋体" w:cs="宋体"/>
        </w:rPr>
      </w:pPr>
      <w:r>
        <w:rPr>
          <w:rFonts w:hint="eastAsia" w:ascii="宋体" w:hAnsi="宋体" w:cs="宋体"/>
          <w:lang w:val="en-US" w:eastAsia="zh-CN"/>
        </w:rPr>
        <w:t xml:space="preserve">见1.7 </w:t>
      </w:r>
      <w:r>
        <w:rPr>
          <w:rFonts w:hint="eastAsia" w:ascii="宋体" w:hAnsi="宋体" w:cs="宋体"/>
          <w:lang w:val="en-US" w:eastAsia="zh-CN"/>
        </w:rPr>
        <w:fldChar w:fldCharType="begin"/>
      </w:r>
      <w:r>
        <w:rPr>
          <w:rFonts w:hint="eastAsia" w:ascii="宋体" w:hAnsi="宋体" w:cs="宋体"/>
          <w:lang w:val="en-US" w:eastAsia="zh-CN"/>
        </w:rPr>
        <w:instrText xml:space="preserve"> HYPERLINK \l "_工具包调用说明" </w:instrText>
      </w:r>
      <w:r>
        <w:rPr>
          <w:rFonts w:hint="eastAsia" w:ascii="宋体" w:hAnsi="宋体" w:cs="宋体"/>
          <w:lang w:val="en-US" w:eastAsia="zh-CN"/>
        </w:rPr>
        <w:fldChar w:fldCharType="separate"/>
      </w:r>
      <w:r>
        <w:rPr>
          <w:rStyle w:val="19"/>
          <w:rFonts w:hint="eastAsia" w:ascii="宋体" w:hAnsi="宋体" w:cs="宋体"/>
          <w:lang w:val="en-US" w:eastAsia="zh-CN"/>
        </w:rPr>
        <w:t>工具包调用说明</w:t>
      </w:r>
      <w:r>
        <w:rPr>
          <w:rFonts w:hint="eastAsia" w:ascii="宋体" w:hAnsi="宋体" w:cs="宋体"/>
          <w:lang w:val="en-US" w:eastAsia="zh-CN"/>
        </w:rPr>
        <w:fldChar w:fldCharType="end"/>
      </w:r>
    </w:p>
    <w:p w14:paraId="10FABE4C">
      <w:pPr>
        <w:ind w:firstLine="420"/>
        <w:rPr>
          <w:rFonts w:ascii="宋体" w:hAnsi="宋体" w:cs="宋体"/>
        </w:rPr>
      </w:pPr>
    </w:p>
    <w:p w14:paraId="10399F60">
      <w:pPr>
        <w:pStyle w:val="4"/>
        <w:rPr>
          <w:rFonts w:ascii="宋体" w:hAnsi="宋体" w:eastAsia="宋体" w:cs="宋体"/>
        </w:rPr>
      </w:pPr>
      <w:bookmarkStart w:id="66" w:name="_Toc2482"/>
      <w:r>
        <w:rPr>
          <w:rFonts w:hint="eastAsia" w:ascii="宋体" w:hAnsi="宋体" w:eastAsia="宋体" w:cs="宋体"/>
        </w:rPr>
        <w:t>远程病理记录</w:t>
      </w:r>
      <w:bookmarkEnd w:id="66"/>
    </w:p>
    <w:p w14:paraId="01700524">
      <w:pPr>
        <w:pStyle w:val="5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数据推送机制</w:t>
      </w:r>
    </w:p>
    <w:p w14:paraId="16B54BA3">
      <w:pPr>
        <w:ind w:firstLine="420"/>
        <w:rPr>
          <w:rFonts w:ascii="宋体" w:hAnsi="宋体" w:cs="宋体"/>
        </w:rPr>
      </w:pPr>
      <w:r>
        <w:rPr>
          <w:rFonts w:hint="eastAsia" w:ascii="宋体" w:hAnsi="宋体" w:cs="宋体"/>
        </w:rPr>
        <w:t>各互联网医院，在每天晚上固定时间点，向平台推送前一天已经完成的远程病理诊断业务数据。</w:t>
      </w:r>
    </w:p>
    <w:p w14:paraId="0F52F34B">
      <w:pPr>
        <w:pStyle w:val="5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远程病理诊断记录推送接口</w:t>
      </w:r>
    </w:p>
    <w:tbl>
      <w:tblPr>
        <w:tblStyle w:val="15"/>
        <w:tblW w:w="863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"/>
        <w:gridCol w:w="1584"/>
        <w:gridCol w:w="1666"/>
        <w:gridCol w:w="1667"/>
        <w:gridCol w:w="650"/>
        <w:gridCol w:w="2370"/>
      </w:tblGrid>
      <w:tr w14:paraId="33228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4" w:type="dxa"/>
            <w:tcBorders>
              <w:bottom w:val="single" w:color="auto" w:sz="4" w:space="0"/>
            </w:tcBorders>
            <w:noWrap w:val="0"/>
            <w:vAlign w:val="top"/>
          </w:tcPr>
          <w:p w14:paraId="6677F301">
            <w:pPr>
              <w:jc w:val="center"/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操作名称</w:t>
            </w:r>
          </w:p>
        </w:tc>
        <w:tc>
          <w:tcPr>
            <w:tcW w:w="7937" w:type="dxa"/>
            <w:gridSpan w:val="5"/>
            <w:tcBorders>
              <w:bottom w:val="single" w:color="auto" w:sz="4" w:space="0"/>
            </w:tcBorders>
            <w:noWrap w:val="0"/>
            <w:vAlign w:val="top"/>
          </w:tcPr>
          <w:p w14:paraId="3F5A17E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X-Service-Id=his.provinceDataUploadService , X-Service-Method=pushRemotePathology</w:t>
            </w:r>
          </w:p>
        </w:tc>
      </w:tr>
      <w:tr w14:paraId="0AA30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tcBorders>
              <w:bottom w:val="single" w:color="auto" w:sz="4" w:space="0"/>
            </w:tcBorders>
            <w:noWrap w:val="0"/>
            <w:vAlign w:val="top"/>
          </w:tcPr>
          <w:p w14:paraId="7FFD3EA9">
            <w:pPr>
              <w:jc w:val="center"/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说明</w:t>
            </w:r>
          </w:p>
        </w:tc>
        <w:tc>
          <w:tcPr>
            <w:tcW w:w="7937" w:type="dxa"/>
            <w:gridSpan w:val="5"/>
            <w:tcBorders>
              <w:bottom w:val="single" w:color="auto" w:sz="4" w:space="0"/>
            </w:tcBorders>
            <w:noWrap w:val="0"/>
            <w:vAlign w:val="top"/>
          </w:tcPr>
          <w:p w14:paraId="54530DE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向互联网医院监管平台推送远程病理诊断信息</w:t>
            </w:r>
          </w:p>
        </w:tc>
      </w:tr>
      <w:tr w14:paraId="3869A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694" w:type="dxa"/>
            <w:shd w:val="clear" w:color="auto" w:fill="8DB3E2"/>
            <w:noWrap w:val="0"/>
            <w:vAlign w:val="top"/>
          </w:tcPr>
          <w:p w14:paraId="0913260A">
            <w:pPr>
              <w:jc w:val="center"/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类型</w:t>
            </w:r>
          </w:p>
        </w:tc>
        <w:tc>
          <w:tcPr>
            <w:tcW w:w="1584" w:type="dxa"/>
            <w:shd w:val="clear" w:color="auto" w:fill="8DB3E2"/>
            <w:noWrap w:val="0"/>
            <w:vAlign w:val="top"/>
          </w:tcPr>
          <w:p w14:paraId="5946E600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参数</w:t>
            </w:r>
          </w:p>
        </w:tc>
        <w:tc>
          <w:tcPr>
            <w:tcW w:w="1666" w:type="dxa"/>
            <w:shd w:val="clear" w:color="auto" w:fill="8DB3E2"/>
            <w:noWrap w:val="0"/>
            <w:vAlign w:val="top"/>
          </w:tcPr>
          <w:p w14:paraId="49A466E3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参数名称</w:t>
            </w:r>
          </w:p>
        </w:tc>
        <w:tc>
          <w:tcPr>
            <w:tcW w:w="1667" w:type="dxa"/>
            <w:shd w:val="clear" w:color="auto" w:fill="8DB3E2"/>
            <w:noWrap w:val="0"/>
            <w:vAlign w:val="top"/>
          </w:tcPr>
          <w:p w14:paraId="308C236A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字段类型</w:t>
            </w:r>
          </w:p>
        </w:tc>
        <w:tc>
          <w:tcPr>
            <w:tcW w:w="650" w:type="dxa"/>
            <w:shd w:val="clear" w:color="auto" w:fill="8DB3E2"/>
            <w:noWrap w:val="0"/>
            <w:vAlign w:val="top"/>
          </w:tcPr>
          <w:p w14:paraId="285678E5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必输</w:t>
            </w:r>
          </w:p>
        </w:tc>
        <w:tc>
          <w:tcPr>
            <w:tcW w:w="2370" w:type="dxa"/>
            <w:shd w:val="clear" w:color="auto" w:fill="8DB3E2"/>
            <w:noWrap w:val="0"/>
            <w:vAlign w:val="top"/>
          </w:tcPr>
          <w:p w14:paraId="516A38EA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说明</w:t>
            </w:r>
          </w:p>
        </w:tc>
      </w:tr>
      <w:tr w14:paraId="48164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restart"/>
            <w:noWrap w:val="0"/>
            <w:vAlign w:val="top"/>
          </w:tcPr>
          <w:p w14:paraId="5499162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输入</w:t>
            </w:r>
          </w:p>
        </w:tc>
        <w:tc>
          <w:tcPr>
            <w:tcW w:w="1584" w:type="dxa"/>
            <w:noWrap w:val="0"/>
            <w:vAlign w:val="top"/>
          </w:tcPr>
          <w:p w14:paraId="3B5845B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bussID</w:t>
            </w:r>
          </w:p>
        </w:tc>
        <w:tc>
          <w:tcPr>
            <w:tcW w:w="1666" w:type="dxa"/>
            <w:noWrap w:val="0"/>
            <w:vAlign w:val="top"/>
          </w:tcPr>
          <w:p w14:paraId="066790B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远程病理诊断记录Id</w:t>
            </w:r>
          </w:p>
        </w:tc>
        <w:tc>
          <w:tcPr>
            <w:tcW w:w="1667" w:type="dxa"/>
            <w:noWrap w:val="0"/>
            <w:vAlign w:val="top"/>
          </w:tcPr>
          <w:p w14:paraId="6159C6D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5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650" w:type="dxa"/>
            <w:noWrap w:val="0"/>
            <w:vAlign w:val="top"/>
          </w:tcPr>
          <w:p w14:paraId="59AF39A1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4BB44AEE">
            <w:pPr>
              <w:jc w:val="left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bCs/>
                <w:szCs w:val="21"/>
              </w:rPr>
              <w:t>远程病理诊断记录在互联网医院信息系统中的唯一标识号，同一个机构代码下，远程病理诊断ID不能重复。</w:t>
            </w:r>
          </w:p>
        </w:tc>
      </w:tr>
      <w:tr w14:paraId="16601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77C31423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41DB38C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SNDorganID</w:t>
            </w:r>
          </w:p>
        </w:tc>
        <w:tc>
          <w:tcPr>
            <w:tcW w:w="1666" w:type="dxa"/>
            <w:noWrap w:val="0"/>
            <w:vAlign w:val="top"/>
          </w:tcPr>
          <w:p w14:paraId="7DC26CF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申请方医疗机构唯一号</w:t>
            </w:r>
          </w:p>
        </w:tc>
        <w:tc>
          <w:tcPr>
            <w:tcW w:w="1667" w:type="dxa"/>
            <w:noWrap w:val="0"/>
            <w:vAlign w:val="top"/>
          </w:tcPr>
          <w:p w14:paraId="72343AF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Varchar(20)</w:t>
            </w:r>
          </w:p>
        </w:tc>
        <w:tc>
          <w:tcPr>
            <w:tcW w:w="650" w:type="dxa"/>
            <w:noWrap w:val="0"/>
            <w:vAlign w:val="top"/>
          </w:tcPr>
          <w:p w14:paraId="3EDFB314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4FA25C6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全国统一的组织机构代码</w:t>
            </w:r>
          </w:p>
        </w:tc>
      </w:tr>
      <w:tr w14:paraId="38492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71A33F3E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619A1A8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SNDunitID</w:t>
            </w:r>
          </w:p>
        </w:tc>
        <w:tc>
          <w:tcPr>
            <w:tcW w:w="1666" w:type="dxa"/>
            <w:noWrap w:val="0"/>
            <w:vAlign w:val="top"/>
          </w:tcPr>
          <w:p w14:paraId="5F52A05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申请方监管平台机构ID</w:t>
            </w:r>
          </w:p>
        </w:tc>
        <w:tc>
          <w:tcPr>
            <w:tcW w:w="1667" w:type="dxa"/>
            <w:noWrap w:val="0"/>
            <w:vAlign w:val="top"/>
          </w:tcPr>
          <w:p w14:paraId="60F7CEE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2E06A5FD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17F27AD9">
            <w:pPr>
              <w:rPr>
                <w:rFonts w:hint="default" w:ascii="宋体" w:hAnsi="宋体" w:cs="宋体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监管平台唯一号</w:t>
            </w:r>
          </w:p>
        </w:tc>
      </w:tr>
      <w:tr w14:paraId="181CF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0111B47B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54CD531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SNDorganName</w:t>
            </w:r>
          </w:p>
        </w:tc>
        <w:tc>
          <w:tcPr>
            <w:tcW w:w="1666" w:type="dxa"/>
            <w:noWrap w:val="0"/>
            <w:vAlign w:val="top"/>
          </w:tcPr>
          <w:p w14:paraId="64E9697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申请方机构名称</w:t>
            </w:r>
          </w:p>
        </w:tc>
        <w:tc>
          <w:tcPr>
            <w:tcW w:w="1667" w:type="dxa"/>
            <w:noWrap w:val="0"/>
            <w:vAlign w:val="top"/>
          </w:tcPr>
          <w:p w14:paraId="3F037A9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112F0403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338B422C">
            <w:pPr>
              <w:rPr>
                <w:rFonts w:ascii="宋体" w:hAnsi="宋体" w:cs="宋体"/>
              </w:rPr>
            </w:pPr>
          </w:p>
        </w:tc>
      </w:tr>
      <w:tr w14:paraId="1190E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6F3DA995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2C581E6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SND</w:t>
            </w:r>
            <w:r>
              <w:rPr>
                <w:rFonts w:hint="eastAsia" w:ascii="宋体" w:hAnsi="宋体" w:cs="宋体"/>
                <w:lang w:val="en-US" w:eastAsia="zh-CN"/>
              </w:rPr>
              <w:t>S</w:t>
            </w:r>
            <w:r>
              <w:rPr>
                <w:rFonts w:hint="eastAsia" w:ascii="宋体" w:hAnsi="宋体" w:cs="宋体"/>
              </w:rPr>
              <w:t>ubjectCode</w:t>
            </w:r>
          </w:p>
        </w:tc>
        <w:tc>
          <w:tcPr>
            <w:tcW w:w="1666" w:type="dxa"/>
            <w:noWrap w:val="0"/>
            <w:vAlign w:val="top"/>
          </w:tcPr>
          <w:p w14:paraId="1758F64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申请医师所属专业代码（诊疗科目代码）</w:t>
            </w:r>
          </w:p>
        </w:tc>
        <w:tc>
          <w:tcPr>
            <w:tcW w:w="1667" w:type="dxa"/>
            <w:noWrap w:val="0"/>
            <w:vAlign w:val="top"/>
          </w:tcPr>
          <w:p w14:paraId="1BB1750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Varchar(10)</w:t>
            </w:r>
          </w:p>
        </w:tc>
        <w:tc>
          <w:tcPr>
            <w:tcW w:w="650" w:type="dxa"/>
            <w:noWrap w:val="0"/>
            <w:vAlign w:val="top"/>
          </w:tcPr>
          <w:p w14:paraId="05C90A01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1B83E1A3">
            <w:pPr>
              <w:rPr>
                <w:rFonts w:ascii="宋体" w:hAnsi="宋体" w:cs="宋体"/>
              </w:rPr>
            </w:pPr>
            <w:r>
              <w:fldChar w:fldCharType="begin"/>
            </w:r>
            <w:r>
              <w:instrText xml:space="preserve"> HYPERLINK \l "_国家诊疗科目字典（专科字典）" </w:instrText>
            </w:r>
            <w:r>
              <w:fldChar w:fldCharType="separate"/>
            </w:r>
            <w:r>
              <w:rPr>
                <w:rStyle w:val="19"/>
                <w:rFonts w:hint="eastAsia" w:ascii="宋体" w:hAnsi="宋体" w:cs="宋体"/>
              </w:rPr>
              <w:t>国家诊疗科目编码</w:t>
            </w:r>
            <w:r>
              <w:rPr>
                <w:rStyle w:val="19"/>
                <w:rFonts w:hint="eastAsia" w:ascii="宋体" w:hAnsi="宋体" w:cs="宋体"/>
              </w:rPr>
              <w:fldChar w:fldCharType="end"/>
            </w:r>
          </w:p>
        </w:tc>
      </w:tr>
      <w:tr w14:paraId="58B92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74621679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0F1166B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SNDsubjectName</w:t>
            </w:r>
          </w:p>
        </w:tc>
        <w:tc>
          <w:tcPr>
            <w:tcW w:w="1666" w:type="dxa"/>
            <w:noWrap w:val="0"/>
            <w:vAlign w:val="top"/>
          </w:tcPr>
          <w:p w14:paraId="003885A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申请医师所属专业名称（诊疗科目名称）</w:t>
            </w:r>
          </w:p>
        </w:tc>
        <w:tc>
          <w:tcPr>
            <w:tcW w:w="1667" w:type="dxa"/>
            <w:noWrap w:val="0"/>
            <w:vAlign w:val="top"/>
          </w:tcPr>
          <w:p w14:paraId="69AD25D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Varchar(30)</w:t>
            </w:r>
          </w:p>
        </w:tc>
        <w:tc>
          <w:tcPr>
            <w:tcW w:w="650" w:type="dxa"/>
            <w:noWrap w:val="0"/>
            <w:vAlign w:val="top"/>
          </w:tcPr>
          <w:p w14:paraId="0DAEA1AC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33A9E30E">
            <w:pPr>
              <w:rPr>
                <w:rFonts w:ascii="宋体" w:hAnsi="宋体" w:cs="宋体"/>
              </w:rPr>
            </w:pPr>
          </w:p>
        </w:tc>
      </w:tr>
      <w:tr w14:paraId="6CA75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46CEDF5C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7F20D16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SNDdeptID</w:t>
            </w:r>
          </w:p>
        </w:tc>
        <w:tc>
          <w:tcPr>
            <w:tcW w:w="1666" w:type="dxa"/>
            <w:noWrap w:val="0"/>
            <w:vAlign w:val="top"/>
          </w:tcPr>
          <w:p w14:paraId="3775725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申请医师所属科室代码</w:t>
            </w:r>
          </w:p>
        </w:tc>
        <w:tc>
          <w:tcPr>
            <w:tcW w:w="1667" w:type="dxa"/>
            <w:noWrap w:val="0"/>
            <w:vAlign w:val="top"/>
          </w:tcPr>
          <w:p w14:paraId="67C9509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Varchar(10)</w:t>
            </w:r>
          </w:p>
        </w:tc>
        <w:tc>
          <w:tcPr>
            <w:tcW w:w="650" w:type="dxa"/>
            <w:noWrap w:val="0"/>
            <w:vAlign w:val="top"/>
          </w:tcPr>
          <w:p w14:paraId="391BAE24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1C99098E">
            <w:pPr>
              <w:rPr>
                <w:rFonts w:ascii="宋体" w:hAnsi="宋体" w:cs="宋体"/>
              </w:rPr>
            </w:pPr>
          </w:p>
        </w:tc>
      </w:tr>
      <w:tr w14:paraId="0990B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7584B66D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74F8036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SNDdeptName</w:t>
            </w:r>
          </w:p>
        </w:tc>
        <w:tc>
          <w:tcPr>
            <w:tcW w:w="1666" w:type="dxa"/>
            <w:noWrap w:val="0"/>
            <w:vAlign w:val="top"/>
          </w:tcPr>
          <w:p w14:paraId="460C982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申请医师所属科室名称</w:t>
            </w:r>
          </w:p>
        </w:tc>
        <w:tc>
          <w:tcPr>
            <w:tcW w:w="1667" w:type="dxa"/>
            <w:noWrap w:val="0"/>
            <w:vAlign w:val="top"/>
          </w:tcPr>
          <w:p w14:paraId="0551498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Varchar(30)</w:t>
            </w:r>
          </w:p>
        </w:tc>
        <w:tc>
          <w:tcPr>
            <w:tcW w:w="650" w:type="dxa"/>
            <w:noWrap w:val="0"/>
            <w:vAlign w:val="top"/>
          </w:tcPr>
          <w:p w14:paraId="71C7037D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49D513F2">
            <w:pPr>
              <w:rPr>
                <w:rFonts w:ascii="宋体" w:hAnsi="宋体" w:cs="宋体"/>
              </w:rPr>
            </w:pPr>
          </w:p>
        </w:tc>
      </w:tr>
      <w:tr w14:paraId="78B4A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78D82FF4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79E56CF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SNDdoctorId</w:t>
            </w:r>
          </w:p>
        </w:tc>
        <w:tc>
          <w:tcPr>
            <w:tcW w:w="1666" w:type="dxa"/>
            <w:noWrap w:val="0"/>
            <w:vAlign w:val="top"/>
          </w:tcPr>
          <w:p w14:paraId="3EC4B56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申请医生ID</w:t>
            </w:r>
          </w:p>
        </w:tc>
        <w:tc>
          <w:tcPr>
            <w:tcW w:w="1667" w:type="dxa"/>
            <w:noWrap w:val="0"/>
            <w:vAlign w:val="top"/>
          </w:tcPr>
          <w:p w14:paraId="616DF50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5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650" w:type="dxa"/>
            <w:noWrap w:val="0"/>
            <w:vAlign w:val="top"/>
          </w:tcPr>
          <w:p w14:paraId="240005FD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252052F0">
            <w:pPr>
              <w:rPr>
                <w:rFonts w:ascii="宋体" w:hAnsi="宋体" w:cs="宋体"/>
              </w:rPr>
            </w:pPr>
          </w:p>
        </w:tc>
      </w:tr>
      <w:tr w14:paraId="3317A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14985CE1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771CBBB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SNDdoctorCertID</w:t>
            </w:r>
          </w:p>
        </w:tc>
        <w:tc>
          <w:tcPr>
            <w:tcW w:w="1666" w:type="dxa"/>
            <w:noWrap w:val="0"/>
            <w:vAlign w:val="top"/>
          </w:tcPr>
          <w:p w14:paraId="657585C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申请医师身份证号</w:t>
            </w:r>
          </w:p>
        </w:tc>
        <w:tc>
          <w:tcPr>
            <w:tcW w:w="1667" w:type="dxa"/>
            <w:noWrap w:val="0"/>
            <w:vAlign w:val="top"/>
          </w:tcPr>
          <w:p w14:paraId="6367BDE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Varchar(18)</w:t>
            </w:r>
          </w:p>
        </w:tc>
        <w:tc>
          <w:tcPr>
            <w:tcW w:w="650" w:type="dxa"/>
            <w:noWrap w:val="0"/>
            <w:vAlign w:val="top"/>
          </w:tcPr>
          <w:p w14:paraId="11DED19A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7BDEBAC9">
            <w:pPr>
              <w:rPr>
                <w:rFonts w:ascii="宋体" w:hAnsi="宋体" w:cs="宋体"/>
              </w:rPr>
            </w:pPr>
          </w:p>
        </w:tc>
      </w:tr>
      <w:tr w14:paraId="11D46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4523EBE7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448F250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SNDdoctorName</w:t>
            </w:r>
          </w:p>
        </w:tc>
        <w:tc>
          <w:tcPr>
            <w:tcW w:w="1666" w:type="dxa"/>
            <w:noWrap w:val="0"/>
            <w:vAlign w:val="top"/>
          </w:tcPr>
          <w:p w14:paraId="28DA3E7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申请医生姓名</w:t>
            </w:r>
          </w:p>
        </w:tc>
        <w:tc>
          <w:tcPr>
            <w:tcW w:w="1667" w:type="dxa"/>
            <w:noWrap w:val="0"/>
            <w:vAlign w:val="top"/>
          </w:tcPr>
          <w:p w14:paraId="1D7FC8D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31A76227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1F9C3D11">
            <w:pPr>
              <w:rPr>
                <w:rFonts w:ascii="宋体" w:hAnsi="宋体" w:cs="宋体"/>
              </w:rPr>
            </w:pPr>
          </w:p>
        </w:tc>
      </w:tr>
      <w:tr w14:paraId="64732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7C51F909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5132592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patientCertType</w:t>
            </w:r>
          </w:p>
        </w:tc>
        <w:tc>
          <w:tcPr>
            <w:tcW w:w="1666" w:type="dxa"/>
            <w:noWrap w:val="0"/>
            <w:vAlign w:val="top"/>
          </w:tcPr>
          <w:p w14:paraId="627E251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患者证件</w:t>
            </w:r>
          </w:p>
        </w:tc>
        <w:tc>
          <w:tcPr>
            <w:tcW w:w="1667" w:type="dxa"/>
            <w:noWrap w:val="0"/>
            <w:vAlign w:val="top"/>
          </w:tcPr>
          <w:p w14:paraId="1CE5CE7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Varchar(10)</w:t>
            </w:r>
          </w:p>
        </w:tc>
        <w:tc>
          <w:tcPr>
            <w:tcW w:w="650" w:type="dxa"/>
            <w:noWrap w:val="0"/>
            <w:vAlign w:val="top"/>
          </w:tcPr>
          <w:p w14:paraId="637643BB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670B3449">
            <w:pPr>
              <w:rPr>
                <w:rFonts w:ascii="宋体" w:hAnsi="宋体" w:cs="宋体"/>
              </w:rPr>
            </w:pPr>
            <w:r>
              <w:fldChar w:fldCharType="begin"/>
            </w:r>
            <w:r>
              <w:instrText xml:space="preserve"> HYPERLINK \l "_证件类型" </w:instrText>
            </w:r>
            <w:r>
              <w:fldChar w:fldCharType="separate"/>
            </w:r>
            <w:r>
              <w:rPr>
                <w:rStyle w:val="20"/>
                <w:rFonts w:hint="eastAsia" w:ascii="宋体" w:hAnsi="宋体" w:cs="宋体"/>
              </w:rPr>
              <w:t>证件类型字典</w:t>
            </w:r>
            <w:r>
              <w:rPr>
                <w:rStyle w:val="20"/>
                <w:rFonts w:hint="eastAsia" w:ascii="宋体" w:hAnsi="宋体" w:cs="宋体"/>
              </w:rPr>
              <w:fldChar w:fldCharType="end"/>
            </w:r>
          </w:p>
        </w:tc>
      </w:tr>
      <w:tr w14:paraId="0CB7A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27A5CA5F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5E69D4F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patientCertID</w:t>
            </w:r>
          </w:p>
        </w:tc>
        <w:tc>
          <w:tcPr>
            <w:tcW w:w="1666" w:type="dxa"/>
            <w:noWrap w:val="0"/>
            <w:vAlign w:val="top"/>
          </w:tcPr>
          <w:p w14:paraId="1609750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患者证件号</w:t>
            </w:r>
          </w:p>
        </w:tc>
        <w:tc>
          <w:tcPr>
            <w:tcW w:w="1667" w:type="dxa"/>
            <w:noWrap w:val="0"/>
            <w:vAlign w:val="top"/>
          </w:tcPr>
          <w:p w14:paraId="2D5CA64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Varchar(18)</w:t>
            </w:r>
          </w:p>
        </w:tc>
        <w:tc>
          <w:tcPr>
            <w:tcW w:w="650" w:type="dxa"/>
            <w:noWrap w:val="0"/>
            <w:vAlign w:val="top"/>
          </w:tcPr>
          <w:p w14:paraId="4E28780F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28E43F5F">
            <w:pPr>
              <w:rPr>
                <w:rFonts w:ascii="宋体" w:hAnsi="宋体" w:cs="宋体"/>
              </w:rPr>
            </w:pPr>
          </w:p>
        </w:tc>
      </w:tr>
      <w:tr w14:paraId="5AD44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413A2DF0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2D1A0F6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patientName</w:t>
            </w:r>
          </w:p>
        </w:tc>
        <w:tc>
          <w:tcPr>
            <w:tcW w:w="1666" w:type="dxa"/>
            <w:noWrap w:val="0"/>
            <w:vAlign w:val="top"/>
          </w:tcPr>
          <w:p w14:paraId="324E394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患者姓名</w:t>
            </w:r>
          </w:p>
        </w:tc>
        <w:tc>
          <w:tcPr>
            <w:tcW w:w="1667" w:type="dxa"/>
            <w:noWrap w:val="0"/>
            <w:vAlign w:val="top"/>
          </w:tcPr>
          <w:p w14:paraId="7C2BAEC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2EB1692A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52538CDB">
            <w:pPr>
              <w:rPr>
                <w:rFonts w:ascii="宋体" w:hAnsi="宋体" w:cs="宋体"/>
              </w:rPr>
            </w:pPr>
          </w:p>
        </w:tc>
      </w:tr>
      <w:tr w14:paraId="165E1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578A259B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18D5D5F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age</w:t>
            </w:r>
          </w:p>
        </w:tc>
        <w:tc>
          <w:tcPr>
            <w:tcW w:w="1666" w:type="dxa"/>
            <w:noWrap w:val="0"/>
            <w:vAlign w:val="top"/>
          </w:tcPr>
          <w:p w14:paraId="55FDA28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患者年龄</w:t>
            </w:r>
          </w:p>
        </w:tc>
        <w:tc>
          <w:tcPr>
            <w:tcW w:w="1667" w:type="dxa"/>
            <w:noWrap w:val="0"/>
            <w:vAlign w:val="top"/>
          </w:tcPr>
          <w:p w14:paraId="3485D68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int</w:t>
            </w:r>
          </w:p>
        </w:tc>
        <w:tc>
          <w:tcPr>
            <w:tcW w:w="650" w:type="dxa"/>
            <w:noWrap w:val="0"/>
            <w:vAlign w:val="top"/>
          </w:tcPr>
          <w:p w14:paraId="402F8FDE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004A4DDB">
            <w:pPr>
              <w:rPr>
                <w:rFonts w:ascii="宋体" w:hAnsi="宋体" w:cs="宋体"/>
              </w:rPr>
            </w:pPr>
          </w:p>
        </w:tc>
      </w:tr>
      <w:tr w14:paraId="1CD9C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6415DE2C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7034A74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sex</w:t>
            </w:r>
          </w:p>
        </w:tc>
        <w:tc>
          <w:tcPr>
            <w:tcW w:w="1666" w:type="dxa"/>
            <w:noWrap w:val="0"/>
            <w:vAlign w:val="top"/>
          </w:tcPr>
          <w:p w14:paraId="19948B5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患者性别</w:t>
            </w:r>
          </w:p>
        </w:tc>
        <w:tc>
          <w:tcPr>
            <w:tcW w:w="1667" w:type="dxa"/>
            <w:noWrap w:val="0"/>
            <w:vAlign w:val="top"/>
          </w:tcPr>
          <w:p w14:paraId="424F214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Varchar(6)</w:t>
            </w:r>
          </w:p>
        </w:tc>
        <w:tc>
          <w:tcPr>
            <w:tcW w:w="650" w:type="dxa"/>
            <w:noWrap w:val="0"/>
            <w:vAlign w:val="top"/>
          </w:tcPr>
          <w:p w14:paraId="5B8C6E23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74B7BD4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见字典，</w:t>
            </w:r>
            <w:r>
              <w:rPr>
                <w:rFonts w:hint="eastAsia" w:ascii="宋体" w:hAnsi="宋体" w:cs="宋体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lang w:val="en-US" w:eastAsia="zh-CN"/>
              </w:rPr>
              <w:instrText xml:space="preserve"> HYPERLINK \l "_性别类型" </w:instrText>
            </w:r>
            <w:r>
              <w:rPr>
                <w:rFonts w:hint="eastAsia" w:ascii="宋体" w:hAnsi="宋体" w:cs="宋体"/>
                <w:lang w:val="en-US" w:eastAsia="zh-CN"/>
              </w:rPr>
              <w:fldChar w:fldCharType="separate"/>
            </w:r>
            <w:r>
              <w:rPr>
                <w:rStyle w:val="20"/>
                <w:rFonts w:hint="eastAsia" w:ascii="宋体" w:hAnsi="宋体" w:cs="宋体"/>
                <w:lang w:val="en-US" w:eastAsia="zh-CN"/>
              </w:rPr>
              <w:t>性别类型</w:t>
            </w:r>
            <w:r>
              <w:rPr>
                <w:rFonts w:hint="eastAsia" w:ascii="宋体" w:hAnsi="宋体" w:cs="宋体"/>
                <w:lang w:val="en-US" w:eastAsia="zh-CN"/>
              </w:rPr>
              <w:fldChar w:fldCharType="end"/>
            </w:r>
          </w:p>
        </w:tc>
      </w:tr>
      <w:tr w14:paraId="64D20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4B36FF19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0D5F5F5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mobile</w:t>
            </w:r>
          </w:p>
        </w:tc>
        <w:tc>
          <w:tcPr>
            <w:tcW w:w="1666" w:type="dxa"/>
            <w:noWrap w:val="0"/>
            <w:vAlign w:val="top"/>
          </w:tcPr>
          <w:p w14:paraId="7685DF7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患者联系电话</w:t>
            </w:r>
          </w:p>
        </w:tc>
        <w:tc>
          <w:tcPr>
            <w:tcW w:w="1667" w:type="dxa"/>
            <w:noWrap w:val="0"/>
            <w:vAlign w:val="top"/>
          </w:tcPr>
          <w:p w14:paraId="223D0B8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Varchar(15)</w:t>
            </w:r>
          </w:p>
        </w:tc>
        <w:tc>
          <w:tcPr>
            <w:tcW w:w="650" w:type="dxa"/>
            <w:noWrap w:val="0"/>
            <w:vAlign w:val="top"/>
          </w:tcPr>
          <w:p w14:paraId="06382718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1B4FBA28">
            <w:pPr>
              <w:rPr>
                <w:rFonts w:ascii="宋体" w:hAnsi="宋体" w:cs="宋体"/>
              </w:rPr>
            </w:pPr>
          </w:p>
        </w:tc>
      </w:tr>
      <w:tr w14:paraId="1629B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6899039F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176ED40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cardType</w:t>
            </w:r>
          </w:p>
        </w:tc>
        <w:tc>
          <w:tcPr>
            <w:tcW w:w="1666" w:type="dxa"/>
            <w:noWrap w:val="0"/>
            <w:vAlign w:val="top"/>
          </w:tcPr>
          <w:p w14:paraId="4BD3AC4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卡类型</w:t>
            </w:r>
          </w:p>
        </w:tc>
        <w:tc>
          <w:tcPr>
            <w:tcW w:w="1667" w:type="dxa"/>
            <w:noWrap w:val="0"/>
            <w:vAlign w:val="top"/>
          </w:tcPr>
          <w:p w14:paraId="0B4CD17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Varchar(6)</w:t>
            </w:r>
          </w:p>
        </w:tc>
        <w:tc>
          <w:tcPr>
            <w:tcW w:w="650" w:type="dxa"/>
            <w:noWrap w:val="0"/>
            <w:vAlign w:val="top"/>
          </w:tcPr>
          <w:p w14:paraId="48E96657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5946A7E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卡类型：1医院就诊卡2医保卡3医院病历号（门诊号）4电子健康卡</w:t>
            </w:r>
          </w:p>
        </w:tc>
      </w:tr>
      <w:tr w14:paraId="29F83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6A565F7A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348EC38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cardNo</w:t>
            </w:r>
          </w:p>
        </w:tc>
        <w:tc>
          <w:tcPr>
            <w:tcW w:w="1666" w:type="dxa"/>
            <w:noWrap w:val="0"/>
            <w:vAlign w:val="top"/>
          </w:tcPr>
          <w:p w14:paraId="2AF1545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卡号</w:t>
            </w:r>
          </w:p>
        </w:tc>
        <w:tc>
          <w:tcPr>
            <w:tcW w:w="1667" w:type="dxa"/>
            <w:noWrap w:val="0"/>
            <w:vAlign w:val="top"/>
          </w:tcPr>
          <w:p w14:paraId="7B4F645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Varchar(30)</w:t>
            </w:r>
          </w:p>
        </w:tc>
        <w:tc>
          <w:tcPr>
            <w:tcW w:w="650" w:type="dxa"/>
            <w:noWrap w:val="0"/>
            <w:vAlign w:val="top"/>
          </w:tcPr>
          <w:p w14:paraId="338FFDD8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14983A2A">
            <w:pPr>
              <w:rPr>
                <w:rFonts w:ascii="宋体" w:hAnsi="宋体" w:cs="宋体"/>
              </w:rPr>
            </w:pPr>
          </w:p>
        </w:tc>
      </w:tr>
      <w:tr w14:paraId="0F6A2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13AAA0C9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306FE23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diseasesHistory</w:t>
            </w:r>
          </w:p>
        </w:tc>
        <w:tc>
          <w:tcPr>
            <w:tcW w:w="1666" w:type="dxa"/>
            <w:noWrap w:val="0"/>
            <w:vAlign w:val="top"/>
          </w:tcPr>
          <w:p w14:paraId="0E0E55B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患者简要病史描述</w:t>
            </w:r>
          </w:p>
        </w:tc>
        <w:tc>
          <w:tcPr>
            <w:tcW w:w="1667" w:type="dxa"/>
            <w:noWrap w:val="0"/>
            <w:vAlign w:val="top"/>
          </w:tcPr>
          <w:p w14:paraId="679ACA6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Varchar(500)</w:t>
            </w:r>
          </w:p>
        </w:tc>
        <w:tc>
          <w:tcPr>
            <w:tcW w:w="650" w:type="dxa"/>
            <w:noWrap w:val="0"/>
            <w:vAlign w:val="top"/>
          </w:tcPr>
          <w:p w14:paraId="741DF71D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3023459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病史摘要</w:t>
            </w:r>
          </w:p>
        </w:tc>
      </w:tr>
      <w:tr w14:paraId="4869A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49466FC9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28E31B0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thisEMR</w:t>
            </w:r>
          </w:p>
        </w:tc>
        <w:tc>
          <w:tcPr>
            <w:tcW w:w="1666" w:type="dxa"/>
            <w:noWrap w:val="0"/>
            <w:vAlign w:val="top"/>
          </w:tcPr>
          <w:p w14:paraId="1101B2F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患者病历内容</w:t>
            </w:r>
          </w:p>
        </w:tc>
        <w:tc>
          <w:tcPr>
            <w:tcW w:w="1667" w:type="dxa"/>
            <w:noWrap w:val="0"/>
            <w:vAlign w:val="top"/>
          </w:tcPr>
          <w:p w14:paraId="4CCA0ED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Varchar(1000)</w:t>
            </w:r>
          </w:p>
        </w:tc>
        <w:tc>
          <w:tcPr>
            <w:tcW w:w="650" w:type="dxa"/>
            <w:noWrap w:val="0"/>
            <w:vAlign w:val="top"/>
          </w:tcPr>
          <w:p w14:paraId="4FDF9483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028FD0B4">
            <w:pPr>
              <w:jc w:val="left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szCs w:val="21"/>
              </w:rPr>
              <w:t>病历描述</w:t>
            </w:r>
          </w:p>
        </w:tc>
      </w:tr>
      <w:tr w14:paraId="7292A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398EE73D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1572685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diagnosis</w:t>
            </w:r>
          </w:p>
        </w:tc>
        <w:tc>
          <w:tcPr>
            <w:tcW w:w="1666" w:type="dxa"/>
            <w:noWrap w:val="0"/>
            <w:vAlign w:val="top"/>
          </w:tcPr>
          <w:p w14:paraId="126A7E3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初步诊断</w:t>
            </w:r>
          </w:p>
        </w:tc>
        <w:tc>
          <w:tcPr>
            <w:tcW w:w="1667" w:type="dxa"/>
            <w:noWrap w:val="0"/>
            <w:vAlign w:val="top"/>
          </w:tcPr>
          <w:p w14:paraId="06207B9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hint="eastAsia" w:ascii="宋体" w:hAnsi="宋体" w:cs="宋体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</w:rPr>
              <w:t>00)</w:t>
            </w:r>
          </w:p>
        </w:tc>
        <w:tc>
          <w:tcPr>
            <w:tcW w:w="650" w:type="dxa"/>
            <w:noWrap w:val="0"/>
            <w:vAlign w:val="top"/>
          </w:tcPr>
          <w:p w14:paraId="3DE0FC33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7345042C">
            <w:pPr>
              <w:jc w:val="left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szCs w:val="21"/>
              </w:rPr>
              <w:t>会诊前初步诊断名称，如有多条，使用“|”进行分隔</w:t>
            </w:r>
          </w:p>
        </w:tc>
      </w:tr>
      <w:tr w14:paraId="394ED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2FB28CD0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3BE1DB0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purpose</w:t>
            </w:r>
          </w:p>
        </w:tc>
        <w:tc>
          <w:tcPr>
            <w:tcW w:w="1666" w:type="dxa"/>
            <w:noWrap w:val="0"/>
            <w:vAlign w:val="top"/>
          </w:tcPr>
          <w:p w14:paraId="1351673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会诊目的</w:t>
            </w:r>
          </w:p>
        </w:tc>
        <w:tc>
          <w:tcPr>
            <w:tcW w:w="1667" w:type="dxa"/>
            <w:noWrap w:val="0"/>
            <w:vAlign w:val="top"/>
          </w:tcPr>
          <w:p w14:paraId="7694EA0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Varchar(200)</w:t>
            </w:r>
          </w:p>
        </w:tc>
        <w:tc>
          <w:tcPr>
            <w:tcW w:w="650" w:type="dxa"/>
            <w:noWrap w:val="0"/>
            <w:vAlign w:val="top"/>
          </w:tcPr>
          <w:p w14:paraId="7F60236A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76E774A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szCs w:val="21"/>
              </w:rPr>
              <w:t>申请医生就患者目前存在问题提出诊断要达到的目的</w:t>
            </w:r>
          </w:p>
        </w:tc>
      </w:tr>
      <w:tr w14:paraId="21053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4D2B4F8D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038EE0D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pathologyType</w:t>
            </w:r>
          </w:p>
        </w:tc>
        <w:tc>
          <w:tcPr>
            <w:tcW w:w="1666" w:type="dxa"/>
            <w:noWrap w:val="0"/>
            <w:vAlign w:val="top"/>
          </w:tcPr>
          <w:p w14:paraId="4CEC6E9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病理检查类别代码</w:t>
            </w:r>
          </w:p>
        </w:tc>
        <w:tc>
          <w:tcPr>
            <w:tcW w:w="1667" w:type="dxa"/>
            <w:noWrap w:val="0"/>
            <w:vAlign w:val="top"/>
          </w:tcPr>
          <w:p w14:paraId="36B76A2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Varchar(10)</w:t>
            </w:r>
          </w:p>
        </w:tc>
        <w:tc>
          <w:tcPr>
            <w:tcW w:w="650" w:type="dxa"/>
            <w:noWrap w:val="0"/>
            <w:vAlign w:val="top"/>
          </w:tcPr>
          <w:p w14:paraId="49DB2946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7BC34641">
            <w:pPr>
              <w:rPr>
                <w:rFonts w:ascii="宋体" w:hAnsi="宋体" w:cs="宋体"/>
                <w:szCs w:val="21"/>
              </w:rPr>
            </w:pPr>
          </w:p>
        </w:tc>
      </w:tr>
      <w:tr w14:paraId="7B195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143C0AD8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725F37B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pathologyName</w:t>
            </w:r>
          </w:p>
        </w:tc>
        <w:tc>
          <w:tcPr>
            <w:tcW w:w="1666" w:type="dxa"/>
            <w:noWrap w:val="0"/>
            <w:vAlign w:val="top"/>
          </w:tcPr>
          <w:p w14:paraId="2C28232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病理检查类别名称</w:t>
            </w:r>
          </w:p>
        </w:tc>
        <w:tc>
          <w:tcPr>
            <w:tcW w:w="1667" w:type="dxa"/>
            <w:noWrap w:val="0"/>
            <w:vAlign w:val="top"/>
          </w:tcPr>
          <w:p w14:paraId="48E80B4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Varchar(60)</w:t>
            </w:r>
          </w:p>
        </w:tc>
        <w:tc>
          <w:tcPr>
            <w:tcW w:w="650" w:type="dxa"/>
            <w:noWrap w:val="0"/>
            <w:vAlign w:val="top"/>
          </w:tcPr>
          <w:p w14:paraId="7898F474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7F2285BB">
            <w:pPr>
              <w:rPr>
                <w:rFonts w:ascii="宋体" w:hAnsi="宋体" w:cs="宋体"/>
                <w:szCs w:val="21"/>
              </w:rPr>
            </w:pPr>
          </w:p>
        </w:tc>
      </w:tr>
      <w:tr w14:paraId="3B897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6B548BCC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54056CB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applyDate</w:t>
            </w:r>
          </w:p>
        </w:tc>
        <w:tc>
          <w:tcPr>
            <w:tcW w:w="1666" w:type="dxa"/>
            <w:noWrap w:val="0"/>
            <w:vAlign w:val="top"/>
          </w:tcPr>
          <w:p w14:paraId="3EF985D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诊断申请时间</w:t>
            </w:r>
          </w:p>
        </w:tc>
        <w:tc>
          <w:tcPr>
            <w:tcW w:w="1667" w:type="dxa"/>
            <w:noWrap w:val="0"/>
            <w:vAlign w:val="top"/>
          </w:tcPr>
          <w:p w14:paraId="231ECFD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datetime</w:t>
            </w:r>
          </w:p>
        </w:tc>
        <w:tc>
          <w:tcPr>
            <w:tcW w:w="650" w:type="dxa"/>
            <w:noWrap w:val="0"/>
            <w:vAlign w:val="top"/>
          </w:tcPr>
          <w:p w14:paraId="0A365A5D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741D0387">
            <w:pPr>
              <w:rPr>
                <w:rFonts w:ascii="宋体" w:hAnsi="宋体" w:cs="宋体"/>
              </w:rPr>
            </w:pPr>
          </w:p>
        </w:tc>
      </w:tr>
      <w:tr w14:paraId="0454C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5F5FA227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17E0BD2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organID</w:t>
            </w:r>
          </w:p>
        </w:tc>
        <w:tc>
          <w:tcPr>
            <w:tcW w:w="1666" w:type="dxa"/>
            <w:noWrap w:val="0"/>
            <w:vAlign w:val="top"/>
          </w:tcPr>
          <w:p w14:paraId="71B0625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受邀机构唯一号</w:t>
            </w:r>
          </w:p>
        </w:tc>
        <w:tc>
          <w:tcPr>
            <w:tcW w:w="1667" w:type="dxa"/>
            <w:noWrap w:val="0"/>
            <w:vAlign w:val="top"/>
          </w:tcPr>
          <w:p w14:paraId="6903094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Varchar(20)</w:t>
            </w:r>
          </w:p>
        </w:tc>
        <w:tc>
          <w:tcPr>
            <w:tcW w:w="650" w:type="dxa"/>
            <w:noWrap w:val="0"/>
            <w:vAlign w:val="top"/>
          </w:tcPr>
          <w:p w14:paraId="439B6AD2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205B6339">
            <w:pPr>
              <w:rPr>
                <w:rFonts w:ascii="宋体" w:hAnsi="宋体" w:cs="宋体"/>
              </w:rPr>
            </w:pPr>
          </w:p>
        </w:tc>
      </w:tr>
      <w:tr w14:paraId="61B6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374AE576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16402A8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unitID</w:t>
            </w:r>
          </w:p>
        </w:tc>
        <w:tc>
          <w:tcPr>
            <w:tcW w:w="1666" w:type="dxa"/>
            <w:noWrap w:val="0"/>
            <w:vAlign w:val="top"/>
          </w:tcPr>
          <w:p w14:paraId="20410F8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受邀监管平台机构ID</w:t>
            </w:r>
          </w:p>
        </w:tc>
        <w:tc>
          <w:tcPr>
            <w:tcW w:w="1667" w:type="dxa"/>
            <w:noWrap w:val="0"/>
            <w:vAlign w:val="top"/>
          </w:tcPr>
          <w:p w14:paraId="668AD44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789EA051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02E68C3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平台分配，登录系统“秘钥生成及管理”处可查</w:t>
            </w:r>
          </w:p>
        </w:tc>
      </w:tr>
      <w:tr w14:paraId="00C0B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3A688A95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26E4DE5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organName</w:t>
            </w:r>
          </w:p>
        </w:tc>
        <w:tc>
          <w:tcPr>
            <w:tcW w:w="1666" w:type="dxa"/>
            <w:noWrap w:val="0"/>
            <w:vAlign w:val="top"/>
          </w:tcPr>
          <w:p w14:paraId="1E23F31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受邀机构名称</w:t>
            </w:r>
          </w:p>
        </w:tc>
        <w:tc>
          <w:tcPr>
            <w:tcW w:w="1667" w:type="dxa"/>
            <w:noWrap w:val="0"/>
            <w:vAlign w:val="top"/>
          </w:tcPr>
          <w:p w14:paraId="2B27358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7D85280D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2BACBAF9">
            <w:pPr>
              <w:rPr>
                <w:rFonts w:ascii="宋体" w:hAnsi="宋体" w:cs="宋体"/>
              </w:rPr>
            </w:pPr>
          </w:p>
        </w:tc>
      </w:tr>
      <w:tr w14:paraId="6DCCE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343BA68C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2054515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s</w:t>
            </w:r>
            <w:r>
              <w:rPr>
                <w:rFonts w:hint="eastAsia" w:ascii="宋体" w:hAnsi="宋体" w:cs="宋体"/>
              </w:rPr>
              <w:t>ubjectCode</w:t>
            </w:r>
          </w:p>
        </w:tc>
        <w:tc>
          <w:tcPr>
            <w:tcW w:w="1666" w:type="dxa"/>
            <w:noWrap w:val="0"/>
            <w:vAlign w:val="top"/>
          </w:tcPr>
          <w:p w14:paraId="2A4B010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受邀医师所属专业代码（诊疗科目代码）</w:t>
            </w:r>
          </w:p>
        </w:tc>
        <w:tc>
          <w:tcPr>
            <w:tcW w:w="1667" w:type="dxa"/>
            <w:noWrap w:val="0"/>
            <w:vAlign w:val="top"/>
          </w:tcPr>
          <w:p w14:paraId="27A5F79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Varchar(10)</w:t>
            </w:r>
          </w:p>
        </w:tc>
        <w:tc>
          <w:tcPr>
            <w:tcW w:w="650" w:type="dxa"/>
            <w:noWrap w:val="0"/>
            <w:vAlign w:val="top"/>
          </w:tcPr>
          <w:p w14:paraId="728A5DFE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48453B9F">
            <w:pPr>
              <w:rPr>
                <w:rFonts w:ascii="宋体" w:hAnsi="宋体" w:cs="宋体"/>
              </w:rPr>
            </w:pPr>
          </w:p>
        </w:tc>
      </w:tr>
      <w:tr w14:paraId="6E02E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499289CD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3A00853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s</w:t>
            </w:r>
            <w:r>
              <w:rPr>
                <w:rFonts w:hint="eastAsia" w:ascii="宋体" w:hAnsi="宋体" w:cs="宋体"/>
              </w:rPr>
              <w:t>ubjectName</w:t>
            </w:r>
          </w:p>
        </w:tc>
        <w:tc>
          <w:tcPr>
            <w:tcW w:w="1666" w:type="dxa"/>
            <w:noWrap w:val="0"/>
            <w:vAlign w:val="top"/>
          </w:tcPr>
          <w:p w14:paraId="78243EF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受邀医师所属专业名称（诊疗科目名称）</w:t>
            </w:r>
          </w:p>
        </w:tc>
        <w:tc>
          <w:tcPr>
            <w:tcW w:w="1667" w:type="dxa"/>
            <w:noWrap w:val="0"/>
            <w:vAlign w:val="top"/>
          </w:tcPr>
          <w:p w14:paraId="39B7563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Varchar(30)</w:t>
            </w:r>
          </w:p>
        </w:tc>
        <w:tc>
          <w:tcPr>
            <w:tcW w:w="650" w:type="dxa"/>
            <w:noWrap w:val="0"/>
            <w:vAlign w:val="top"/>
          </w:tcPr>
          <w:p w14:paraId="59630005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0178CFC5">
            <w:pPr>
              <w:rPr>
                <w:rFonts w:ascii="宋体" w:hAnsi="宋体" w:cs="宋体"/>
              </w:rPr>
            </w:pPr>
          </w:p>
        </w:tc>
      </w:tr>
      <w:tr w14:paraId="134AC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116CCBF6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42EE2D1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deptID</w:t>
            </w:r>
          </w:p>
        </w:tc>
        <w:tc>
          <w:tcPr>
            <w:tcW w:w="1666" w:type="dxa"/>
            <w:noWrap w:val="0"/>
            <w:vAlign w:val="top"/>
          </w:tcPr>
          <w:p w14:paraId="1527AAC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受邀医师所属科室代码</w:t>
            </w:r>
          </w:p>
        </w:tc>
        <w:tc>
          <w:tcPr>
            <w:tcW w:w="1667" w:type="dxa"/>
            <w:noWrap w:val="0"/>
            <w:vAlign w:val="top"/>
          </w:tcPr>
          <w:p w14:paraId="1DD1994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Varchar(10)</w:t>
            </w:r>
          </w:p>
        </w:tc>
        <w:tc>
          <w:tcPr>
            <w:tcW w:w="650" w:type="dxa"/>
            <w:noWrap w:val="0"/>
            <w:vAlign w:val="top"/>
          </w:tcPr>
          <w:p w14:paraId="76E0F8E1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5E4021B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color w:val="auto"/>
                <w:lang w:val="en-US" w:eastAsia="zh-CN"/>
              </w:rPr>
              <w:t>见字典，</w:t>
            </w:r>
            <w:r>
              <w:rPr>
                <w:rFonts w:hint="eastAsia" w:ascii="宋体" w:hAnsi="宋体" w:cs="宋体"/>
                <w:color w:val="auto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color w:val="auto"/>
                <w:lang w:val="en-US" w:eastAsia="zh-CN"/>
              </w:rPr>
              <w:instrText xml:space="preserve"> HYPERLINK \l "_科室类别字典" </w:instrText>
            </w:r>
            <w:r>
              <w:rPr>
                <w:rFonts w:hint="eastAsia" w:ascii="宋体" w:hAnsi="宋体" w:cs="宋体"/>
                <w:color w:val="auto"/>
                <w:lang w:val="en-US" w:eastAsia="zh-CN"/>
              </w:rPr>
              <w:fldChar w:fldCharType="separate"/>
            </w:r>
            <w:r>
              <w:rPr>
                <w:rStyle w:val="20"/>
                <w:rFonts w:hint="eastAsia" w:ascii="宋体" w:hAnsi="宋体" w:cs="宋体"/>
                <w:color w:val="auto"/>
                <w:lang w:val="en-US" w:eastAsia="zh-CN"/>
              </w:rPr>
              <w:t>科室类别字典</w:t>
            </w:r>
            <w:r>
              <w:rPr>
                <w:rFonts w:hint="eastAsia" w:ascii="宋体" w:hAnsi="宋体" w:cs="宋体"/>
                <w:color w:val="auto"/>
                <w:lang w:val="en-US" w:eastAsia="zh-CN"/>
              </w:rPr>
              <w:fldChar w:fldCharType="end"/>
            </w:r>
          </w:p>
        </w:tc>
      </w:tr>
      <w:tr w14:paraId="3F651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50286EE3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732F2E0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deptName</w:t>
            </w:r>
          </w:p>
        </w:tc>
        <w:tc>
          <w:tcPr>
            <w:tcW w:w="1666" w:type="dxa"/>
            <w:noWrap w:val="0"/>
            <w:vAlign w:val="top"/>
          </w:tcPr>
          <w:p w14:paraId="2B1D7DF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受邀医师所属科室名称</w:t>
            </w:r>
          </w:p>
        </w:tc>
        <w:tc>
          <w:tcPr>
            <w:tcW w:w="1667" w:type="dxa"/>
            <w:noWrap w:val="0"/>
            <w:vAlign w:val="top"/>
          </w:tcPr>
          <w:p w14:paraId="66B0952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Varchar(30)</w:t>
            </w:r>
          </w:p>
        </w:tc>
        <w:tc>
          <w:tcPr>
            <w:tcW w:w="650" w:type="dxa"/>
            <w:noWrap w:val="0"/>
            <w:vAlign w:val="top"/>
          </w:tcPr>
          <w:p w14:paraId="768E40EE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41D3BFC0">
            <w:pPr>
              <w:rPr>
                <w:rFonts w:hint="default" w:ascii="宋体" w:hAnsi="宋体" w:cs="宋体"/>
                <w:lang w:val="en-US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具体科室名称，如三级医院内科可能有内科一内科二等以实际名称填写</w:t>
            </w:r>
          </w:p>
        </w:tc>
      </w:tr>
      <w:tr w14:paraId="61591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2D5AEAF2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3307821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doctorId</w:t>
            </w:r>
          </w:p>
        </w:tc>
        <w:tc>
          <w:tcPr>
            <w:tcW w:w="1666" w:type="dxa"/>
            <w:noWrap w:val="0"/>
            <w:vAlign w:val="top"/>
          </w:tcPr>
          <w:p w14:paraId="1D4FEE2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受邀医生ID</w:t>
            </w:r>
          </w:p>
        </w:tc>
        <w:tc>
          <w:tcPr>
            <w:tcW w:w="1667" w:type="dxa"/>
            <w:noWrap w:val="0"/>
            <w:vAlign w:val="top"/>
          </w:tcPr>
          <w:p w14:paraId="24A94E5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5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650" w:type="dxa"/>
            <w:noWrap w:val="0"/>
            <w:vAlign w:val="top"/>
          </w:tcPr>
          <w:p w14:paraId="79FD9443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7D0FB479">
            <w:pPr>
              <w:rPr>
                <w:rFonts w:ascii="宋体" w:hAnsi="宋体" w:cs="宋体"/>
              </w:rPr>
            </w:pPr>
          </w:p>
        </w:tc>
      </w:tr>
      <w:tr w14:paraId="4CFCD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3A549D12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4F0A9BD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doctorCertID</w:t>
            </w:r>
          </w:p>
        </w:tc>
        <w:tc>
          <w:tcPr>
            <w:tcW w:w="1666" w:type="dxa"/>
            <w:noWrap w:val="0"/>
            <w:vAlign w:val="top"/>
          </w:tcPr>
          <w:p w14:paraId="5E55121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受邀医师身份证号</w:t>
            </w:r>
          </w:p>
        </w:tc>
        <w:tc>
          <w:tcPr>
            <w:tcW w:w="1667" w:type="dxa"/>
            <w:noWrap w:val="0"/>
            <w:vAlign w:val="top"/>
          </w:tcPr>
          <w:p w14:paraId="0FEE0C4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Varchar(18)</w:t>
            </w:r>
          </w:p>
        </w:tc>
        <w:tc>
          <w:tcPr>
            <w:tcW w:w="650" w:type="dxa"/>
            <w:noWrap w:val="0"/>
            <w:vAlign w:val="top"/>
          </w:tcPr>
          <w:p w14:paraId="3AB8A764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7BA31115">
            <w:pPr>
              <w:rPr>
                <w:rFonts w:ascii="宋体" w:hAnsi="宋体" w:cs="宋体"/>
              </w:rPr>
            </w:pPr>
          </w:p>
        </w:tc>
      </w:tr>
      <w:tr w14:paraId="27957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517548C5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4DF70DE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doctorName</w:t>
            </w:r>
          </w:p>
        </w:tc>
        <w:tc>
          <w:tcPr>
            <w:tcW w:w="1666" w:type="dxa"/>
            <w:noWrap w:val="0"/>
            <w:vAlign w:val="top"/>
          </w:tcPr>
          <w:p w14:paraId="567BC15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受邀医生姓名</w:t>
            </w:r>
          </w:p>
        </w:tc>
        <w:tc>
          <w:tcPr>
            <w:tcW w:w="1667" w:type="dxa"/>
            <w:noWrap w:val="0"/>
            <w:vAlign w:val="top"/>
          </w:tcPr>
          <w:p w14:paraId="3A8BCAA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7607346C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04FE104A">
            <w:pPr>
              <w:rPr>
                <w:rFonts w:ascii="宋体" w:hAnsi="宋体" w:cs="宋体"/>
              </w:rPr>
            </w:pPr>
          </w:p>
        </w:tc>
      </w:tr>
      <w:tr w14:paraId="6EA28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05092D1F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71BBE9C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reportDate</w:t>
            </w:r>
          </w:p>
        </w:tc>
        <w:tc>
          <w:tcPr>
            <w:tcW w:w="1666" w:type="dxa"/>
            <w:noWrap w:val="0"/>
            <w:vAlign w:val="top"/>
          </w:tcPr>
          <w:p w14:paraId="701F9C9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远程病理诊断时间</w:t>
            </w:r>
          </w:p>
        </w:tc>
        <w:tc>
          <w:tcPr>
            <w:tcW w:w="1667" w:type="dxa"/>
            <w:noWrap w:val="0"/>
            <w:vAlign w:val="top"/>
          </w:tcPr>
          <w:p w14:paraId="4862272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datetime</w:t>
            </w:r>
          </w:p>
        </w:tc>
        <w:tc>
          <w:tcPr>
            <w:tcW w:w="650" w:type="dxa"/>
            <w:noWrap w:val="0"/>
            <w:vAlign w:val="top"/>
          </w:tcPr>
          <w:p w14:paraId="27FCC016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0B93B7A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诊断报告时间</w:t>
            </w:r>
          </w:p>
        </w:tc>
      </w:tr>
      <w:tr w14:paraId="1F834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6B2BFDF1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02E0D7D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pathologyDescription</w:t>
            </w:r>
          </w:p>
        </w:tc>
        <w:tc>
          <w:tcPr>
            <w:tcW w:w="1666" w:type="dxa"/>
            <w:noWrap w:val="0"/>
            <w:vAlign w:val="top"/>
          </w:tcPr>
          <w:p w14:paraId="30A2DF23">
            <w:pPr>
              <w:jc w:val="left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szCs w:val="21"/>
              </w:rPr>
              <w:t>病理诊断描述</w:t>
            </w:r>
          </w:p>
        </w:tc>
        <w:tc>
          <w:tcPr>
            <w:tcW w:w="1667" w:type="dxa"/>
            <w:noWrap w:val="0"/>
            <w:vAlign w:val="top"/>
          </w:tcPr>
          <w:p w14:paraId="246CB25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Varchar(500)</w:t>
            </w:r>
          </w:p>
        </w:tc>
        <w:tc>
          <w:tcPr>
            <w:tcW w:w="650" w:type="dxa"/>
            <w:noWrap w:val="0"/>
            <w:vAlign w:val="top"/>
          </w:tcPr>
          <w:p w14:paraId="02DEFB6C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22193FA3">
            <w:pPr>
              <w:jc w:val="left"/>
              <w:rPr>
                <w:rFonts w:ascii="宋体" w:hAnsi="宋体" w:cs="宋体"/>
              </w:rPr>
            </w:pPr>
          </w:p>
        </w:tc>
      </w:tr>
      <w:tr w14:paraId="5A6DC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1D54EEB6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32DBF47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pathologyOpinion</w:t>
            </w:r>
          </w:p>
        </w:tc>
        <w:tc>
          <w:tcPr>
            <w:tcW w:w="1666" w:type="dxa"/>
            <w:noWrap w:val="0"/>
            <w:vAlign w:val="top"/>
          </w:tcPr>
          <w:p w14:paraId="4E24D91B">
            <w:pPr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病理诊断意见</w:t>
            </w:r>
          </w:p>
        </w:tc>
        <w:tc>
          <w:tcPr>
            <w:tcW w:w="1667" w:type="dxa"/>
            <w:noWrap w:val="0"/>
            <w:vAlign w:val="top"/>
          </w:tcPr>
          <w:p w14:paraId="6284767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Varchar(500)</w:t>
            </w:r>
          </w:p>
        </w:tc>
        <w:tc>
          <w:tcPr>
            <w:tcW w:w="650" w:type="dxa"/>
            <w:noWrap w:val="0"/>
            <w:vAlign w:val="top"/>
          </w:tcPr>
          <w:p w14:paraId="0F751530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0CA5BA15">
            <w:pPr>
              <w:jc w:val="left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szCs w:val="21"/>
              </w:rPr>
              <w:t>诊断意见</w:t>
            </w:r>
          </w:p>
        </w:tc>
      </w:tr>
      <w:tr w14:paraId="2FB39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47A92E65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2E13E24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 xml:space="preserve">paymentChannel </w:t>
            </w:r>
          </w:p>
        </w:tc>
        <w:tc>
          <w:tcPr>
            <w:tcW w:w="1666" w:type="dxa"/>
            <w:noWrap w:val="0"/>
            <w:vAlign w:val="top"/>
          </w:tcPr>
          <w:p w14:paraId="01FDB01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支付渠道</w:t>
            </w:r>
          </w:p>
        </w:tc>
        <w:tc>
          <w:tcPr>
            <w:tcW w:w="1667" w:type="dxa"/>
            <w:noWrap w:val="0"/>
            <w:vAlign w:val="top"/>
          </w:tcPr>
          <w:p w14:paraId="190E021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Varchar(10)</w:t>
            </w:r>
          </w:p>
        </w:tc>
        <w:tc>
          <w:tcPr>
            <w:tcW w:w="650" w:type="dxa"/>
            <w:noWrap w:val="0"/>
            <w:vAlign w:val="top"/>
          </w:tcPr>
          <w:p w14:paraId="5A907F18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75ADBDF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1支付宝 2微信 3银联 9其他</w:t>
            </w:r>
          </w:p>
        </w:tc>
      </w:tr>
      <w:tr w14:paraId="5DADF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0CE8D68F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616B484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pathologyPrice</w:t>
            </w:r>
          </w:p>
        </w:tc>
        <w:tc>
          <w:tcPr>
            <w:tcW w:w="1666" w:type="dxa"/>
            <w:noWrap w:val="0"/>
            <w:vAlign w:val="top"/>
          </w:tcPr>
          <w:p w14:paraId="5A64B9D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远程病理诊断价格</w:t>
            </w:r>
          </w:p>
        </w:tc>
        <w:tc>
          <w:tcPr>
            <w:tcW w:w="1667" w:type="dxa"/>
            <w:noWrap w:val="0"/>
            <w:vAlign w:val="top"/>
          </w:tcPr>
          <w:p w14:paraId="4052554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Decimal(8,2)</w:t>
            </w:r>
          </w:p>
        </w:tc>
        <w:tc>
          <w:tcPr>
            <w:tcW w:w="650" w:type="dxa"/>
            <w:noWrap w:val="0"/>
            <w:vAlign w:val="top"/>
          </w:tcPr>
          <w:p w14:paraId="24359CB7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64993D99">
            <w:pPr>
              <w:rPr>
                <w:rFonts w:ascii="宋体" w:hAnsi="宋体" w:cs="宋体"/>
              </w:rPr>
            </w:pPr>
          </w:p>
        </w:tc>
      </w:tr>
      <w:tr w14:paraId="4B008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19170D57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16D10BE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DICOMURL</w:t>
            </w:r>
          </w:p>
        </w:tc>
        <w:tc>
          <w:tcPr>
            <w:tcW w:w="1666" w:type="dxa"/>
            <w:noWrap w:val="0"/>
            <w:vAlign w:val="top"/>
          </w:tcPr>
          <w:p w14:paraId="71F2C43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影像DICOM文件下载地址</w:t>
            </w:r>
          </w:p>
        </w:tc>
        <w:tc>
          <w:tcPr>
            <w:tcW w:w="1667" w:type="dxa"/>
            <w:noWrap w:val="0"/>
            <w:vAlign w:val="top"/>
          </w:tcPr>
          <w:p w14:paraId="0282E32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Varchar(500)</w:t>
            </w:r>
          </w:p>
        </w:tc>
        <w:tc>
          <w:tcPr>
            <w:tcW w:w="650" w:type="dxa"/>
            <w:noWrap w:val="0"/>
            <w:vAlign w:val="top"/>
          </w:tcPr>
          <w:p w14:paraId="47C7B01D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77AC4AC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心电DICOM文件下载地址</w:t>
            </w:r>
          </w:p>
        </w:tc>
      </w:tr>
      <w:tr w14:paraId="15846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631D3792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043D29A0">
            <w:pPr>
              <w:rPr>
                <w:rFonts w:hint="eastAsia" w:ascii="宋体" w:hAnsi="宋体" w:cs="宋体" w:eastAsiaTheme="minorEastAsia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updateTime</w:t>
            </w:r>
          </w:p>
        </w:tc>
        <w:tc>
          <w:tcPr>
            <w:tcW w:w="1666" w:type="dxa"/>
            <w:noWrap w:val="0"/>
            <w:vAlign w:val="top"/>
          </w:tcPr>
          <w:p w14:paraId="258617E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上传时间</w:t>
            </w:r>
          </w:p>
        </w:tc>
        <w:tc>
          <w:tcPr>
            <w:tcW w:w="1667" w:type="dxa"/>
            <w:noWrap w:val="0"/>
            <w:vAlign w:val="top"/>
          </w:tcPr>
          <w:p w14:paraId="0FA98AC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datetime</w:t>
            </w:r>
          </w:p>
        </w:tc>
        <w:tc>
          <w:tcPr>
            <w:tcW w:w="650" w:type="dxa"/>
            <w:noWrap w:val="0"/>
            <w:vAlign w:val="top"/>
          </w:tcPr>
          <w:p w14:paraId="52204598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00D58FFB">
            <w:pPr>
              <w:rPr>
                <w:rFonts w:ascii="宋体" w:hAnsi="宋体" w:cs="宋体"/>
              </w:rPr>
            </w:pPr>
          </w:p>
        </w:tc>
      </w:tr>
      <w:tr w14:paraId="5B2A3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1" w:type="dxa"/>
            <w:gridSpan w:val="6"/>
            <w:shd w:val="clear" w:color="auto" w:fill="5B9BD5"/>
            <w:noWrap w:val="0"/>
            <w:vAlign w:val="top"/>
          </w:tcPr>
          <w:p w14:paraId="67868012">
            <w:pPr>
              <w:rPr>
                <w:rFonts w:ascii="宋体" w:hAnsi="宋体" w:cs="宋体"/>
                <w:color w:val="5B9BD5"/>
              </w:rPr>
            </w:pPr>
          </w:p>
        </w:tc>
      </w:tr>
      <w:tr w14:paraId="1EBFC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4" w:type="dxa"/>
            <w:vMerge w:val="restart"/>
            <w:shd w:val="clear" w:color="auto" w:fill="auto"/>
            <w:noWrap w:val="0"/>
            <w:vAlign w:val="top"/>
          </w:tcPr>
          <w:p w14:paraId="1F8293C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584" w:type="dxa"/>
            <w:shd w:val="clear" w:color="auto" w:fill="auto"/>
            <w:noWrap w:val="0"/>
            <w:vAlign w:val="top"/>
          </w:tcPr>
          <w:p w14:paraId="4E4FCD8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code</w:t>
            </w:r>
          </w:p>
        </w:tc>
        <w:tc>
          <w:tcPr>
            <w:tcW w:w="1666" w:type="dxa"/>
            <w:shd w:val="clear" w:color="auto" w:fill="FFFFFF"/>
            <w:noWrap w:val="0"/>
            <w:vAlign w:val="center"/>
          </w:tcPr>
          <w:p w14:paraId="479F3618">
            <w:pPr>
              <w:widowControl/>
              <w:jc w:val="left"/>
              <w:textAlignment w:val="center"/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返回代码</w:t>
            </w:r>
          </w:p>
        </w:tc>
        <w:tc>
          <w:tcPr>
            <w:tcW w:w="1667" w:type="dxa"/>
            <w:shd w:val="clear" w:color="auto" w:fill="FFFFFF"/>
            <w:noWrap w:val="0"/>
            <w:vAlign w:val="center"/>
          </w:tcPr>
          <w:p w14:paraId="52A6BA8D">
            <w:pPr>
              <w:widowControl/>
              <w:jc w:val="left"/>
              <w:textAlignment w:val="center"/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Int</w:t>
            </w:r>
          </w:p>
        </w:tc>
        <w:tc>
          <w:tcPr>
            <w:tcW w:w="650" w:type="dxa"/>
            <w:noWrap w:val="0"/>
            <w:vAlign w:val="top"/>
          </w:tcPr>
          <w:p w14:paraId="0081FFEF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6B3E475F">
            <w:pPr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200成功， 非200 失败</w:t>
            </w:r>
          </w:p>
        </w:tc>
      </w:tr>
      <w:tr w14:paraId="332D2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4" w:type="dxa"/>
            <w:vMerge w:val="continue"/>
            <w:shd w:val="clear" w:color="auto" w:fill="auto"/>
            <w:noWrap w:val="0"/>
            <w:vAlign w:val="top"/>
          </w:tcPr>
          <w:p w14:paraId="0B9607FA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shd w:val="clear" w:color="auto" w:fill="auto"/>
            <w:noWrap w:val="0"/>
            <w:vAlign w:val="top"/>
          </w:tcPr>
          <w:p w14:paraId="0999A74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msg</w:t>
            </w:r>
          </w:p>
        </w:tc>
        <w:tc>
          <w:tcPr>
            <w:tcW w:w="1666" w:type="dxa"/>
            <w:shd w:val="clear" w:color="auto" w:fill="FFFFFF"/>
            <w:noWrap w:val="0"/>
            <w:vAlign w:val="center"/>
          </w:tcPr>
          <w:p w14:paraId="470275B4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szCs w:val="18"/>
              </w:rPr>
              <w:t>错误信息</w:t>
            </w:r>
          </w:p>
        </w:tc>
        <w:tc>
          <w:tcPr>
            <w:tcW w:w="1667" w:type="dxa"/>
            <w:shd w:val="clear" w:color="auto" w:fill="FFFFFF"/>
            <w:noWrap w:val="0"/>
            <w:vAlign w:val="center"/>
          </w:tcPr>
          <w:p w14:paraId="0D85661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</w:rPr>
              <w:t>Varchar(200)</w:t>
            </w:r>
          </w:p>
        </w:tc>
        <w:tc>
          <w:tcPr>
            <w:tcW w:w="650" w:type="dxa"/>
            <w:noWrap w:val="0"/>
            <w:vAlign w:val="top"/>
          </w:tcPr>
          <w:p w14:paraId="6DE679D4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432A084F">
            <w:pPr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失败描述</w:t>
            </w:r>
          </w:p>
        </w:tc>
      </w:tr>
    </w:tbl>
    <w:p w14:paraId="5DC33972">
      <w:pPr>
        <w:rPr>
          <w:rFonts w:ascii="宋体" w:hAnsi="宋体" w:cs="宋体"/>
        </w:rPr>
      </w:pPr>
    </w:p>
    <w:p w14:paraId="0D914F92">
      <w:pPr>
        <w:pStyle w:val="5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接口示例</w:t>
      </w:r>
    </w:p>
    <w:p w14:paraId="2DC417A3">
      <w:pPr>
        <w:ind w:firstLine="420"/>
        <w:rPr>
          <w:rFonts w:ascii="宋体" w:hAnsi="宋体" w:cs="宋体"/>
        </w:rPr>
      </w:pPr>
      <w:r>
        <w:rPr>
          <w:rFonts w:hint="eastAsia" w:ascii="宋体" w:hAnsi="宋体" w:cs="宋体"/>
          <w:lang w:val="en-US" w:eastAsia="zh-CN"/>
        </w:rPr>
        <w:t xml:space="preserve">见1.7 </w:t>
      </w:r>
      <w:r>
        <w:rPr>
          <w:rFonts w:hint="eastAsia" w:ascii="宋体" w:hAnsi="宋体" w:cs="宋体"/>
          <w:lang w:val="en-US" w:eastAsia="zh-CN"/>
        </w:rPr>
        <w:fldChar w:fldCharType="begin"/>
      </w:r>
      <w:r>
        <w:rPr>
          <w:rFonts w:hint="eastAsia" w:ascii="宋体" w:hAnsi="宋体" w:cs="宋体"/>
          <w:lang w:val="en-US" w:eastAsia="zh-CN"/>
        </w:rPr>
        <w:instrText xml:space="preserve"> HYPERLINK \l "_工具包调用说明" </w:instrText>
      </w:r>
      <w:r>
        <w:rPr>
          <w:rFonts w:hint="eastAsia" w:ascii="宋体" w:hAnsi="宋体" w:cs="宋体"/>
          <w:lang w:val="en-US" w:eastAsia="zh-CN"/>
        </w:rPr>
        <w:fldChar w:fldCharType="separate"/>
      </w:r>
      <w:r>
        <w:rPr>
          <w:rStyle w:val="19"/>
          <w:rFonts w:hint="eastAsia" w:ascii="宋体" w:hAnsi="宋体" w:cs="宋体"/>
          <w:lang w:val="en-US" w:eastAsia="zh-CN"/>
        </w:rPr>
        <w:t>工具包调用说明</w:t>
      </w:r>
      <w:r>
        <w:rPr>
          <w:rFonts w:hint="eastAsia" w:ascii="宋体" w:hAnsi="宋体" w:cs="宋体"/>
          <w:lang w:val="en-US" w:eastAsia="zh-CN"/>
        </w:rPr>
        <w:fldChar w:fldCharType="end"/>
      </w:r>
    </w:p>
    <w:p w14:paraId="41D85CE4">
      <w:pPr>
        <w:pStyle w:val="4"/>
        <w:rPr>
          <w:rFonts w:ascii="宋体" w:hAnsi="宋体" w:eastAsia="宋体" w:cs="宋体"/>
        </w:rPr>
      </w:pPr>
      <w:bookmarkStart w:id="67" w:name="_Toc5477"/>
      <w:r>
        <w:rPr>
          <w:rFonts w:hint="eastAsia" w:ascii="宋体" w:hAnsi="宋体" w:eastAsia="宋体" w:cs="宋体"/>
        </w:rPr>
        <w:t>远程转诊记录</w:t>
      </w:r>
      <w:bookmarkEnd w:id="67"/>
    </w:p>
    <w:p w14:paraId="67DC91B0">
      <w:pPr>
        <w:pStyle w:val="5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数据推送机制</w:t>
      </w:r>
    </w:p>
    <w:p w14:paraId="3CCD38D2">
      <w:pPr>
        <w:ind w:firstLine="420"/>
        <w:rPr>
          <w:rFonts w:ascii="宋体" w:hAnsi="宋体" w:cs="宋体"/>
        </w:rPr>
      </w:pPr>
      <w:r>
        <w:rPr>
          <w:rFonts w:hint="eastAsia" w:ascii="宋体" w:hAnsi="宋体" w:cs="宋体"/>
        </w:rPr>
        <w:t>各互联网医院，在每天晚上固定时间点，向平台推送前一天已经完成的远程转诊业务数据。</w:t>
      </w:r>
    </w:p>
    <w:p w14:paraId="45ABA6F2">
      <w:pPr>
        <w:pStyle w:val="5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远程转诊记录推送接口</w:t>
      </w:r>
    </w:p>
    <w:tbl>
      <w:tblPr>
        <w:tblStyle w:val="15"/>
        <w:tblW w:w="863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"/>
        <w:gridCol w:w="1584"/>
        <w:gridCol w:w="1666"/>
        <w:gridCol w:w="1667"/>
        <w:gridCol w:w="650"/>
        <w:gridCol w:w="2370"/>
      </w:tblGrid>
      <w:tr w14:paraId="5ADDC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4" w:type="dxa"/>
            <w:tcBorders>
              <w:bottom w:val="single" w:color="auto" w:sz="4" w:space="0"/>
            </w:tcBorders>
            <w:noWrap w:val="0"/>
            <w:vAlign w:val="top"/>
          </w:tcPr>
          <w:p w14:paraId="2251BED5">
            <w:pPr>
              <w:jc w:val="center"/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操作名称</w:t>
            </w:r>
          </w:p>
        </w:tc>
        <w:tc>
          <w:tcPr>
            <w:tcW w:w="7937" w:type="dxa"/>
            <w:gridSpan w:val="5"/>
            <w:tcBorders>
              <w:bottom w:val="single" w:color="auto" w:sz="4" w:space="0"/>
            </w:tcBorders>
            <w:noWrap w:val="0"/>
            <w:vAlign w:val="top"/>
          </w:tcPr>
          <w:p w14:paraId="7DA13D0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X-Service-Id=his.provinceDataUploadService , X-Service-Method=pushRemoteTransfer</w:t>
            </w:r>
          </w:p>
        </w:tc>
      </w:tr>
      <w:tr w14:paraId="27FD1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tcBorders>
              <w:bottom w:val="single" w:color="auto" w:sz="4" w:space="0"/>
            </w:tcBorders>
            <w:noWrap w:val="0"/>
            <w:vAlign w:val="top"/>
          </w:tcPr>
          <w:p w14:paraId="4F201D04">
            <w:pPr>
              <w:jc w:val="center"/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说明</w:t>
            </w:r>
          </w:p>
        </w:tc>
        <w:tc>
          <w:tcPr>
            <w:tcW w:w="7937" w:type="dxa"/>
            <w:gridSpan w:val="5"/>
            <w:tcBorders>
              <w:bottom w:val="single" w:color="auto" w:sz="4" w:space="0"/>
            </w:tcBorders>
            <w:noWrap w:val="0"/>
            <w:vAlign w:val="top"/>
          </w:tcPr>
          <w:p w14:paraId="763E7BA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向互联网医院监管平台推送远程转诊信息</w:t>
            </w:r>
          </w:p>
        </w:tc>
      </w:tr>
      <w:tr w14:paraId="57934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694" w:type="dxa"/>
            <w:shd w:val="clear" w:color="auto" w:fill="8DB3E2"/>
            <w:noWrap w:val="0"/>
            <w:vAlign w:val="top"/>
          </w:tcPr>
          <w:p w14:paraId="281CF665">
            <w:pPr>
              <w:jc w:val="center"/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类型</w:t>
            </w:r>
          </w:p>
        </w:tc>
        <w:tc>
          <w:tcPr>
            <w:tcW w:w="1584" w:type="dxa"/>
            <w:shd w:val="clear" w:color="auto" w:fill="8DB3E2"/>
            <w:noWrap w:val="0"/>
            <w:vAlign w:val="top"/>
          </w:tcPr>
          <w:p w14:paraId="6A7E308A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参数</w:t>
            </w:r>
          </w:p>
        </w:tc>
        <w:tc>
          <w:tcPr>
            <w:tcW w:w="1666" w:type="dxa"/>
            <w:shd w:val="clear" w:color="auto" w:fill="8DB3E2"/>
            <w:noWrap w:val="0"/>
            <w:vAlign w:val="top"/>
          </w:tcPr>
          <w:p w14:paraId="5F37A0DB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参数名称</w:t>
            </w:r>
          </w:p>
        </w:tc>
        <w:tc>
          <w:tcPr>
            <w:tcW w:w="1667" w:type="dxa"/>
            <w:shd w:val="clear" w:color="auto" w:fill="8DB3E2"/>
            <w:noWrap w:val="0"/>
            <w:vAlign w:val="top"/>
          </w:tcPr>
          <w:p w14:paraId="50BA7EDC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字段类型</w:t>
            </w:r>
          </w:p>
        </w:tc>
        <w:tc>
          <w:tcPr>
            <w:tcW w:w="650" w:type="dxa"/>
            <w:shd w:val="clear" w:color="auto" w:fill="8DB3E2"/>
            <w:noWrap w:val="0"/>
            <w:vAlign w:val="top"/>
          </w:tcPr>
          <w:p w14:paraId="35538C8E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必输</w:t>
            </w:r>
          </w:p>
        </w:tc>
        <w:tc>
          <w:tcPr>
            <w:tcW w:w="2370" w:type="dxa"/>
            <w:shd w:val="clear" w:color="auto" w:fill="8DB3E2"/>
            <w:noWrap w:val="0"/>
            <w:vAlign w:val="top"/>
          </w:tcPr>
          <w:p w14:paraId="049B1370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说明</w:t>
            </w:r>
          </w:p>
        </w:tc>
      </w:tr>
      <w:tr w14:paraId="78136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restart"/>
            <w:noWrap w:val="0"/>
            <w:vAlign w:val="top"/>
          </w:tcPr>
          <w:p w14:paraId="3839D36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输入</w:t>
            </w:r>
          </w:p>
        </w:tc>
        <w:tc>
          <w:tcPr>
            <w:tcW w:w="1584" w:type="dxa"/>
            <w:noWrap w:val="0"/>
            <w:vAlign w:val="top"/>
          </w:tcPr>
          <w:p w14:paraId="1F97F62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bussID</w:t>
            </w:r>
          </w:p>
        </w:tc>
        <w:tc>
          <w:tcPr>
            <w:tcW w:w="1666" w:type="dxa"/>
            <w:noWrap w:val="0"/>
            <w:vAlign w:val="top"/>
          </w:tcPr>
          <w:p w14:paraId="2499C02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远程转诊记录Id</w:t>
            </w:r>
          </w:p>
        </w:tc>
        <w:tc>
          <w:tcPr>
            <w:tcW w:w="1667" w:type="dxa"/>
            <w:noWrap w:val="0"/>
            <w:vAlign w:val="top"/>
          </w:tcPr>
          <w:p w14:paraId="496C9F0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5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650" w:type="dxa"/>
            <w:noWrap w:val="0"/>
            <w:vAlign w:val="top"/>
          </w:tcPr>
          <w:p w14:paraId="1159A6B2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7A1E6A1E">
            <w:pPr>
              <w:jc w:val="left"/>
              <w:rPr>
                <w:rFonts w:ascii="宋体" w:hAnsi="宋体" w:cs="宋体"/>
              </w:rPr>
            </w:pPr>
          </w:p>
        </w:tc>
      </w:tr>
      <w:tr w14:paraId="3AE1B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3371E5A4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7249F6F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SNDorganID</w:t>
            </w:r>
          </w:p>
        </w:tc>
        <w:tc>
          <w:tcPr>
            <w:tcW w:w="1666" w:type="dxa"/>
            <w:noWrap w:val="0"/>
            <w:vAlign w:val="top"/>
          </w:tcPr>
          <w:p w14:paraId="7A0E8B4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申请方医疗机构唯一号</w:t>
            </w:r>
          </w:p>
        </w:tc>
        <w:tc>
          <w:tcPr>
            <w:tcW w:w="1667" w:type="dxa"/>
            <w:noWrap w:val="0"/>
            <w:vAlign w:val="top"/>
          </w:tcPr>
          <w:p w14:paraId="443009C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Varchar(20)</w:t>
            </w:r>
          </w:p>
        </w:tc>
        <w:tc>
          <w:tcPr>
            <w:tcW w:w="650" w:type="dxa"/>
            <w:noWrap w:val="0"/>
            <w:vAlign w:val="top"/>
          </w:tcPr>
          <w:p w14:paraId="7731357B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3A37DCA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全国统一的组织机构代码</w:t>
            </w:r>
          </w:p>
        </w:tc>
      </w:tr>
      <w:tr w14:paraId="25206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711FC040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27D3AED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SNDunitID</w:t>
            </w:r>
          </w:p>
        </w:tc>
        <w:tc>
          <w:tcPr>
            <w:tcW w:w="1666" w:type="dxa"/>
            <w:noWrap w:val="0"/>
            <w:vAlign w:val="top"/>
          </w:tcPr>
          <w:p w14:paraId="7C893D0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申请方监管平台机构ID</w:t>
            </w:r>
          </w:p>
        </w:tc>
        <w:tc>
          <w:tcPr>
            <w:tcW w:w="1667" w:type="dxa"/>
            <w:noWrap w:val="0"/>
            <w:vAlign w:val="top"/>
          </w:tcPr>
          <w:p w14:paraId="343C01E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7188153D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02EE2C8B">
            <w:pPr>
              <w:rPr>
                <w:rFonts w:hint="default" w:ascii="宋体" w:hAnsi="宋体" w:cs="宋体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监管平台唯一号，</w:t>
            </w:r>
            <w:r>
              <w:rPr>
                <w:rFonts w:hint="eastAsia" w:ascii="宋体" w:hAnsi="宋体" w:cs="宋体"/>
                <w:lang w:eastAsia="zh-CN"/>
              </w:rPr>
              <w:t>平台分配，登录系统“秘钥生成及管理”处可查</w:t>
            </w:r>
          </w:p>
        </w:tc>
      </w:tr>
      <w:tr w14:paraId="17F26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1219B5A6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66C417B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SNDorganName</w:t>
            </w:r>
          </w:p>
        </w:tc>
        <w:tc>
          <w:tcPr>
            <w:tcW w:w="1666" w:type="dxa"/>
            <w:noWrap w:val="0"/>
            <w:vAlign w:val="top"/>
          </w:tcPr>
          <w:p w14:paraId="7398678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申请方机构名称</w:t>
            </w:r>
          </w:p>
        </w:tc>
        <w:tc>
          <w:tcPr>
            <w:tcW w:w="1667" w:type="dxa"/>
            <w:noWrap w:val="0"/>
            <w:vAlign w:val="top"/>
          </w:tcPr>
          <w:p w14:paraId="4B4DAA0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14D9B3F0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4EB2A2A8">
            <w:pPr>
              <w:rPr>
                <w:rFonts w:ascii="宋体" w:hAnsi="宋体" w:cs="宋体"/>
              </w:rPr>
            </w:pPr>
          </w:p>
        </w:tc>
      </w:tr>
      <w:tr w14:paraId="77054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65135F38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6F7A3FC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SNDdeptID</w:t>
            </w:r>
          </w:p>
        </w:tc>
        <w:tc>
          <w:tcPr>
            <w:tcW w:w="1666" w:type="dxa"/>
            <w:noWrap w:val="0"/>
            <w:vAlign w:val="top"/>
          </w:tcPr>
          <w:p w14:paraId="3886E55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申请医师所属科室代码</w:t>
            </w:r>
          </w:p>
        </w:tc>
        <w:tc>
          <w:tcPr>
            <w:tcW w:w="1667" w:type="dxa"/>
            <w:noWrap w:val="0"/>
            <w:vAlign w:val="top"/>
          </w:tcPr>
          <w:p w14:paraId="201C7AC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Varchar(10)</w:t>
            </w:r>
          </w:p>
        </w:tc>
        <w:tc>
          <w:tcPr>
            <w:tcW w:w="650" w:type="dxa"/>
            <w:noWrap w:val="0"/>
            <w:vAlign w:val="top"/>
          </w:tcPr>
          <w:p w14:paraId="51711490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12538A1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color w:val="auto"/>
                <w:lang w:val="en-US" w:eastAsia="zh-CN"/>
              </w:rPr>
              <w:t>见字典，</w:t>
            </w:r>
            <w:r>
              <w:rPr>
                <w:rFonts w:hint="eastAsia" w:ascii="宋体" w:hAnsi="宋体" w:cs="宋体"/>
                <w:color w:val="auto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color w:val="auto"/>
                <w:lang w:val="en-US" w:eastAsia="zh-CN"/>
              </w:rPr>
              <w:instrText xml:space="preserve"> HYPERLINK \l "_科室类别字典" </w:instrText>
            </w:r>
            <w:r>
              <w:rPr>
                <w:rFonts w:hint="eastAsia" w:ascii="宋体" w:hAnsi="宋体" w:cs="宋体"/>
                <w:color w:val="auto"/>
                <w:lang w:val="en-US" w:eastAsia="zh-CN"/>
              </w:rPr>
              <w:fldChar w:fldCharType="separate"/>
            </w:r>
            <w:r>
              <w:rPr>
                <w:rStyle w:val="20"/>
                <w:rFonts w:hint="eastAsia" w:ascii="宋体" w:hAnsi="宋体" w:cs="宋体"/>
                <w:color w:val="auto"/>
                <w:lang w:val="en-US" w:eastAsia="zh-CN"/>
              </w:rPr>
              <w:t>科室类别字典</w:t>
            </w:r>
            <w:r>
              <w:rPr>
                <w:rFonts w:hint="eastAsia" w:ascii="宋体" w:hAnsi="宋体" w:cs="宋体"/>
                <w:color w:val="auto"/>
                <w:lang w:val="en-US" w:eastAsia="zh-CN"/>
              </w:rPr>
              <w:fldChar w:fldCharType="end"/>
            </w:r>
          </w:p>
        </w:tc>
      </w:tr>
      <w:tr w14:paraId="7469E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514C28B5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45E2F47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SNDdeptName</w:t>
            </w:r>
          </w:p>
        </w:tc>
        <w:tc>
          <w:tcPr>
            <w:tcW w:w="1666" w:type="dxa"/>
            <w:noWrap w:val="0"/>
            <w:vAlign w:val="top"/>
          </w:tcPr>
          <w:p w14:paraId="522D387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申请医师所属科室名称</w:t>
            </w:r>
          </w:p>
        </w:tc>
        <w:tc>
          <w:tcPr>
            <w:tcW w:w="1667" w:type="dxa"/>
            <w:noWrap w:val="0"/>
            <w:vAlign w:val="top"/>
          </w:tcPr>
          <w:p w14:paraId="43F7FD5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Varchar(30)</w:t>
            </w:r>
          </w:p>
        </w:tc>
        <w:tc>
          <w:tcPr>
            <w:tcW w:w="650" w:type="dxa"/>
            <w:noWrap w:val="0"/>
            <w:vAlign w:val="top"/>
          </w:tcPr>
          <w:p w14:paraId="6599F238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6852473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具体科室名称，如三级医院内科可能有内科一内科二等以实际名称填写</w:t>
            </w:r>
          </w:p>
        </w:tc>
      </w:tr>
      <w:tr w14:paraId="66EA5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05AC8DF4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4B083AD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SNDdoctorId</w:t>
            </w:r>
          </w:p>
        </w:tc>
        <w:tc>
          <w:tcPr>
            <w:tcW w:w="1666" w:type="dxa"/>
            <w:noWrap w:val="0"/>
            <w:vAlign w:val="top"/>
          </w:tcPr>
          <w:p w14:paraId="38CE16F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申请医生ID</w:t>
            </w:r>
          </w:p>
        </w:tc>
        <w:tc>
          <w:tcPr>
            <w:tcW w:w="1667" w:type="dxa"/>
            <w:noWrap w:val="0"/>
            <w:vAlign w:val="top"/>
          </w:tcPr>
          <w:p w14:paraId="1F9A1C0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5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650" w:type="dxa"/>
            <w:noWrap w:val="0"/>
            <w:vAlign w:val="top"/>
          </w:tcPr>
          <w:p w14:paraId="606111F4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4A7A8C6C">
            <w:pPr>
              <w:rPr>
                <w:rFonts w:ascii="宋体" w:hAnsi="宋体" w:cs="宋体"/>
              </w:rPr>
            </w:pPr>
          </w:p>
        </w:tc>
      </w:tr>
      <w:tr w14:paraId="6DA7F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04B3A827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689131E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SNDdoctorCertID</w:t>
            </w:r>
          </w:p>
        </w:tc>
        <w:tc>
          <w:tcPr>
            <w:tcW w:w="1666" w:type="dxa"/>
            <w:noWrap w:val="0"/>
            <w:vAlign w:val="top"/>
          </w:tcPr>
          <w:p w14:paraId="0D6794A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申请医师身份证号</w:t>
            </w:r>
          </w:p>
        </w:tc>
        <w:tc>
          <w:tcPr>
            <w:tcW w:w="1667" w:type="dxa"/>
            <w:noWrap w:val="0"/>
            <w:vAlign w:val="top"/>
          </w:tcPr>
          <w:p w14:paraId="1D2B260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Varchar(18)</w:t>
            </w:r>
          </w:p>
        </w:tc>
        <w:tc>
          <w:tcPr>
            <w:tcW w:w="650" w:type="dxa"/>
            <w:noWrap w:val="0"/>
            <w:vAlign w:val="top"/>
          </w:tcPr>
          <w:p w14:paraId="4048F422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43DC5FCE">
            <w:pPr>
              <w:rPr>
                <w:rFonts w:ascii="宋体" w:hAnsi="宋体" w:cs="宋体"/>
              </w:rPr>
            </w:pPr>
          </w:p>
        </w:tc>
      </w:tr>
      <w:tr w14:paraId="58CB0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3291955D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1FE374E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SNDdoctorName</w:t>
            </w:r>
          </w:p>
        </w:tc>
        <w:tc>
          <w:tcPr>
            <w:tcW w:w="1666" w:type="dxa"/>
            <w:noWrap w:val="0"/>
            <w:vAlign w:val="top"/>
          </w:tcPr>
          <w:p w14:paraId="42C3FA0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申请医生姓名</w:t>
            </w:r>
          </w:p>
        </w:tc>
        <w:tc>
          <w:tcPr>
            <w:tcW w:w="1667" w:type="dxa"/>
            <w:noWrap w:val="0"/>
            <w:vAlign w:val="top"/>
          </w:tcPr>
          <w:p w14:paraId="1E4F91E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7E892BD4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52DDD4C8">
            <w:pPr>
              <w:rPr>
                <w:rFonts w:ascii="宋体" w:hAnsi="宋体" w:cs="宋体"/>
              </w:rPr>
            </w:pPr>
          </w:p>
        </w:tc>
      </w:tr>
      <w:tr w14:paraId="7BB0E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782CE26F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077CFC8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doctorMobile</w:t>
            </w:r>
          </w:p>
        </w:tc>
        <w:tc>
          <w:tcPr>
            <w:tcW w:w="1666" w:type="dxa"/>
            <w:noWrap w:val="0"/>
            <w:vAlign w:val="top"/>
          </w:tcPr>
          <w:p w14:paraId="37C64E8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申请医生手机号</w:t>
            </w:r>
          </w:p>
        </w:tc>
        <w:tc>
          <w:tcPr>
            <w:tcW w:w="1667" w:type="dxa"/>
            <w:noWrap w:val="0"/>
            <w:vAlign w:val="top"/>
          </w:tcPr>
          <w:p w14:paraId="288FD12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Varchar(15)</w:t>
            </w:r>
          </w:p>
        </w:tc>
        <w:tc>
          <w:tcPr>
            <w:tcW w:w="650" w:type="dxa"/>
            <w:noWrap w:val="0"/>
            <w:vAlign w:val="top"/>
          </w:tcPr>
          <w:p w14:paraId="76285DCE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5F1D2A72">
            <w:pPr>
              <w:rPr>
                <w:rFonts w:ascii="宋体" w:hAnsi="宋体" w:cs="宋体"/>
              </w:rPr>
            </w:pPr>
          </w:p>
        </w:tc>
      </w:tr>
      <w:tr w14:paraId="431B6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39FA0BB7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42FCD51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patientCertType</w:t>
            </w:r>
          </w:p>
        </w:tc>
        <w:tc>
          <w:tcPr>
            <w:tcW w:w="1666" w:type="dxa"/>
            <w:noWrap w:val="0"/>
            <w:vAlign w:val="top"/>
          </w:tcPr>
          <w:p w14:paraId="0924882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患者证件</w:t>
            </w:r>
          </w:p>
        </w:tc>
        <w:tc>
          <w:tcPr>
            <w:tcW w:w="1667" w:type="dxa"/>
            <w:noWrap w:val="0"/>
            <w:vAlign w:val="top"/>
          </w:tcPr>
          <w:p w14:paraId="6E5E303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Varchar(10)</w:t>
            </w:r>
          </w:p>
        </w:tc>
        <w:tc>
          <w:tcPr>
            <w:tcW w:w="650" w:type="dxa"/>
            <w:noWrap w:val="0"/>
            <w:vAlign w:val="top"/>
          </w:tcPr>
          <w:p w14:paraId="1196DB5C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4492BDCA">
            <w:pPr>
              <w:rPr>
                <w:rFonts w:ascii="宋体" w:hAnsi="宋体" w:cs="宋体"/>
              </w:rPr>
            </w:pPr>
            <w:r>
              <w:fldChar w:fldCharType="begin"/>
            </w:r>
            <w:r>
              <w:instrText xml:space="preserve"> HYPERLINK \l "_证件类型" </w:instrText>
            </w:r>
            <w:r>
              <w:fldChar w:fldCharType="separate"/>
            </w:r>
            <w:r>
              <w:rPr>
                <w:rStyle w:val="20"/>
                <w:rFonts w:hint="eastAsia" w:ascii="宋体" w:hAnsi="宋体" w:cs="宋体"/>
              </w:rPr>
              <w:t>证件类型字典</w:t>
            </w:r>
            <w:r>
              <w:rPr>
                <w:rStyle w:val="20"/>
                <w:rFonts w:hint="eastAsia" w:ascii="宋体" w:hAnsi="宋体" w:cs="宋体"/>
              </w:rPr>
              <w:fldChar w:fldCharType="end"/>
            </w:r>
          </w:p>
        </w:tc>
      </w:tr>
      <w:tr w14:paraId="6B978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1916D061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6A3400B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patientCertID</w:t>
            </w:r>
          </w:p>
        </w:tc>
        <w:tc>
          <w:tcPr>
            <w:tcW w:w="1666" w:type="dxa"/>
            <w:noWrap w:val="0"/>
            <w:vAlign w:val="top"/>
          </w:tcPr>
          <w:p w14:paraId="4D6B99D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患者证件号</w:t>
            </w:r>
          </w:p>
        </w:tc>
        <w:tc>
          <w:tcPr>
            <w:tcW w:w="1667" w:type="dxa"/>
            <w:noWrap w:val="0"/>
            <w:vAlign w:val="top"/>
          </w:tcPr>
          <w:p w14:paraId="5E0E5D7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Varchar(18)</w:t>
            </w:r>
          </w:p>
        </w:tc>
        <w:tc>
          <w:tcPr>
            <w:tcW w:w="650" w:type="dxa"/>
            <w:noWrap w:val="0"/>
            <w:vAlign w:val="top"/>
          </w:tcPr>
          <w:p w14:paraId="5C704D15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76B4EB10">
            <w:pPr>
              <w:rPr>
                <w:rFonts w:ascii="宋体" w:hAnsi="宋体" w:cs="宋体"/>
              </w:rPr>
            </w:pPr>
          </w:p>
        </w:tc>
      </w:tr>
      <w:tr w14:paraId="18BB3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23F57534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59F02FA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patientName</w:t>
            </w:r>
          </w:p>
        </w:tc>
        <w:tc>
          <w:tcPr>
            <w:tcW w:w="1666" w:type="dxa"/>
            <w:noWrap w:val="0"/>
            <w:vAlign w:val="top"/>
          </w:tcPr>
          <w:p w14:paraId="0FC50C2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患者姓名</w:t>
            </w:r>
          </w:p>
        </w:tc>
        <w:tc>
          <w:tcPr>
            <w:tcW w:w="1667" w:type="dxa"/>
            <w:noWrap w:val="0"/>
            <w:vAlign w:val="top"/>
          </w:tcPr>
          <w:p w14:paraId="76C79E5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472FF3A6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6E5DB9B0">
            <w:pPr>
              <w:rPr>
                <w:rFonts w:ascii="宋体" w:hAnsi="宋体" w:cs="宋体"/>
              </w:rPr>
            </w:pPr>
          </w:p>
        </w:tc>
      </w:tr>
      <w:tr w14:paraId="57CF6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277AEE3A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2163D6D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age</w:t>
            </w:r>
          </w:p>
        </w:tc>
        <w:tc>
          <w:tcPr>
            <w:tcW w:w="1666" w:type="dxa"/>
            <w:noWrap w:val="0"/>
            <w:vAlign w:val="top"/>
          </w:tcPr>
          <w:p w14:paraId="14114BB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患者年龄</w:t>
            </w:r>
          </w:p>
        </w:tc>
        <w:tc>
          <w:tcPr>
            <w:tcW w:w="1667" w:type="dxa"/>
            <w:noWrap w:val="0"/>
            <w:vAlign w:val="top"/>
          </w:tcPr>
          <w:p w14:paraId="641F81C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int</w:t>
            </w:r>
          </w:p>
        </w:tc>
        <w:tc>
          <w:tcPr>
            <w:tcW w:w="650" w:type="dxa"/>
            <w:noWrap w:val="0"/>
            <w:vAlign w:val="top"/>
          </w:tcPr>
          <w:p w14:paraId="4F9858B0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402E5D97">
            <w:pPr>
              <w:rPr>
                <w:rFonts w:ascii="宋体" w:hAnsi="宋体" w:cs="宋体"/>
              </w:rPr>
            </w:pPr>
          </w:p>
        </w:tc>
      </w:tr>
      <w:tr w14:paraId="44403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191B5D8A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7820269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sex</w:t>
            </w:r>
          </w:p>
        </w:tc>
        <w:tc>
          <w:tcPr>
            <w:tcW w:w="1666" w:type="dxa"/>
            <w:noWrap w:val="0"/>
            <w:vAlign w:val="top"/>
          </w:tcPr>
          <w:p w14:paraId="1962D16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患者性别</w:t>
            </w:r>
          </w:p>
        </w:tc>
        <w:tc>
          <w:tcPr>
            <w:tcW w:w="1667" w:type="dxa"/>
            <w:noWrap w:val="0"/>
            <w:vAlign w:val="top"/>
          </w:tcPr>
          <w:p w14:paraId="2034A5A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Varchar(6)</w:t>
            </w:r>
          </w:p>
        </w:tc>
        <w:tc>
          <w:tcPr>
            <w:tcW w:w="650" w:type="dxa"/>
            <w:noWrap w:val="0"/>
            <w:vAlign w:val="top"/>
          </w:tcPr>
          <w:p w14:paraId="3FE2FCD7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581E46F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见字典，</w:t>
            </w:r>
            <w:r>
              <w:rPr>
                <w:rFonts w:hint="eastAsia" w:ascii="宋体" w:hAnsi="宋体" w:cs="宋体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lang w:val="en-US" w:eastAsia="zh-CN"/>
              </w:rPr>
              <w:instrText xml:space="preserve"> HYPERLINK \l "_性别类型" </w:instrText>
            </w:r>
            <w:r>
              <w:rPr>
                <w:rFonts w:hint="eastAsia" w:ascii="宋体" w:hAnsi="宋体" w:cs="宋体"/>
                <w:lang w:val="en-US" w:eastAsia="zh-CN"/>
              </w:rPr>
              <w:fldChar w:fldCharType="separate"/>
            </w:r>
            <w:r>
              <w:rPr>
                <w:rStyle w:val="20"/>
                <w:rFonts w:hint="eastAsia" w:ascii="宋体" w:hAnsi="宋体" w:cs="宋体"/>
                <w:lang w:val="en-US" w:eastAsia="zh-CN"/>
              </w:rPr>
              <w:t>性别类型</w:t>
            </w:r>
            <w:r>
              <w:rPr>
                <w:rFonts w:hint="eastAsia" w:ascii="宋体" w:hAnsi="宋体" w:cs="宋体"/>
                <w:lang w:val="en-US" w:eastAsia="zh-CN"/>
              </w:rPr>
              <w:fldChar w:fldCharType="end"/>
            </w:r>
          </w:p>
        </w:tc>
      </w:tr>
      <w:tr w14:paraId="21F7F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7B95956A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3E84094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mobile</w:t>
            </w:r>
          </w:p>
        </w:tc>
        <w:tc>
          <w:tcPr>
            <w:tcW w:w="1666" w:type="dxa"/>
            <w:noWrap w:val="0"/>
            <w:vAlign w:val="top"/>
          </w:tcPr>
          <w:p w14:paraId="5B5A8FE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患者联系电话</w:t>
            </w:r>
          </w:p>
        </w:tc>
        <w:tc>
          <w:tcPr>
            <w:tcW w:w="1667" w:type="dxa"/>
            <w:noWrap w:val="0"/>
            <w:vAlign w:val="top"/>
          </w:tcPr>
          <w:p w14:paraId="55DC3AD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Varchar(15)</w:t>
            </w:r>
          </w:p>
        </w:tc>
        <w:tc>
          <w:tcPr>
            <w:tcW w:w="650" w:type="dxa"/>
            <w:noWrap w:val="0"/>
            <w:vAlign w:val="top"/>
          </w:tcPr>
          <w:p w14:paraId="3D2B6E8E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47FDD966">
            <w:pPr>
              <w:rPr>
                <w:rFonts w:ascii="宋体" w:hAnsi="宋体" w:cs="宋体"/>
              </w:rPr>
            </w:pPr>
          </w:p>
        </w:tc>
      </w:tr>
      <w:tr w14:paraId="47A47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05BA26B7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057A5F2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cardType</w:t>
            </w:r>
          </w:p>
        </w:tc>
        <w:tc>
          <w:tcPr>
            <w:tcW w:w="1666" w:type="dxa"/>
            <w:noWrap w:val="0"/>
            <w:vAlign w:val="top"/>
          </w:tcPr>
          <w:p w14:paraId="06506E8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卡类型</w:t>
            </w:r>
          </w:p>
        </w:tc>
        <w:tc>
          <w:tcPr>
            <w:tcW w:w="1667" w:type="dxa"/>
            <w:noWrap w:val="0"/>
            <w:vAlign w:val="top"/>
          </w:tcPr>
          <w:p w14:paraId="6F1293B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Varchar(6)</w:t>
            </w:r>
          </w:p>
        </w:tc>
        <w:tc>
          <w:tcPr>
            <w:tcW w:w="650" w:type="dxa"/>
            <w:noWrap w:val="0"/>
            <w:vAlign w:val="top"/>
          </w:tcPr>
          <w:p w14:paraId="602F425D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551C55C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卡类型：1医院就诊卡2医保卡3医院病历号（门诊号）4电子健康卡</w:t>
            </w:r>
          </w:p>
        </w:tc>
      </w:tr>
      <w:tr w14:paraId="48FF9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31E5DFC1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7D87554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cardNo</w:t>
            </w:r>
          </w:p>
        </w:tc>
        <w:tc>
          <w:tcPr>
            <w:tcW w:w="1666" w:type="dxa"/>
            <w:noWrap w:val="0"/>
            <w:vAlign w:val="top"/>
          </w:tcPr>
          <w:p w14:paraId="787DC3C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卡号</w:t>
            </w:r>
          </w:p>
        </w:tc>
        <w:tc>
          <w:tcPr>
            <w:tcW w:w="1667" w:type="dxa"/>
            <w:noWrap w:val="0"/>
            <w:vAlign w:val="top"/>
          </w:tcPr>
          <w:p w14:paraId="5C6445C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Varchar(30)</w:t>
            </w:r>
          </w:p>
        </w:tc>
        <w:tc>
          <w:tcPr>
            <w:tcW w:w="650" w:type="dxa"/>
            <w:noWrap w:val="0"/>
            <w:vAlign w:val="top"/>
          </w:tcPr>
          <w:p w14:paraId="3880F39E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6AA8C561">
            <w:pPr>
              <w:rPr>
                <w:rFonts w:ascii="宋体" w:hAnsi="宋体" w:cs="宋体"/>
              </w:rPr>
            </w:pPr>
          </w:p>
        </w:tc>
      </w:tr>
      <w:tr w14:paraId="4A647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2FBB7911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37AD7AC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 xml:space="preserve">transferExplain </w:t>
            </w:r>
          </w:p>
        </w:tc>
        <w:tc>
          <w:tcPr>
            <w:tcW w:w="1666" w:type="dxa"/>
            <w:noWrap w:val="0"/>
            <w:vAlign w:val="top"/>
          </w:tcPr>
          <w:p w14:paraId="2FE8DBF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转诊说明</w:t>
            </w:r>
          </w:p>
        </w:tc>
        <w:tc>
          <w:tcPr>
            <w:tcW w:w="1667" w:type="dxa"/>
            <w:noWrap w:val="0"/>
            <w:vAlign w:val="top"/>
          </w:tcPr>
          <w:p w14:paraId="6C70CC6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Varchar(500)</w:t>
            </w:r>
          </w:p>
        </w:tc>
        <w:tc>
          <w:tcPr>
            <w:tcW w:w="650" w:type="dxa"/>
            <w:noWrap w:val="0"/>
            <w:vAlign w:val="top"/>
          </w:tcPr>
          <w:p w14:paraId="4511B4EB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734CD83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病史摘要及转诊要求</w:t>
            </w:r>
          </w:p>
        </w:tc>
      </w:tr>
      <w:tr w14:paraId="5896D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4B32446F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2395A6F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thisEMR</w:t>
            </w:r>
          </w:p>
        </w:tc>
        <w:tc>
          <w:tcPr>
            <w:tcW w:w="1666" w:type="dxa"/>
            <w:noWrap w:val="0"/>
            <w:vAlign w:val="top"/>
          </w:tcPr>
          <w:p w14:paraId="68BC768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患者病历内容</w:t>
            </w:r>
          </w:p>
        </w:tc>
        <w:tc>
          <w:tcPr>
            <w:tcW w:w="1667" w:type="dxa"/>
            <w:noWrap w:val="0"/>
            <w:vAlign w:val="top"/>
          </w:tcPr>
          <w:p w14:paraId="379AF3F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Varchar(1000)</w:t>
            </w:r>
          </w:p>
        </w:tc>
        <w:tc>
          <w:tcPr>
            <w:tcW w:w="650" w:type="dxa"/>
            <w:noWrap w:val="0"/>
            <w:vAlign w:val="top"/>
          </w:tcPr>
          <w:p w14:paraId="1BF8EBCA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78AD6E9C">
            <w:pPr>
              <w:jc w:val="left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szCs w:val="21"/>
              </w:rPr>
              <w:t>病历描述</w:t>
            </w:r>
          </w:p>
        </w:tc>
      </w:tr>
      <w:tr w14:paraId="3DD14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3102FE67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0903D0D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diagnosis</w:t>
            </w:r>
          </w:p>
        </w:tc>
        <w:tc>
          <w:tcPr>
            <w:tcW w:w="1666" w:type="dxa"/>
            <w:noWrap w:val="0"/>
            <w:vAlign w:val="top"/>
          </w:tcPr>
          <w:p w14:paraId="4567C03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初步诊断</w:t>
            </w:r>
          </w:p>
        </w:tc>
        <w:tc>
          <w:tcPr>
            <w:tcW w:w="1667" w:type="dxa"/>
            <w:noWrap w:val="0"/>
            <w:vAlign w:val="top"/>
          </w:tcPr>
          <w:p w14:paraId="6DEDEF6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hint="eastAsia" w:ascii="宋体" w:hAnsi="宋体" w:cs="宋体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</w:rPr>
              <w:t>00)</w:t>
            </w:r>
          </w:p>
        </w:tc>
        <w:tc>
          <w:tcPr>
            <w:tcW w:w="650" w:type="dxa"/>
            <w:noWrap w:val="0"/>
            <w:vAlign w:val="top"/>
          </w:tcPr>
          <w:p w14:paraId="6D9B8AC3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2D34404F">
            <w:pPr>
              <w:jc w:val="left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szCs w:val="21"/>
              </w:rPr>
              <w:t>会诊前初步诊断名称，如有多条，使用“|”进行分隔</w:t>
            </w:r>
          </w:p>
        </w:tc>
      </w:tr>
      <w:tr w14:paraId="38130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1E116379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5AE5EF2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transferMode</w:t>
            </w:r>
          </w:p>
        </w:tc>
        <w:tc>
          <w:tcPr>
            <w:tcW w:w="1666" w:type="dxa"/>
            <w:noWrap w:val="0"/>
            <w:vAlign w:val="top"/>
          </w:tcPr>
          <w:p w14:paraId="3D06633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转诊方式</w:t>
            </w:r>
          </w:p>
        </w:tc>
        <w:tc>
          <w:tcPr>
            <w:tcW w:w="1667" w:type="dxa"/>
            <w:noWrap w:val="0"/>
            <w:vAlign w:val="top"/>
          </w:tcPr>
          <w:p w14:paraId="47B5835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Varchar(6)</w:t>
            </w:r>
          </w:p>
        </w:tc>
        <w:tc>
          <w:tcPr>
            <w:tcW w:w="650" w:type="dxa"/>
            <w:noWrap w:val="0"/>
            <w:vAlign w:val="top"/>
          </w:tcPr>
          <w:p w14:paraId="076AC425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5DEEC34B">
            <w:pPr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1点名转诊 2转诊中心</w:t>
            </w:r>
          </w:p>
        </w:tc>
      </w:tr>
      <w:tr w14:paraId="75B99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76211DAE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6CBDC0B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transferType</w:t>
            </w:r>
          </w:p>
        </w:tc>
        <w:tc>
          <w:tcPr>
            <w:tcW w:w="1666" w:type="dxa"/>
            <w:noWrap w:val="0"/>
            <w:vAlign w:val="top"/>
          </w:tcPr>
          <w:p w14:paraId="48A6F3E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转诊类别</w:t>
            </w:r>
          </w:p>
        </w:tc>
        <w:tc>
          <w:tcPr>
            <w:tcW w:w="1667" w:type="dxa"/>
            <w:noWrap w:val="0"/>
            <w:vAlign w:val="top"/>
          </w:tcPr>
          <w:p w14:paraId="2D02E84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Varchar(6)</w:t>
            </w:r>
          </w:p>
        </w:tc>
        <w:tc>
          <w:tcPr>
            <w:tcW w:w="650" w:type="dxa"/>
            <w:noWrap w:val="0"/>
            <w:vAlign w:val="top"/>
          </w:tcPr>
          <w:p w14:paraId="27D7A38C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64A04E3D">
            <w:pPr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1门诊转诊 2住院转诊</w:t>
            </w:r>
          </w:p>
        </w:tc>
      </w:tr>
      <w:tr w14:paraId="0FD4D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0C3A7FE1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7EF66BE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applyDate</w:t>
            </w:r>
          </w:p>
        </w:tc>
        <w:tc>
          <w:tcPr>
            <w:tcW w:w="1666" w:type="dxa"/>
            <w:noWrap w:val="0"/>
            <w:vAlign w:val="top"/>
          </w:tcPr>
          <w:p w14:paraId="2C5BAB4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转诊申请时间</w:t>
            </w:r>
          </w:p>
        </w:tc>
        <w:tc>
          <w:tcPr>
            <w:tcW w:w="1667" w:type="dxa"/>
            <w:noWrap w:val="0"/>
            <w:vAlign w:val="top"/>
          </w:tcPr>
          <w:p w14:paraId="2B62001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datetime</w:t>
            </w:r>
          </w:p>
        </w:tc>
        <w:tc>
          <w:tcPr>
            <w:tcW w:w="650" w:type="dxa"/>
            <w:noWrap w:val="0"/>
            <w:vAlign w:val="top"/>
          </w:tcPr>
          <w:p w14:paraId="742EEB73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486F2F80">
            <w:pPr>
              <w:rPr>
                <w:rFonts w:ascii="宋体" w:hAnsi="宋体" w:cs="宋体"/>
              </w:rPr>
            </w:pPr>
          </w:p>
        </w:tc>
      </w:tr>
      <w:tr w14:paraId="1C2AF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4678A45F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7DB5965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organID</w:t>
            </w:r>
          </w:p>
        </w:tc>
        <w:tc>
          <w:tcPr>
            <w:tcW w:w="1666" w:type="dxa"/>
            <w:noWrap w:val="0"/>
            <w:vAlign w:val="top"/>
          </w:tcPr>
          <w:p w14:paraId="22568E9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接收机构唯一号</w:t>
            </w:r>
          </w:p>
        </w:tc>
        <w:tc>
          <w:tcPr>
            <w:tcW w:w="1667" w:type="dxa"/>
            <w:noWrap w:val="0"/>
            <w:vAlign w:val="top"/>
          </w:tcPr>
          <w:p w14:paraId="031FA4C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Varchar(20)</w:t>
            </w:r>
          </w:p>
        </w:tc>
        <w:tc>
          <w:tcPr>
            <w:tcW w:w="650" w:type="dxa"/>
            <w:noWrap w:val="0"/>
            <w:vAlign w:val="top"/>
          </w:tcPr>
          <w:p w14:paraId="08AF73BC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4CF84F0A">
            <w:pPr>
              <w:rPr>
                <w:rFonts w:ascii="宋体" w:hAnsi="宋体" w:cs="宋体"/>
              </w:rPr>
            </w:pPr>
          </w:p>
        </w:tc>
      </w:tr>
      <w:tr w14:paraId="1698A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0B61BF54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62F5F65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unitID</w:t>
            </w:r>
          </w:p>
        </w:tc>
        <w:tc>
          <w:tcPr>
            <w:tcW w:w="1666" w:type="dxa"/>
            <w:noWrap w:val="0"/>
            <w:vAlign w:val="top"/>
          </w:tcPr>
          <w:p w14:paraId="5960470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接收监管平台机构ID</w:t>
            </w:r>
          </w:p>
        </w:tc>
        <w:tc>
          <w:tcPr>
            <w:tcW w:w="1667" w:type="dxa"/>
            <w:noWrap w:val="0"/>
            <w:vAlign w:val="top"/>
          </w:tcPr>
          <w:p w14:paraId="2F78CF8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5EEADD5F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4C09D07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平台分配，登录系统“秘钥生成及管理”处可查</w:t>
            </w:r>
          </w:p>
        </w:tc>
      </w:tr>
      <w:tr w14:paraId="595E0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6B965C13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12D3F18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organName</w:t>
            </w:r>
          </w:p>
        </w:tc>
        <w:tc>
          <w:tcPr>
            <w:tcW w:w="1666" w:type="dxa"/>
            <w:noWrap w:val="0"/>
            <w:vAlign w:val="top"/>
          </w:tcPr>
          <w:p w14:paraId="3B3CD44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接收机构名称</w:t>
            </w:r>
          </w:p>
        </w:tc>
        <w:tc>
          <w:tcPr>
            <w:tcW w:w="1667" w:type="dxa"/>
            <w:noWrap w:val="0"/>
            <w:vAlign w:val="top"/>
          </w:tcPr>
          <w:p w14:paraId="2A62A39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6866E17B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6ED57F1F">
            <w:pPr>
              <w:rPr>
                <w:rFonts w:ascii="宋体" w:hAnsi="宋体" w:cs="宋体"/>
              </w:rPr>
            </w:pPr>
          </w:p>
        </w:tc>
      </w:tr>
      <w:tr w14:paraId="0F03B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4FE85634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6131782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deptID</w:t>
            </w:r>
          </w:p>
        </w:tc>
        <w:tc>
          <w:tcPr>
            <w:tcW w:w="1666" w:type="dxa"/>
            <w:noWrap w:val="0"/>
            <w:vAlign w:val="top"/>
          </w:tcPr>
          <w:p w14:paraId="1E717FE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接收医师所属科室代码</w:t>
            </w:r>
          </w:p>
        </w:tc>
        <w:tc>
          <w:tcPr>
            <w:tcW w:w="1667" w:type="dxa"/>
            <w:noWrap w:val="0"/>
            <w:vAlign w:val="top"/>
          </w:tcPr>
          <w:p w14:paraId="12587EB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Varchar(10)</w:t>
            </w:r>
          </w:p>
        </w:tc>
        <w:tc>
          <w:tcPr>
            <w:tcW w:w="650" w:type="dxa"/>
            <w:noWrap w:val="0"/>
            <w:vAlign w:val="top"/>
          </w:tcPr>
          <w:p w14:paraId="32EB9D96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3B06036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color w:val="auto"/>
                <w:lang w:val="en-US" w:eastAsia="zh-CN"/>
              </w:rPr>
              <w:t>见字典，</w:t>
            </w:r>
            <w:r>
              <w:rPr>
                <w:rFonts w:hint="eastAsia" w:ascii="宋体" w:hAnsi="宋体" w:cs="宋体"/>
                <w:color w:val="auto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color w:val="auto"/>
                <w:lang w:val="en-US" w:eastAsia="zh-CN"/>
              </w:rPr>
              <w:instrText xml:space="preserve"> HYPERLINK \l "_科室类别字典" </w:instrText>
            </w:r>
            <w:r>
              <w:rPr>
                <w:rFonts w:hint="eastAsia" w:ascii="宋体" w:hAnsi="宋体" w:cs="宋体"/>
                <w:color w:val="auto"/>
                <w:lang w:val="en-US" w:eastAsia="zh-CN"/>
              </w:rPr>
              <w:fldChar w:fldCharType="separate"/>
            </w:r>
            <w:r>
              <w:rPr>
                <w:rStyle w:val="20"/>
                <w:rFonts w:hint="eastAsia" w:ascii="宋体" w:hAnsi="宋体" w:cs="宋体"/>
                <w:color w:val="auto"/>
                <w:lang w:val="en-US" w:eastAsia="zh-CN"/>
              </w:rPr>
              <w:t>科室类别字典</w:t>
            </w:r>
            <w:r>
              <w:rPr>
                <w:rFonts w:hint="eastAsia" w:ascii="宋体" w:hAnsi="宋体" w:cs="宋体"/>
                <w:color w:val="auto"/>
                <w:lang w:val="en-US" w:eastAsia="zh-CN"/>
              </w:rPr>
              <w:fldChar w:fldCharType="end"/>
            </w:r>
          </w:p>
        </w:tc>
      </w:tr>
      <w:tr w14:paraId="67909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50AE792B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2DC93A2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deptName</w:t>
            </w:r>
          </w:p>
        </w:tc>
        <w:tc>
          <w:tcPr>
            <w:tcW w:w="1666" w:type="dxa"/>
            <w:noWrap w:val="0"/>
            <w:vAlign w:val="top"/>
          </w:tcPr>
          <w:p w14:paraId="66F521B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接收医师所属科室名称</w:t>
            </w:r>
          </w:p>
        </w:tc>
        <w:tc>
          <w:tcPr>
            <w:tcW w:w="1667" w:type="dxa"/>
            <w:noWrap w:val="0"/>
            <w:vAlign w:val="top"/>
          </w:tcPr>
          <w:p w14:paraId="6F6427D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Varchar(30)</w:t>
            </w:r>
          </w:p>
        </w:tc>
        <w:tc>
          <w:tcPr>
            <w:tcW w:w="650" w:type="dxa"/>
            <w:noWrap w:val="0"/>
            <w:vAlign w:val="top"/>
          </w:tcPr>
          <w:p w14:paraId="3CAF1DD0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0955FC9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具体科室名称，如三级医院内科可能有内科一内科二等以实际名称填写</w:t>
            </w:r>
          </w:p>
        </w:tc>
      </w:tr>
      <w:tr w14:paraId="04844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1D34BE4B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1603D24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doctorId</w:t>
            </w:r>
          </w:p>
        </w:tc>
        <w:tc>
          <w:tcPr>
            <w:tcW w:w="1666" w:type="dxa"/>
            <w:noWrap w:val="0"/>
            <w:vAlign w:val="top"/>
          </w:tcPr>
          <w:p w14:paraId="3BA3CAA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接收医生ID</w:t>
            </w:r>
          </w:p>
        </w:tc>
        <w:tc>
          <w:tcPr>
            <w:tcW w:w="1667" w:type="dxa"/>
            <w:noWrap w:val="0"/>
            <w:vAlign w:val="top"/>
          </w:tcPr>
          <w:p w14:paraId="50EACDE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5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650" w:type="dxa"/>
            <w:noWrap w:val="0"/>
            <w:vAlign w:val="top"/>
          </w:tcPr>
          <w:p w14:paraId="57BC0D07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77A06928">
            <w:pPr>
              <w:rPr>
                <w:rFonts w:ascii="宋体" w:hAnsi="宋体" w:cs="宋体"/>
              </w:rPr>
            </w:pPr>
          </w:p>
        </w:tc>
      </w:tr>
      <w:tr w14:paraId="7B448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6BC33545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7828A42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doctorCertID</w:t>
            </w:r>
          </w:p>
        </w:tc>
        <w:tc>
          <w:tcPr>
            <w:tcW w:w="1666" w:type="dxa"/>
            <w:noWrap w:val="0"/>
            <w:vAlign w:val="top"/>
          </w:tcPr>
          <w:p w14:paraId="60236EB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接收医师身份证号</w:t>
            </w:r>
          </w:p>
        </w:tc>
        <w:tc>
          <w:tcPr>
            <w:tcW w:w="1667" w:type="dxa"/>
            <w:noWrap w:val="0"/>
            <w:vAlign w:val="top"/>
          </w:tcPr>
          <w:p w14:paraId="4170385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Varchar(18)</w:t>
            </w:r>
          </w:p>
        </w:tc>
        <w:tc>
          <w:tcPr>
            <w:tcW w:w="650" w:type="dxa"/>
            <w:noWrap w:val="0"/>
            <w:vAlign w:val="top"/>
          </w:tcPr>
          <w:p w14:paraId="10DF34BF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21748446">
            <w:pPr>
              <w:rPr>
                <w:rFonts w:ascii="宋体" w:hAnsi="宋体" w:cs="宋体"/>
              </w:rPr>
            </w:pPr>
          </w:p>
        </w:tc>
      </w:tr>
      <w:tr w14:paraId="20FD4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001C7285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45E7376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doctorName</w:t>
            </w:r>
          </w:p>
        </w:tc>
        <w:tc>
          <w:tcPr>
            <w:tcW w:w="1666" w:type="dxa"/>
            <w:noWrap w:val="0"/>
            <w:vAlign w:val="top"/>
          </w:tcPr>
          <w:p w14:paraId="472FE82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接收医生姓名</w:t>
            </w:r>
          </w:p>
        </w:tc>
        <w:tc>
          <w:tcPr>
            <w:tcW w:w="1667" w:type="dxa"/>
            <w:noWrap w:val="0"/>
            <w:vAlign w:val="top"/>
          </w:tcPr>
          <w:p w14:paraId="50D816A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2313E16E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740F70CA">
            <w:pPr>
              <w:rPr>
                <w:rFonts w:ascii="宋体" w:hAnsi="宋体" w:cs="宋体"/>
              </w:rPr>
            </w:pPr>
          </w:p>
        </w:tc>
      </w:tr>
      <w:tr w14:paraId="3351E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5B04A5E0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4B982A2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acceptDate</w:t>
            </w:r>
          </w:p>
        </w:tc>
        <w:tc>
          <w:tcPr>
            <w:tcW w:w="1666" w:type="dxa"/>
            <w:noWrap w:val="0"/>
            <w:vAlign w:val="top"/>
          </w:tcPr>
          <w:p w14:paraId="4205E08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转诊接收时间</w:t>
            </w:r>
          </w:p>
        </w:tc>
        <w:tc>
          <w:tcPr>
            <w:tcW w:w="1667" w:type="dxa"/>
            <w:noWrap w:val="0"/>
            <w:vAlign w:val="top"/>
          </w:tcPr>
          <w:p w14:paraId="7604760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datetime</w:t>
            </w:r>
          </w:p>
        </w:tc>
        <w:tc>
          <w:tcPr>
            <w:tcW w:w="650" w:type="dxa"/>
            <w:noWrap w:val="0"/>
            <w:vAlign w:val="top"/>
          </w:tcPr>
          <w:p w14:paraId="12B6D7AA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5301AB34">
            <w:pPr>
              <w:rPr>
                <w:rFonts w:ascii="宋体" w:hAnsi="宋体" w:cs="宋体"/>
              </w:rPr>
            </w:pPr>
          </w:p>
        </w:tc>
      </w:tr>
      <w:tr w14:paraId="576EA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180866A1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31BB752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visitDate</w:t>
            </w:r>
          </w:p>
        </w:tc>
        <w:tc>
          <w:tcPr>
            <w:tcW w:w="1666" w:type="dxa"/>
            <w:noWrap w:val="0"/>
            <w:vAlign w:val="top"/>
          </w:tcPr>
          <w:p w14:paraId="752E26C0">
            <w:pPr>
              <w:jc w:val="left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转诊就诊时间</w:t>
            </w:r>
          </w:p>
        </w:tc>
        <w:tc>
          <w:tcPr>
            <w:tcW w:w="1667" w:type="dxa"/>
            <w:noWrap w:val="0"/>
            <w:vAlign w:val="top"/>
          </w:tcPr>
          <w:p w14:paraId="5E58144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datetime</w:t>
            </w:r>
          </w:p>
        </w:tc>
        <w:tc>
          <w:tcPr>
            <w:tcW w:w="650" w:type="dxa"/>
            <w:noWrap w:val="0"/>
            <w:vAlign w:val="top"/>
          </w:tcPr>
          <w:p w14:paraId="3623F1C1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2EF8A558">
            <w:pPr>
              <w:jc w:val="left"/>
              <w:rPr>
                <w:rFonts w:ascii="宋体" w:hAnsi="宋体" w:cs="宋体"/>
              </w:rPr>
            </w:pPr>
          </w:p>
        </w:tc>
      </w:tr>
      <w:tr w14:paraId="3B81D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0C081439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688BFA97">
            <w:pPr>
              <w:rPr>
                <w:rFonts w:hint="eastAsia" w:ascii="宋体" w:hAnsi="宋体" w:cs="宋体" w:eastAsiaTheme="minorEastAsia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updateTime</w:t>
            </w:r>
          </w:p>
        </w:tc>
        <w:tc>
          <w:tcPr>
            <w:tcW w:w="1666" w:type="dxa"/>
            <w:noWrap w:val="0"/>
            <w:vAlign w:val="top"/>
          </w:tcPr>
          <w:p w14:paraId="1BA4C62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上传时间</w:t>
            </w:r>
          </w:p>
        </w:tc>
        <w:tc>
          <w:tcPr>
            <w:tcW w:w="1667" w:type="dxa"/>
            <w:noWrap w:val="0"/>
            <w:vAlign w:val="top"/>
          </w:tcPr>
          <w:p w14:paraId="114B5BC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datetime</w:t>
            </w:r>
          </w:p>
        </w:tc>
        <w:tc>
          <w:tcPr>
            <w:tcW w:w="650" w:type="dxa"/>
            <w:noWrap w:val="0"/>
            <w:vAlign w:val="top"/>
          </w:tcPr>
          <w:p w14:paraId="0BE09FC6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0E92B7B3">
            <w:pPr>
              <w:rPr>
                <w:rFonts w:ascii="宋体" w:hAnsi="宋体" w:cs="宋体"/>
              </w:rPr>
            </w:pPr>
          </w:p>
        </w:tc>
      </w:tr>
      <w:tr w14:paraId="6983B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1" w:type="dxa"/>
            <w:gridSpan w:val="6"/>
            <w:shd w:val="clear" w:color="auto" w:fill="5B9BD5"/>
            <w:noWrap w:val="0"/>
            <w:vAlign w:val="top"/>
          </w:tcPr>
          <w:p w14:paraId="7E04E75F">
            <w:pPr>
              <w:rPr>
                <w:rFonts w:ascii="宋体" w:hAnsi="宋体" w:cs="宋体"/>
                <w:color w:val="5B9BD5"/>
              </w:rPr>
            </w:pPr>
          </w:p>
        </w:tc>
      </w:tr>
      <w:tr w14:paraId="1D6B7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4" w:type="dxa"/>
            <w:vMerge w:val="restart"/>
            <w:shd w:val="clear" w:color="auto" w:fill="auto"/>
            <w:noWrap w:val="0"/>
            <w:vAlign w:val="top"/>
          </w:tcPr>
          <w:p w14:paraId="3A1BD77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584" w:type="dxa"/>
            <w:shd w:val="clear" w:color="auto" w:fill="auto"/>
            <w:noWrap w:val="0"/>
            <w:vAlign w:val="top"/>
          </w:tcPr>
          <w:p w14:paraId="62858E0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code</w:t>
            </w:r>
          </w:p>
        </w:tc>
        <w:tc>
          <w:tcPr>
            <w:tcW w:w="1666" w:type="dxa"/>
            <w:shd w:val="clear" w:color="auto" w:fill="FFFFFF"/>
            <w:noWrap w:val="0"/>
            <w:vAlign w:val="center"/>
          </w:tcPr>
          <w:p w14:paraId="3C915B7A">
            <w:pPr>
              <w:widowControl/>
              <w:jc w:val="left"/>
              <w:textAlignment w:val="center"/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返回代码</w:t>
            </w:r>
          </w:p>
        </w:tc>
        <w:tc>
          <w:tcPr>
            <w:tcW w:w="1667" w:type="dxa"/>
            <w:shd w:val="clear" w:color="auto" w:fill="FFFFFF"/>
            <w:noWrap w:val="0"/>
            <w:vAlign w:val="center"/>
          </w:tcPr>
          <w:p w14:paraId="0651D4AA">
            <w:pPr>
              <w:widowControl/>
              <w:jc w:val="left"/>
              <w:textAlignment w:val="center"/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Int</w:t>
            </w:r>
          </w:p>
        </w:tc>
        <w:tc>
          <w:tcPr>
            <w:tcW w:w="650" w:type="dxa"/>
            <w:noWrap w:val="0"/>
            <w:vAlign w:val="top"/>
          </w:tcPr>
          <w:p w14:paraId="2D57E824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347F073D">
            <w:pPr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200成功， 非200 失败</w:t>
            </w:r>
          </w:p>
        </w:tc>
      </w:tr>
      <w:tr w14:paraId="2BC46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4" w:type="dxa"/>
            <w:vMerge w:val="continue"/>
            <w:shd w:val="clear" w:color="auto" w:fill="auto"/>
            <w:noWrap w:val="0"/>
            <w:vAlign w:val="top"/>
          </w:tcPr>
          <w:p w14:paraId="70B4C87D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shd w:val="clear" w:color="auto" w:fill="auto"/>
            <w:noWrap w:val="0"/>
            <w:vAlign w:val="top"/>
          </w:tcPr>
          <w:p w14:paraId="594AA67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msg</w:t>
            </w:r>
          </w:p>
        </w:tc>
        <w:tc>
          <w:tcPr>
            <w:tcW w:w="1666" w:type="dxa"/>
            <w:shd w:val="clear" w:color="auto" w:fill="FFFFFF"/>
            <w:noWrap w:val="0"/>
            <w:vAlign w:val="center"/>
          </w:tcPr>
          <w:p w14:paraId="2D6582B7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szCs w:val="18"/>
              </w:rPr>
              <w:t>错误信息</w:t>
            </w:r>
          </w:p>
        </w:tc>
        <w:tc>
          <w:tcPr>
            <w:tcW w:w="1667" w:type="dxa"/>
            <w:shd w:val="clear" w:color="auto" w:fill="FFFFFF"/>
            <w:noWrap w:val="0"/>
            <w:vAlign w:val="center"/>
          </w:tcPr>
          <w:p w14:paraId="5E3C86B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</w:rPr>
              <w:t>Varchar(200)</w:t>
            </w:r>
          </w:p>
        </w:tc>
        <w:tc>
          <w:tcPr>
            <w:tcW w:w="650" w:type="dxa"/>
            <w:noWrap w:val="0"/>
            <w:vAlign w:val="top"/>
          </w:tcPr>
          <w:p w14:paraId="6D34DBB3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113F4FA3">
            <w:pPr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失败描述</w:t>
            </w:r>
          </w:p>
        </w:tc>
      </w:tr>
    </w:tbl>
    <w:p w14:paraId="5E494BE3">
      <w:pPr>
        <w:rPr>
          <w:rFonts w:ascii="宋体" w:hAnsi="宋体" w:cs="宋体"/>
        </w:rPr>
      </w:pPr>
    </w:p>
    <w:p w14:paraId="54E431A9">
      <w:pPr>
        <w:pStyle w:val="5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接口示例</w:t>
      </w:r>
    </w:p>
    <w:p w14:paraId="7F8BB440">
      <w:pPr>
        <w:ind w:firstLine="420"/>
        <w:rPr>
          <w:rFonts w:ascii="宋体" w:hAnsi="宋体" w:cs="宋体"/>
        </w:rPr>
      </w:pPr>
      <w:r>
        <w:rPr>
          <w:rFonts w:hint="eastAsia" w:ascii="宋体" w:hAnsi="宋体" w:cs="宋体"/>
          <w:lang w:val="en-US" w:eastAsia="zh-CN"/>
        </w:rPr>
        <w:t xml:space="preserve">见1.7 </w:t>
      </w:r>
      <w:r>
        <w:rPr>
          <w:rFonts w:hint="eastAsia" w:ascii="宋体" w:hAnsi="宋体" w:cs="宋体"/>
          <w:lang w:val="en-US" w:eastAsia="zh-CN"/>
        </w:rPr>
        <w:fldChar w:fldCharType="begin"/>
      </w:r>
      <w:r>
        <w:rPr>
          <w:rFonts w:hint="eastAsia" w:ascii="宋体" w:hAnsi="宋体" w:cs="宋体"/>
          <w:lang w:val="en-US" w:eastAsia="zh-CN"/>
        </w:rPr>
        <w:instrText xml:space="preserve"> HYPERLINK \l "_工具包调用说明" </w:instrText>
      </w:r>
      <w:r>
        <w:rPr>
          <w:rFonts w:hint="eastAsia" w:ascii="宋体" w:hAnsi="宋体" w:cs="宋体"/>
          <w:lang w:val="en-US" w:eastAsia="zh-CN"/>
        </w:rPr>
        <w:fldChar w:fldCharType="separate"/>
      </w:r>
      <w:r>
        <w:rPr>
          <w:rStyle w:val="19"/>
          <w:rFonts w:hint="eastAsia" w:ascii="宋体" w:hAnsi="宋体" w:cs="宋体"/>
          <w:lang w:val="en-US" w:eastAsia="zh-CN"/>
        </w:rPr>
        <w:t>工具包调用说明</w:t>
      </w:r>
      <w:r>
        <w:rPr>
          <w:rFonts w:hint="eastAsia" w:ascii="宋体" w:hAnsi="宋体" w:cs="宋体"/>
          <w:lang w:val="en-US" w:eastAsia="zh-CN"/>
        </w:rPr>
        <w:fldChar w:fldCharType="end"/>
      </w:r>
    </w:p>
    <w:p w14:paraId="167DDEF2">
      <w:pPr>
        <w:pStyle w:val="3"/>
        <w:rPr>
          <w:rFonts w:ascii="宋体" w:hAnsi="宋体" w:eastAsia="宋体" w:cs="宋体"/>
        </w:rPr>
      </w:pPr>
      <w:bookmarkStart w:id="68" w:name="_Toc14072"/>
      <w:r>
        <w:rPr>
          <w:rFonts w:hint="eastAsia" w:ascii="宋体" w:hAnsi="宋体" w:eastAsia="宋体" w:cs="宋体"/>
        </w:rPr>
        <w:t>质量监管数据</w:t>
      </w:r>
      <w:bookmarkEnd w:id="68"/>
    </w:p>
    <w:p w14:paraId="01AC22A6">
      <w:pPr>
        <w:pStyle w:val="4"/>
        <w:rPr>
          <w:rFonts w:ascii="宋体" w:hAnsi="宋体" w:eastAsia="宋体" w:cs="宋体"/>
        </w:rPr>
      </w:pPr>
      <w:bookmarkStart w:id="69" w:name="_Toc17884_WPSOffice_Level3"/>
      <w:bookmarkStart w:id="70" w:name="_Toc28719"/>
      <w:r>
        <w:rPr>
          <w:rFonts w:hint="eastAsia" w:ascii="宋体" w:hAnsi="宋体" w:eastAsia="宋体" w:cs="宋体"/>
        </w:rPr>
        <w:t>评价信息</w:t>
      </w:r>
      <w:bookmarkEnd w:id="69"/>
      <w:bookmarkEnd w:id="70"/>
    </w:p>
    <w:p w14:paraId="54BB580F">
      <w:pPr>
        <w:pStyle w:val="5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数据推送机制</w:t>
      </w:r>
    </w:p>
    <w:p w14:paraId="1028B43B">
      <w:pPr>
        <w:ind w:firstLine="420"/>
        <w:rPr>
          <w:rFonts w:ascii="宋体" w:hAnsi="宋体" w:cs="宋体"/>
        </w:rPr>
      </w:pPr>
      <w:r>
        <w:rPr>
          <w:rFonts w:hint="eastAsia" w:ascii="宋体" w:hAnsi="宋体" w:cs="宋体"/>
        </w:rPr>
        <w:t>在推送该数据前，需要先完成相应的业务数据推送，否则会被拒绝接收。</w:t>
      </w:r>
    </w:p>
    <w:p w14:paraId="6FD85194">
      <w:pPr>
        <w:pStyle w:val="5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评价信息推送接口</w:t>
      </w:r>
    </w:p>
    <w:tbl>
      <w:tblPr>
        <w:tblStyle w:val="15"/>
        <w:tblW w:w="863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"/>
        <w:gridCol w:w="1584"/>
        <w:gridCol w:w="1666"/>
        <w:gridCol w:w="1667"/>
        <w:gridCol w:w="650"/>
        <w:gridCol w:w="2370"/>
      </w:tblGrid>
      <w:tr w14:paraId="759BD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4" w:type="dxa"/>
            <w:tcBorders>
              <w:bottom w:val="single" w:color="auto" w:sz="4" w:space="0"/>
            </w:tcBorders>
            <w:noWrap w:val="0"/>
            <w:vAlign w:val="top"/>
          </w:tcPr>
          <w:p w14:paraId="13986677">
            <w:pPr>
              <w:jc w:val="center"/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操作名称</w:t>
            </w:r>
          </w:p>
        </w:tc>
        <w:tc>
          <w:tcPr>
            <w:tcW w:w="7937" w:type="dxa"/>
            <w:gridSpan w:val="5"/>
            <w:tcBorders>
              <w:bottom w:val="single" w:color="auto" w:sz="4" w:space="0"/>
            </w:tcBorders>
            <w:noWrap w:val="0"/>
            <w:vAlign w:val="top"/>
          </w:tcPr>
          <w:p w14:paraId="42406C4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X-Service-Id=his.provinceDataUploadService, X-Service-Method=uploadBusinessInfoAfter</w:t>
            </w:r>
          </w:p>
        </w:tc>
      </w:tr>
      <w:tr w14:paraId="5AB2A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tcBorders>
              <w:bottom w:val="single" w:color="auto" w:sz="4" w:space="0"/>
            </w:tcBorders>
            <w:noWrap w:val="0"/>
            <w:vAlign w:val="top"/>
          </w:tcPr>
          <w:p w14:paraId="41002FDB">
            <w:pPr>
              <w:jc w:val="center"/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说明</w:t>
            </w:r>
          </w:p>
        </w:tc>
        <w:tc>
          <w:tcPr>
            <w:tcW w:w="7937" w:type="dxa"/>
            <w:gridSpan w:val="5"/>
            <w:tcBorders>
              <w:bottom w:val="single" w:color="auto" w:sz="4" w:space="0"/>
            </w:tcBorders>
            <w:noWrap w:val="0"/>
            <w:vAlign w:val="top"/>
          </w:tcPr>
          <w:p w14:paraId="28682F6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向互联网医院监管平台推送评价信息</w:t>
            </w:r>
          </w:p>
        </w:tc>
      </w:tr>
      <w:tr w14:paraId="1C1E5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694" w:type="dxa"/>
            <w:shd w:val="clear" w:color="auto" w:fill="8DB3E2"/>
            <w:noWrap w:val="0"/>
            <w:vAlign w:val="top"/>
          </w:tcPr>
          <w:p w14:paraId="27A87F09">
            <w:pPr>
              <w:jc w:val="center"/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类型</w:t>
            </w:r>
          </w:p>
        </w:tc>
        <w:tc>
          <w:tcPr>
            <w:tcW w:w="1584" w:type="dxa"/>
            <w:shd w:val="clear" w:color="auto" w:fill="8DB3E2"/>
            <w:noWrap w:val="0"/>
            <w:vAlign w:val="top"/>
          </w:tcPr>
          <w:p w14:paraId="4ED3FA5B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参数</w:t>
            </w:r>
          </w:p>
        </w:tc>
        <w:tc>
          <w:tcPr>
            <w:tcW w:w="1666" w:type="dxa"/>
            <w:shd w:val="clear" w:color="auto" w:fill="8DB3E2"/>
            <w:noWrap w:val="0"/>
            <w:vAlign w:val="top"/>
          </w:tcPr>
          <w:p w14:paraId="387F2333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参数名称</w:t>
            </w:r>
          </w:p>
        </w:tc>
        <w:tc>
          <w:tcPr>
            <w:tcW w:w="1667" w:type="dxa"/>
            <w:shd w:val="clear" w:color="auto" w:fill="8DB3E2"/>
            <w:noWrap w:val="0"/>
            <w:vAlign w:val="top"/>
          </w:tcPr>
          <w:p w14:paraId="68C7C558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字段类型</w:t>
            </w:r>
          </w:p>
        </w:tc>
        <w:tc>
          <w:tcPr>
            <w:tcW w:w="650" w:type="dxa"/>
            <w:shd w:val="clear" w:color="auto" w:fill="8DB3E2"/>
            <w:noWrap w:val="0"/>
            <w:vAlign w:val="top"/>
          </w:tcPr>
          <w:p w14:paraId="59F3E33E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必输</w:t>
            </w:r>
          </w:p>
        </w:tc>
        <w:tc>
          <w:tcPr>
            <w:tcW w:w="2370" w:type="dxa"/>
            <w:shd w:val="clear" w:color="auto" w:fill="8DB3E2"/>
            <w:noWrap w:val="0"/>
            <w:vAlign w:val="top"/>
          </w:tcPr>
          <w:p w14:paraId="4B9482E7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说明</w:t>
            </w:r>
          </w:p>
        </w:tc>
      </w:tr>
      <w:tr w14:paraId="49B27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restart"/>
            <w:noWrap w:val="0"/>
            <w:vAlign w:val="top"/>
          </w:tcPr>
          <w:p w14:paraId="0AAD556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输入List</w:t>
            </w:r>
          </w:p>
        </w:tc>
        <w:tc>
          <w:tcPr>
            <w:tcW w:w="1584" w:type="dxa"/>
            <w:noWrap w:val="0"/>
            <w:vAlign w:val="top"/>
          </w:tcPr>
          <w:p w14:paraId="515FEA0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organID</w:t>
            </w:r>
          </w:p>
        </w:tc>
        <w:tc>
          <w:tcPr>
            <w:tcW w:w="1666" w:type="dxa"/>
            <w:noWrap w:val="0"/>
            <w:vAlign w:val="top"/>
          </w:tcPr>
          <w:p w14:paraId="3970326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机构唯一号</w:t>
            </w:r>
          </w:p>
        </w:tc>
        <w:tc>
          <w:tcPr>
            <w:tcW w:w="1667" w:type="dxa"/>
            <w:noWrap w:val="0"/>
            <w:vAlign w:val="top"/>
          </w:tcPr>
          <w:p w14:paraId="74F95B4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Varchar(20)</w:t>
            </w:r>
          </w:p>
        </w:tc>
        <w:tc>
          <w:tcPr>
            <w:tcW w:w="650" w:type="dxa"/>
            <w:noWrap w:val="0"/>
            <w:vAlign w:val="top"/>
          </w:tcPr>
          <w:p w14:paraId="4810260E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63B5330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全国统一的组织机构代码</w:t>
            </w:r>
          </w:p>
        </w:tc>
      </w:tr>
      <w:tr w14:paraId="4A826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0DB673E5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0250D9D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unitID</w:t>
            </w:r>
          </w:p>
        </w:tc>
        <w:tc>
          <w:tcPr>
            <w:tcW w:w="1666" w:type="dxa"/>
            <w:noWrap w:val="0"/>
            <w:vAlign w:val="top"/>
          </w:tcPr>
          <w:p w14:paraId="781D2F6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监管平台机构ID</w:t>
            </w:r>
          </w:p>
        </w:tc>
        <w:tc>
          <w:tcPr>
            <w:tcW w:w="1667" w:type="dxa"/>
            <w:noWrap w:val="0"/>
            <w:vAlign w:val="top"/>
          </w:tcPr>
          <w:p w14:paraId="4C68334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4A944848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59EC5506">
            <w:pPr>
              <w:rPr>
                <w:rFonts w:hint="eastAsia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/>
              </w:rPr>
              <w:t>平台分配</w:t>
            </w:r>
            <w:r>
              <w:rPr>
                <w:rFonts w:hint="eastAsia" w:ascii="宋体" w:hAnsi="宋体" w:cs="宋体"/>
                <w:lang w:eastAsia="zh-CN"/>
              </w:rPr>
              <w:t>，</w:t>
            </w:r>
            <w:r>
              <w:rPr>
                <w:rFonts w:hint="eastAsia" w:ascii="宋体" w:hAnsi="宋体" w:cs="宋体"/>
              </w:rPr>
              <w:t>监管平台</w:t>
            </w:r>
            <w:r>
              <w:rPr>
                <w:rFonts w:hint="eastAsia" w:ascii="宋体" w:hAnsi="宋体" w:cs="宋体"/>
                <w:lang w:val="en-US" w:eastAsia="zh-CN"/>
              </w:rPr>
              <w:t>唯一号</w:t>
            </w:r>
          </w:p>
        </w:tc>
      </w:tr>
      <w:tr w14:paraId="09858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38FCCA14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08D776D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organName</w:t>
            </w:r>
          </w:p>
        </w:tc>
        <w:tc>
          <w:tcPr>
            <w:tcW w:w="1666" w:type="dxa"/>
            <w:noWrap w:val="0"/>
            <w:vAlign w:val="top"/>
          </w:tcPr>
          <w:p w14:paraId="4D13927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机构名称</w:t>
            </w:r>
          </w:p>
        </w:tc>
        <w:tc>
          <w:tcPr>
            <w:tcW w:w="1667" w:type="dxa"/>
            <w:noWrap w:val="0"/>
            <w:vAlign w:val="top"/>
          </w:tcPr>
          <w:p w14:paraId="09738B6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5A691C30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3C069968">
            <w:pPr>
              <w:rPr>
                <w:rFonts w:ascii="宋体" w:hAnsi="宋体" w:cs="宋体"/>
              </w:rPr>
            </w:pPr>
          </w:p>
        </w:tc>
      </w:tr>
      <w:tr w14:paraId="7B3A4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6B00D594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03D3B71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evaluateID</w:t>
            </w:r>
          </w:p>
        </w:tc>
        <w:tc>
          <w:tcPr>
            <w:tcW w:w="1666" w:type="dxa"/>
            <w:noWrap w:val="0"/>
            <w:vAlign w:val="top"/>
          </w:tcPr>
          <w:p w14:paraId="60771A1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评价记录号</w:t>
            </w:r>
          </w:p>
        </w:tc>
        <w:tc>
          <w:tcPr>
            <w:tcW w:w="1667" w:type="dxa"/>
            <w:noWrap w:val="0"/>
            <w:vAlign w:val="top"/>
          </w:tcPr>
          <w:p w14:paraId="6FDC077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5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650" w:type="dxa"/>
            <w:noWrap w:val="0"/>
            <w:vAlign w:val="top"/>
          </w:tcPr>
          <w:p w14:paraId="29BBC061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0648793F">
            <w:pPr>
              <w:rPr>
                <w:rFonts w:ascii="宋体" w:hAnsi="宋体" w:cs="宋体"/>
              </w:rPr>
            </w:pPr>
          </w:p>
        </w:tc>
      </w:tr>
      <w:tr w14:paraId="125ED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1FAAFD5D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4D49933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bussID</w:t>
            </w:r>
          </w:p>
        </w:tc>
        <w:tc>
          <w:tcPr>
            <w:tcW w:w="1666" w:type="dxa"/>
            <w:noWrap w:val="0"/>
            <w:vAlign w:val="top"/>
          </w:tcPr>
          <w:p w14:paraId="497E5E9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对应的被评价记录Id</w:t>
            </w:r>
          </w:p>
        </w:tc>
        <w:tc>
          <w:tcPr>
            <w:tcW w:w="1667" w:type="dxa"/>
            <w:noWrap w:val="0"/>
            <w:vAlign w:val="top"/>
          </w:tcPr>
          <w:p w14:paraId="4AC2CA8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5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650" w:type="dxa"/>
            <w:noWrap w:val="0"/>
            <w:vAlign w:val="top"/>
          </w:tcPr>
          <w:p w14:paraId="20790048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51B91AFD">
            <w:pPr>
              <w:rPr>
                <w:rFonts w:hint="default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咨询</w:t>
            </w:r>
            <w:r>
              <w:rPr>
                <w:rFonts w:hint="eastAsia" w:ascii="宋体" w:hAnsi="宋体" w:cs="宋体"/>
                <w:color w:val="auto"/>
              </w:rPr>
              <w:t>bussID</w:t>
            </w:r>
            <w:r>
              <w:rPr>
                <w:rFonts w:hint="eastAsia" w:ascii="宋体" w:hAnsi="宋体" w:cs="宋体"/>
                <w:lang w:val="en-US" w:eastAsia="zh-CN"/>
              </w:rPr>
              <w:t>，复诊bussID等</w:t>
            </w:r>
          </w:p>
        </w:tc>
      </w:tr>
      <w:tr w14:paraId="7B871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0B685AEA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6307E59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businessType</w:t>
            </w:r>
          </w:p>
        </w:tc>
        <w:tc>
          <w:tcPr>
            <w:tcW w:w="1666" w:type="dxa"/>
            <w:noWrap w:val="0"/>
            <w:vAlign w:val="top"/>
          </w:tcPr>
          <w:p w14:paraId="772F5E7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被评价的业务类型</w:t>
            </w:r>
          </w:p>
        </w:tc>
        <w:tc>
          <w:tcPr>
            <w:tcW w:w="1667" w:type="dxa"/>
            <w:noWrap w:val="0"/>
            <w:vAlign w:val="top"/>
          </w:tcPr>
          <w:p w14:paraId="0525B14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Varchar(6)</w:t>
            </w:r>
          </w:p>
        </w:tc>
        <w:tc>
          <w:tcPr>
            <w:tcW w:w="650" w:type="dxa"/>
            <w:noWrap w:val="0"/>
            <w:vAlign w:val="top"/>
          </w:tcPr>
          <w:p w14:paraId="56D12AB1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00D73895">
            <w:pPr>
              <w:rPr>
                <w:rFonts w:hint="default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/>
              </w:rPr>
              <w:t xml:space="preserve">1图文咨询 2电话咨询 3视频咨询 4在线复诊 5在线处方 6在线签约7检查预约 8远程门诊9远程会诊 10住院预约 11远程影像 12远程心电 13远程病理 14远程转诊 </w:t>
            </w:r>
            <w:r>
              <w:rPr>
                <w:rFonts w:hint="eastAsia" w:ascii="宋体" w:hAnsi="宋体" w:cs="宋体"/>
                <w:lang w:val="en-US" w:eastAsia="zh-CN"/>
              </w:rPr>
              <w:t>15药师审方 16在线预约 17</w:t>
            </w:r>
            <w:r>
              <w:rPr>
                <w:rFonts w:ascii="宋体" w:hAnsi="宋体" w:cs="宋体"/>
              </w:rPr>
              <w:t xml:space="preserve"> </w:t>
            </w:r>
            <w:r>
              <w:rPr>
                <w:rFonts w:hint="eastAsia" w:ascii="宋体" w:hAnsi="宋体" w:cs="宋体"/>
              </w:rPr>
              <w:t>互联网护理 99其他</w:t>
            </w:r>
          </w:p>
        </w:tc>
      </w:tr>
      <w:tr w14:paraId="07EB8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4D729667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1B56F0A0">
            <w:pPr>
              <w:rPr>
                <w:rFonts w:hint="default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/>
              </w:rPr>
              <w:t>deptID</w:t>
            </w:r>
          </w:p>
        </w:tc>
        <w:tc>
          <w:tcPr>
            <w:tcW w:w="1666" w:type="dxa"/>
            <w:noWrap w:val="0"/>
            <w:vAlign w:val="top"/>
          </w:tcPr>
          <w:p w14:paraId="03895666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科室编码</w:t>
            </w:r>
          </w:p>
          <w:p w14:paraId="0D4D9907">
            <w:pPr>
              <w:rPr>
                <w:rFonts w:hint="eastAsia" w:ascii="宋体" w:hAnsi="宋体" w:cs="宋体"/>
              </w:rPr>
            </w:pPr>
          </w:p>
        </w:tc>
        <w:tc>
          <w:tcPr>
            <w:tcW w:w="1667" w:type="dxa"/>
            <w:noWrap w:val="0"/>
            <w:vAlign w:val="top"/>
          </w:tcPr>
          <w:p w14:paraId="2721C3E7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7651BA42">
            <w:pPr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3923CFA1">
            <w:pPr>
              <w:rPr>
                <w:rFonts w:hint="eastAsia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见科室码表，</w:t>
            </w:r>
            <w:r>
              <w:rPr>
                <w:rFonts w:hint="eastAsia" w:ascii="宋体" w:hAnsi="宋体" w:cs="宋体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lang w:val="en-US" w:eastAsia="zh-CN"/>
              </w:rPr>
              <w:instrText xml:space="preserve"> HYPERLINK \l "_科室类别字典" </w:instrText>
            </w:r>
            <w:r>
              <w:rPr>
                <w:rFonts w:hint="eastAsia" w:ascii="宋体" w:hAnsi="宋体" w:cs="宋体"/>
                <w:lang w:val="en-US" w:eastAsia="zh-CN"/>
              </w:rPr>
              <w:fldChar w:fldCharType="separate"/>
            </w:r>
            <w:r>
              <w:rPr>
                <w:rStyle w:val="20"/>
                <w:rFonts w:hint="eastAsia" w:ascii="宋体" w:hAnsi="宋体" w:cs="宋体"/>
                <w:lang w:val="en-US" w:eastAsia="zh-CN"/>
              </w:rPr>
              <w:t>科室类别字典</w:t>
            </w:r>
            <w:r>
              <w:rPr>
                <w:rFonts w:hint="eastAsia" w:ascii="宋体" w:hAnsi="宋体" w:cs="宋体"/>
                <w:lang w:val="en-US" w:eastAsia="zh-CN"/>
              </w:rPr>
              <w:fldChar w:fldCharType="end"/>
            </w:r>
          </w:p>
        </w:tc>
      </w:tr>
      <w:tr w14:paraId="1A1D5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382AD9D1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7EBAA4A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deptName</w:t>
            </w:r>
          </w:p>
        </w:tc>
        <w:tc>
          <w:tcPr>
            <w:tcW w:w="1666" w:type="dxa"/>
            <w:noWrap w:val="0"/>
            <w:vAlign w:val="top"/>
          </w:tcPr>
          <w:p w14:paraId="4F95D1C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被评价医疗人员所属科室名称</w:t>
            </w:r>
          </w:p>
        </w:tc>
        <w:tc>
          <w:tcPr>
            <w:tcW w:w="1667" w:type="dxa"/>
            <w:noWrap w:val="0"/>
            <w:vAlign w:val="top"/>
          </w:tcPr>
          <w:p w14:paraId="0868CC8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Varchar(30)</w:t>
            </w:r>
          </w:p>
        </w:tc>
        <w:tc>
          <w:tcPr>
            <w:tcW w:w="650" w:type="dxa"/>
            <w:noWrap w:val="0"/>
            <w:vAlign w:val="top"/>
          </w:tcPr>
          <w:p w14:paraId="72B99F3D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73B03E8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具体科室名称，如三级医院内科可能有内科一内科二等以实际名称填写</w:t>
            </w:r>
          </w:p>
        </w:tc>
      </w:tr>
      <w:tr w14:paraId="2D63C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27F09865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35D24B0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doctorId</w:t>
            </w:r>
          </w:p>
        </w:tc>
        <w:tc>
          <w:tcPr>
            <w:tcW w:w="1666" w:type="dxa"/>
            <w:noWrap w:val="0"/>
            <w:vAlign w:val="top"/>
          </w:tcPr>
          <w:p w14:paraId="0CD7F34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被评价医疗人员ID</w:t>
            </w:r>
          </w:p>
        </w:tc>
        <w:tc>
          <w:tcPr>
            <w:tcW w:w="1667" w:type="dxa"/>
            <w:noWrap w:val="0"/>
            <w:vAlign w:val="top"/>
          </w:tcPr>
          <w:p w14:paraId="314A87C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5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650" w:type="dxa"/>
            <w:noWrap w:val="0"/>
            <w:vAlign w:val="top"/>
          </w:tcPr>
          <w:p w14:paraId="432EB230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0FA316A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医生、药师、护士在医院系统的I</w:t>
            </w:r>
            <w:r>
              <w:rPr>
                <w:rFonts w:ascii="宋体" w:hAnsi="宋体" w:cs="宋体"/>
              </w:rPr>
              <w:t>D</w:t>
            </w:r>
          </w:p>
        </w:tc>
      </w:tr>
      <w:tr w14:paraId="3A28C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55429A60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3FE02F0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doctorCertID</w:t>
            </w:r>
          </w:p>
        </w:tc>
        <w:tc>
          <w:tcPr>
            <w:tcW w:w="1666" w:type="dxa"/>
            <w:noWrap w:val="0"/>
            <w:vAlign w:val="top"/>
          </w:tcPr>
          <w:p w14:paraId="1CC3E99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被评价医疗人员身份证号</w:t>
            </w:r>
          </w:p>
        </w:tc>
        <w:tc>
          <w:tcPr>
            <w:tcW w:w="1667" w:type="dxa"/>
            <w:noWrap w:val="0"/>
            <w:vAlign w:val="top"/>
          </w:tcPr>
          <w:p w14:paraId="4D20CA7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Varchar(18)</w:t>
            </w:r>
          </w:p>
        </w:tc>
        <w:tc>
          <w:tcPr>
            <w:tcW w:w="650" w:type="dxa"/>
            <w:noWrap w:val="0"/>
            <w:vAlign w:val="top"/>
          </w:tcPr>
          <w:p w14:paraId="3D562617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598215A0">
            <w:pPr>
              <w:rPr>
                <w:rFonts w:ascii="宋体" w:hAnsi="宋体" w:cs="宋体"/>
              </w:rPr>
            </w:pPr>
          </w:p>
        </w:tc>
      </w:tr>
      <w:tr w14:paraId="5CBCE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1EA16C26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2DA95FD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doctorName</w:t>
            </w:r>
          </w:p>
        </w:tc>
        <w:tc>
          <w:tcPr>
            <w:tcW w:w="1666" w:type="dxa"/>
            <w:noWrap w:val="0"/>
            <w:vAlign w:val="top"/>
          </w:tcPr>
          <w:p w14:paraId="0ADEDC9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被评价医疗人员姓名</w:t>
            </w:r>
          </w:p>
        </w:tc>
        <w:tc>
          <w:tcPr>
            <w:tcW w:w="1667" w:type="dxa"/>
            <w:noWrap w:val="0"/>
            <w:vAlign w:val="top"/>
          </w:tcPr>
          <w:p w14:paraId="6F00DE0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36DC0E5C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7F76F494">
            <w:pPr>
              <w:rPr>
                <w:rFonts w:ascii="宋体" w:hAnsi="宋体" w:cs="宋体"/>
              </w:rPr>
            </w:pPr>
          </w:p>
        </w:tc>
      </w:tr>
      <w:tr w14:paraId="67D47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1330931E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29268CD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satisfaction</w:t>
            </w:r>
          </w:p>
        </w:tc>
        <w:tc>
          <w:tcPr>
            <w:tcW w:w="1666" w:type="dxa"/>
            <w:noWrap w:val="0"/>
            <w:vAlign w:val="top"/>
          </w:tcPr>
          <w:p w14:paraId="7945CFE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满意度</w:t>
            </w:r>
          </w:p>
        </w:tc>
        <w:tc>
          <w:tcPr>
            <w:tcW w:w="1667" w:type="dxa"/>
            <w:noWrap w:val="0"/>
            <w:vAlign w:val="top"/>
          </w:tcPr>
          <w:p w14:paraId="0045718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int</w:t>
            </w:r>
          </w:p>
        </w:tc>
        <w:tc>
          <w:tcPr>
            <w:tcW w:w="650" w:type="dxa"/>
            <w:noWrap w:val="0"/>
            <w:vAlign w:val="top"/>
          </w:tcPr>
          <w:p w14:paraId="7D30279C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1AD1BFC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1非常不满意 2不满意 3一般 4满意 5非常满意</w:t>
            </w:r>
          </w:p>
        </w:tc>
      </w:tr>
      <w:tr w14:paraId="75118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44833AF9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507BC9D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scoring</w:t>
            </w:r>
          </w:p>
        </w:tc>
        <w:tc>
          <w:tcPr>
            <w:tcW w:w="1666" w:type="dxa"/>
            <w:noWrap w:val="0"/>
            <w:vAlign w:val="top"/>
          </w:tcPr>
          <w:p w14:paraId="4949A08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评分</w:t>
            </w:r>
          </w:p>
        </w:tc>
        <w:tc>
          <w:tcPr>
            <w:tcW w:w="1667" w:type="dxa"/>
            <w:noWrap w:val="0"/>
            <w:vAlign w:val="top"/>
          </w:tcPr>
          <w:p w14:paraId="14636B1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Int</w:t>
            </w:r>
          </w:p>
        </w:tc>
        <w:tc>
          <w:tcPr>
            <w:tcW w:w="650" w:type="dxa"/>
            <w:noWrap w:val="0"/>
            <w:vAlign w:val="top"/>
          </w:tcPr>
          <w:p w14:paraId="3BD64999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79F8334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0-10分</w:t>
            </w:r>
          </w:p>
        </w:tc>
      </w:tr>
      <w:tr w14:paraId="1CE68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40F376AF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2D0BBEB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evaluation</w:t>
            </w:r>
          </w:p>
        </w:tc>
        <w:tc>
          <w:tcPr>
            <w:tcW w:w="1666" w:type="dxa"/>
            <w:noWrap w:val="0"/>
            <w:vAlign w:val="top"/>
          </w:tcPr>
          <w:p w14:paraId="6178066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评价内容</w:t>
            </w:r>
          </w:p>
        </w:tc>
        <w:tc>
          <w:tcPr>
            <w:tcW w:w="1667" w:type="dxa"/>
            <w:noWrap w:val="0"/>
            <w:vAlign w:val="top"/>
          </w:tcPr>
          <w:p w14:paraId="6D99888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3</w:t>
            </w:r>
            <w:r>
              <w:rPr>
                <w:rFonts w:hint="eastAsia" w:ascii="宋体" w:hAnsi="宋体" w:cs="宋体"/>
              </w:rPr>
              <w:t>00)</w:t>
            </w:r>
          </w:p>
        </w:tc>
        <w:tc>
          <w:tcPr>
            <w:tcW w:w="650" w:type="dxa"/>
            <w:noWrap w:val="0"/>
            <w:vAlign w:val="top"/>
          </w:tcPr>
          <w:p w14:paraId="3D925070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52468F1B">
            <w:pPr>
              <w:rPr>
                <w:rFonts w:ascii="宋体" w:hAnsi="宋体" w:cs="宋体"/>
              </w:rPr>
            </w:pPr>
          </w:p>
        </w:tc>
      </w:tr>
      <w:tr w14:paraId="0435B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3D751602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23BC7CC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complaints</w:t>
            </w:r>
          </w:p>
        </w:tc>
        <w:tc>
          <w:tcPr>
            <w:tcW w:w="1666" w:type="dxa"/>
            <w:noWrap w:val="0"/>
            <w:vAlign w:val="top"/>
          </w:tcPr>
          <w:p w14:paraId="67EE7AA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投诉建议</w:t>
            </w:r>
          </w:p>
        </w:tc>
        <w:tc>
          <w:tcPr>
            <w:tcW w:w="1667" w:type="dxa"/>
            <w:noWrap w:val="0"/>
            <w:vAlign w:val="top"/>
          </w:tcPr>
          <w:p w14:paraId="3563438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Varcha(</w:t>
            </w:r>
            <w:r>
              <w:rPr>
                <w:rFonts w:ascii="宋体" w:hAnsi="宋体" w:cs="宋体"/>
              </w:rPr>
              <w:t>1024</w:t>
            </w:r>
            <w:r>
              <w:rPr>
                <w:rFonts w:hint="eastAsia" w:ascii="宋体" w:hAnsi="宋体" w:cs="宋体"/>
              </w:rPr>
              <w:t>)</w:t>
            </w:r>
          </w:p>
        </w:tc>
        <w:tc>
          <w:tcPr>
            <w:tcW w:w="650" w:type="dxa"/>
            <w:noWrap w:val="0"/>
            <w:vAlign w:val="top"/>
          </w:tcPr>
          <w:p w14:paraId="0B51E869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743CB270">
            <w:pPr>
              <w:rPr>
                <w:rFonts w:ascii="宋体" w:hAnsi="宋体" w:cs="宋体"/>
              </w:rPr>
            </w:pPr>
          </w:p>
        </w:tc>
      </w:tr>
      <w:tr w14:paraId="6338F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74972861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3CEECE2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evaluationPeople</w:t>
            </w:r>
          </w:p>
        </w:tc>
        <w:tc>
          <w:tcPr>
            <w:tcW w:w="1666" w:type="dxa"/>
            <w:noWrap w:val="0"/>
            <w:vAlign w:val="top"/>
          </w:tcPr>
          <w:p w14:paraId="3219FFF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评价人</w:t>
            </w:r>
          </w:p>
        </w:tc>
        <w:tc>
          <w:tcPr>
            <w:tcW w:w="1667" w:type="dxa"/>
            <w:noWrap w:val="0"/>
            <w:vAlign w:val="top"/>
          </w:tcPr>
          <w:p w14:paraId="309B0CE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Varcha(30)</w:t>
            </w:r>
          </w:p>
        </w:tc>
        <w:tc>
          <w:tcPr>
            <w:tcW w:w="650" w:type="dxa"/>
            <w:noWrap w:val="0"/>
            <w:vAlign w:val="top"/>
          </w:tcPr>
          <w:p w14:paraId="0C56075A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079AE705">
            <w:pPr>
              <w:rPr>
                <w:rFonts w:ascii="宋体" w:hAnsi="宋体" w:cs="宋体"/>
              </w:rPr>
            </w:pPr>
          </w:p>
        </w:tc>
      </w:tr>
      <w:tr w14:paraId="6E7D9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29C8262D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05E7661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 xml:space="preserve">evaluationTime </w:t>
            </w:r>
          </w:p>
        </w:tc>
        <w:tc>
          <w:tcPr>
            <w:tcW w:w="1666" w:type="dxa"/>
            <w:noWrap w:val="0"/>
            <w:vAlign w:val="top"/>
          </w:tcPr>
          <w:p w14:paraId="425129D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评价时间</w:t>
            </w:r>
          </w:p>
        </w:tc>
        <w:tc>
          <w:tcPr>
            <w:tcW w:w="1667" w:type="dxa"/>
            <w:noWrap w:val="0"/>
            <w:vAlign w:val="top"/>
          </w:tcPr>
          <w:p w14:paraId="136CCDE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Datetime</w:t>
            </w:r>
          </w:p>
        </w:tc>
        <w:tc>
          <w:tcPr>
            <w:tcW w:w="650" w:type="dxa"/>
            <w:noWrap w:val="0"/>
            <w:vAlign w:val="top"/>
          </w:tcPr>
          <w:p w14:paraId="22579D35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7C2ADB1E">
            <w:pPr>
              <w:rPr>
                <w:rFonts w:ascii="宋体" w:hAnsi="宋体" w:cs="宋体"/>
              </w:rPr>
            </w:pPr>
          </w:p>
        </w:tc>
      </w:tr>
      <w:tr w14:paraId="40835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noWrap w:val="0"/>
            <w:vAlign w:val="top"/>
          </w:tcPr>
          <w:p w14:paraId="5329A831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5D5056CB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updateTime</w:t>
            </w:r>
          </w:p>
        </w:tc>
        <w:tc>
          <w:tcPr>
            <w:tcW w:w="1666" w:type="dxa"/>
            <w:noWrap w:val="0"/>
            <w:vAlign w:val="top"/>
          </w:tcPr>
          <w:p w14:paraId="734767D3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上传时间</w:t>
            </w:r>
          </w:p>
        </w:tc>
        <w:tc>
          <w:tcPr>
            <w:tcW w:w="1667" w:type="dxa"/>
            <w:noWrap w:val="0"/>
            <w:vAlign w:val="top"/>
          </w:tcPr>
          <w:p w14:paraId="3721AB95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Datetime</w:t>
            </w:r>
          </w:p>
        </w:tc>
        <w:tc>
          <w:tcPr>
            <w:tcW w:w="650" w:type="dxa"/>
            <w:noWrap w:val="0"/>
            <w:vAlign w:val="top"/>
          </w:tcPr>
          <w:p w14:paraId="7FD4C265">
            <w:pPr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354B6677">
            <w:pPr>
              <w:rPr>
                <w:rFonts w:ascii="宋体" w:hAnsi="宋体" w:cs="宋体"/>
              </w:rPr>
            </w:pPr>
          </w:p>
        </w:tc>
      </w:tr>
      <w:tr w14:paraId="78EAC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1" w:type="dxa"/>
            <w:gridSpan w:val="6"/>
            <w:shd w:val="clear" w:color="auto" w:fill="5B9BD5"/>
            <w:noWrap w:val="0"/>
            <w:vAlign w:val="top"/>
          </w:tcPr>
          <w:p w14:paraId="23AAD377">
            <w:pPr>
              <w:rPr>
                <w:rFonts w:ascii="宋体" w:hAnsi="宋体" w:cs="宋体"/>
                <w:color w:val="5B9BD5"/>
              </w:rPr>
            </w:pPr>
          </w:p>
        </w:tc>
      </w:tr>
      <w:tr w14:paraId="64F70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4" w:type="dxa"/>
            <w:vMerge w:val="restart"/>
            <w:shd w:val="clear" w:color="auto" w:fill="auto"/>
            <w:noWrap w:val="0"/>
            <w:vAlign w:val="top"/>
          </w:tcPr>
          <w:p w14:paraId="5AC6F2A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584" w:type="dxa"/>
            <w:shd w:val="clear" w:color="auto" w:fill="auto"/>
            <w:noWrap w:val="0"/>
            <w:vAlign w:val="top"/>
          </w:tcPr>
          <w:p w14:paraId="141B56F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code</w:t>
            </w:r>
          </w:p>
        </w:tc>
        <w:tc>
          <w:tcPr>
            <w:tcW w:w="1666" w:type="dxa"/>
            <w:shd w:val="clear" w:color="auto" w:fill="FFFFFF"/>
            <w:noWrap w:val="0"/>
            <w:vAlign w:val="center"/>
          </w:tcPr>
          <w:p w14:paraId="3AE175E2">
            <w:pPr>
              <w:widowControl/>
              <w:jc w:val="left"/>
              <w:textAlignment w:val="center"/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返回代码</w:t>
            </w:r>
          </w:p>
        </w:tc>
        <w:tc>
          <w:tcPr>
            <w:tcW w:w="1667" w:type="dxa"/>
            <w:shd w:val="clear" w:color="auto" w:fill="FFFFFF"/>
            <w:noWrap w:val="0"/>
            <w:vAlign w:val="center"/>
          </w:tcPr>
          <w:p w14:paraId="483AF2D7">
            <w:pPr>
              <w:widowControl/>
              <w:jc w:val="left"/>
              <w:textAlignment w:val="center"/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Int</w:t>
            </w:r>
          </w:p>
        </w:tc>
        <w:tc>
          <w:tcPr>
            <w:tcW w:w="650" w:type="dxa"/>
            <w:noWrap w:val="0"/>
            <w:vAlign w:val="top"/>
          </w:tcPr>
          <w:p w14:paraId="3DD5920D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245CB8CA">
            <w:pPr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200成功， 非200 失败</w:t>
            </w:r>
          </w:p>
        </w:tc>
      </w:tr>
      <w:tr w14:paraId="15156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4" w:type="dxa"/>
            <w:vMerge w:val="continue"/>
            <w:shd w:val="clear" w:color="auto" w:fill="auto"/>
            <w:noWrap w:val="0"/>
            <w:vAlign w:val="top"/>
          </w:tcPr>
          <w:p w14:paraId="3A9F98E4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shd w:val="clear" w:color="auto" w:fill="auto"/>
            <w:noWrap w:val="0"/>
            <w:vAlign w:val="top"/>
          </w:tcPr>
          <w:p w14:paraId="0242DA9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msg</w:t>
            </w:r>
          </w:p>
        </w:tc>
        <w:tc>
          <w:tcPr>
            <w:tcW w:w="1666" w:type="dxa"/>
            <w:shd w:val="clear" w:color="auto" w:fill="FFFFFF"/>
            <w:noWrap w:val="0"/>
            <w:vAlign w:val="center"/>
          </w:tcPr>
          <w:p w14:paraId="65A96F3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szCs w:val="18"/>
              </w:rPr>
              <w:t>错误信息</w:t>
            </w:r>
          </w:p>
        </w:tc>
        <w:tc>
          <w:tcPr>
            <w:tcW w:w="1667" w:type="dxa"/>
            <w:shd w:val="clear" w:color="auto" w:fill="FFFFFF"/>
            <w:noWrap w:val="0"/>
            <w:vAlign w:val="center"/>
          </w:tcPr>
          <w:p w14:paraId="79D90AE8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</w:rPr>
              <w:t>Varchar(200)</w:t>
            </w:r>
          </w:p>
        </w:tc>
        <w:tc>
          <w:tcPr>
            <w:tcW w:w="650" w:type="dxa"/>
            <w:noWrap w:val="0"/>
            <w:vAlign w:val="top"/>
          </w:tcPr>
          <w:p w14:paraId="296A83B3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508C8CA5">
            <w:pPr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失败描述</w:t>
            </w:r>
          </w:p>
        </w:tc>
      </w:tr>
    </w:tbl>
    <w:p w14:paraId="19B5D55F">
      <w:pPr>
        <w:pStyle w:val="5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接口示例</w:t>
      </w:r>
    </w:p>
    <w:p w14:paraId="272668AB">
      <w:pPr>
        <w:ind w:firstLine="420"/>
        <w:rPr>
          <w:rFonts w:ascii="宋体" w:hAnsi="宋体" w:cs="宋体"/>
        </w:rPr>
      </w:pPr>
      <w:r>
        <w:rPr>
          <w:rFonts w:hint="eastAsia" w:ascii="宋体" w:hAnsi="宋体" w:cs="宋体"/>
          <w:lang w:val="en-US" w:eastAsia="zh-CN"/>
        </w:rPr>
        <w:t xml:space="preserve">见1.7 </w:t>
      </w:r>
      <w:r>
        <w:rPr>
          <w:rFonts w:hint="eastAsia" w:ascii="宋体" w:hAnsi="宋体" w:cs="宋体"/>
          <w:lang w:val="en-US" w:eastAsia="zh-CN"/>
        </w:rPr>
        <w:fldChar w:fldCharType="begin"/>
      </w:r>
      <w:r>
        <w:rPr>
          <w:rFonts w:hint="eastAsia" w:ascii="宋体" w:hAnsi="宋体" w:cs="宋体"/>
          <w:lang w:val="en-US" w:eastAsia="zh-CN"/>
        </w:rPr>
        <w:instrText xml:space="preserve"> HYPERLINK \l "_工具包调用说明" </w:instrText>
      </w:r>
      <w:r>
        <w:rPr>
          <w:rFonts w:hint="eastAsia" w:ascii="宋体" w:hAnsi="宋体" w:cs="宋体"/>
          <w:lang w:val="en-US" w:eastAsia="zh-CN"/>
        </w:rPr>
        <w:fldChar w:fldCharType="separate"/>
      </w:r>
      <w:r>
        <w:rPr>
          <w:rStyle w:val="19"/>
          <w:rFonts w:hint="eastAsia" w:ascii="宋体" w:hAnsi="宋体" w:cs="宋体"/>
          <w:lang w:val="en-US" w:eastAsia="zh-CN"/>
        </w:rPr>
        <w:t>工具包调用说明</w:t>
      </w:r>
      <w:r>
        <w:rPr>
          <w:rFonts w:hint="eastAsia" w:ascii="宋体" w:hAnsi="宋体" w:cs="宋体"/>
          <w:lang w:val="en-US" w:eastAsia="zh-CN"/>
        </w:rPr>
        <w:fldChar w:fldCharType="end"/>
      </w:r>
    </w:p>
    <w:p w14:paraId="0150A959">
      <w:pPr>
        <w:pStyle w:val="4"/>
        <w:rPr>
          <w:rFonts w:ascii="宋体" w:hAnsi="宋体" w:eastAsia="宋体" w:cs="宋体"/>
        </w:rPr>
      </w:pPr>
      <w:bookmarkStart w:id="71" w:name="_Toc26341"/>
      <w:r>
        <w:rPr>
          <w:rFonts w:hint="eastAsia" w:ascii="宋体" w:hAnsi="宋体" w:eastAsia="宋体" w:cs="宋体"/>
        </w:rPr>
        <w:t>医疗争议（不良事件）记录</w:t>
      </w:r>
      <w:bookmarkEnd w:id="71"/>
    </w:p>
    <w:p w14:paraId="755A5B83">
      <w:pPr>
        <w:pStyle w:val="5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数据推送机制</w:t>
      </w:r>
    </w:p>
    <w:p w14:paraId="45845E8F">
      <w:pPr>
        <w:ind w:firstLine="420"/>
        <w:rPr>
          <w:rFonts w:ascii="宋体" w:hAnsi="宋体" w:cs="宋体"/>
        </w:rPr>
      </w:pPr>
      <w:r>
        <w:rPr>
          <w:rFonts w:hint="eastAsia" w:ascii="宋体" w:hAnsi="宋体" w:cs="宋体"/>
        </w:rPr>
        <w:t>各互联网医院，在每天晚上固定时间点，向平台推送前一天发生的医疗争议（不良事件）记录。</w:t>
      </w:r>
    </w:p>
    <w:p w14:paraId="63C5D1AF">
      <w:pPr>
        <w:pStyle w:val="5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医疗争议（不良事件）记录推送接口</w:t>
      </w:r>
    </w:p>
    <w:tbl>
      <w:tblPr>
        <w:tblStyle w:val="15"/>
        <w:tblW w:w="863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"/>
        <w:gridCol w:w="1584"/>
        <w:gridCol w:w="1666"/>
        <w:gridCol w:w="1667"/>
        <w:gridCol w:w="650"/>
        <w:gridCol w:w="2370"/>
      </w:tblGrid>
      <w:tr w14:paraId="7CA30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4" w:type="dxa"/>
            <w:tcBorders>
              <w:bottom w:val="single" w:color="auto" w:sz="4" w:space="0"/>
            </w:tcBorders>
            <w:noWrap w:val="0"/>
            <w:vAlign w:val="top"/>
          </w:tcPr>
          <w:p w14:paraId="0CC8052A">
            <w:pPr>
              <w:jc w:val="center"/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操作名称</w:t>
            </w:r>
          </w:p>
        </w:tc>
        <w:tc>
          <w:tcPr>
            <w:tcW w:w="7937" w:type="dxa"/>
            <w:gridSpan w:val="5"/>
            <w:tcBorders>
              <w:bottom w:val="single" w:color="auto" w:sz="4" w:space="0"/>
            </w:tcBorders>
            <w:noWrap w:val="0"/>
            <w:vAlign w:val="top"/>
          </w:tcPr>
          <w:p w14:paraId="65FB523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X-Service-Id=his.provinceDataUploadService , X-Service-Method=pushMedicalDispute</w:t>
            </w:r>
          </w:p>
        </w:tc>
      </w:tr>
      <w:tr w14:paraId="0D837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tcBorders>
              <w:bottom w:val="single" w:color="auto" w:sz="4" w:space="0"/>
            </w:tcBorders>
            <w:noWrap w:val="0"/>
            <w:vAlign w:val="top"/>
          </w:tcPr>
          <w:p w14:paraId="7265ECF6">
            <w:pPr>
              <w:jc w:val="center"/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说明</w:t>
            </w:r>
          </w:p>
        </w:tc>
        <w:tc>
          <w:tcPr>
            <w:tcW w:w="7937" w:type="dxa"/>
            <w:gridSpan w:val="5"/>
            <w:tcBorders>
              <w:bottom w:val="single" w:color="auto" w:sz="4" w:space="0"/>
            </w:tcBorders>
            <w:noWrap w:val="0"/>
            <w:vAlign w:val="top"/>
          </w:tcPr>
          <w:p w14:paraId="0D5E38A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向互联网医院监管平台推送医疗争议、不良事件信息</w:t>
            </w:r>
          </w:p>
        </w:tc>
      </w:tr>
      <w:tr w14:paraId="65CA9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694" w:type="dxa"/>
            <w:shd w:val="clear" w:color="auto" w:fill="8DB3E2"/>
            <w:noWrap w:val="0"/>
            <w:vAlign w:val="top"/>
          </w:tcPr>
          <w:p w14:paraId="76032C30">
            <w:pPr>
              <w:jc w:val="center"/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类型</w:t>
            </w:r>
          </w:p>
        </w:tc>
        <w:tc>
          <w:tcPr>
            <w:tcW w:w="1584" w:type="dxa"/>
            <w:shd w:val="clear" w:color="auto" w:fill="8DB3E2"/>
            <w:noWrap w:val="0"/>
            <w:vAlign w:val="top"/>
          </w:tcPr>
          <w:p w14:paraId="37033060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参数</w:t>
            </w:r>
          </w:p>
        </w:tc>
        <w:tc>
          <w:tcPr>
            <w:tcW w:w="1666" w:type="dxa"/>
            <w:shd w:val="clear" w:color="auto" w:fill="8DB3E2"/>
            <w:noWrap w:val="0"/>
            <w:vAlign w:val="top"/>
          </w:tcPr>
          <w:p w14:paraId="2B51D487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参数名称</w:t>
            </w:r>
          </w:p>
        </w:tc>
        <w:tc>
          <w:tcPr>
            <w:tcW w:w="1667" w:type="dxa"/>
            <w:shd w:val="clear" w:color="auto" w:fill="8DB3E2"/>
            <w:noWrap w:val="0"/>
            <w:vAlign w:val="top"/>
          </w:tcPr>
          <w:p w14:paraId="3CA74499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字段类型</w:t>
            </w:r>
          </w:p>
        </w:tc>
        <w:tc>
          <w:tcPr>
            <w:tcW w:w="650" w:type="dxa"/>
            <w:shd w:val="clear" w:color="auto" w:fill="8DB3E2"/>
            <w:noWrap w:val="0"/>
            <w:vAlign w:val="top"/>
          </w:tcPr>
          <w:p w14:paraId="22EF4F00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必输</w:t>
            </w:r>
          </w:p>
        </w:tc>
        <w:tc>
          <w:tcPr>
            <w:tcW w:w="2370" w:type="dxa"/>
            <w:shd w:val="clear" w:color="auto" w:fill="8DB3E2"/>
            <w:noWrap w:val="0"/>
            <w:vAlign w:val="top"/>
          </w:tcPr>
          <w:p w14:paraId="7F106D40">
            <w:pPr>
              <w:rPr>
                <w:rFonts w:ascii="宋体" w:hAnsi="宋体" w:cs="宋体"/>
                <w:b/>
                <w:szCs w:val="18"/>
              </w:rPr>
            </w:pPr>
            <w:r>
              <w:rPr>
                <w:rFonts w:hint="eastAsia" w:ascii="宋体" w:hAnsi="宋体" w:cs="宋体"/>
                <w:b/>
                <w:szCs w:val="18"/>
              </w:rPr>
              <w:t>说明</w:t>
            </w:r>
          </w:p>
        </w:tc>
      </w:tr>
      <w:tr w14:paraId="71ACC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restart"/>
            <w:noWrap w:val="0"/>
            <w:vAlign w:val="top"/>
          </w:tcPr>
          <w:p w14:paraId="470D8DD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输入</w:t>
            </w:r>
          </w:p>
        </w:tc>
        <w:tc>
          <w:tcPr>
            <w:tcW w:w="1584" w:type="dxa"/>
            <w:noWrap w:val="0"/>
            <w:vAlign w:val="top"/>
          </w:tcPr>
          <w:p w14:paraId="1CFB41D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organID</w:t>
            </w:r>
          </w:p>
        </w:tc>
        <w:tc>
          <w:tcPr>
            <w:tcW w:w="1666" w:type="dxa"/>
            <w:noWrap w:val="0"/>
            <w:vAlign w:val="top"/>
          </w:tcPr>
          <w:p w14:paraId="4F9C395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机构唯一号</w:t>
            </w:r>
          </w:p>
        </w:tc>
        <w:tc>
          <w:tcPr>
            <w:tcW w:w="1667" w:type="dxa"/>
            <w:noWrap w:val="0"/>
            <w:vAlign w:val="top"/>
          </w:tcPr>
          <w:p w14:paraId="09BDB2D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Varchar(20)</w:t>
            </w:r>
          </w:p>
        </w:tc>
        <w:tc>
          <w:tcPr>
            <w:tcW w:w="650" w:type="dxa"/>
            <w:noWrap w:val="0"/>
            <w:vAlign w:val="top"/>
          </w:tcPr>
          <w:p w14:paraId="712E525D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7E8CA11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全国统一的组织机构代码</w:t>
            </w:r>
          </w:p>
        </w:tc>
      </w:tr>
      <w:tr w14:paraId="58075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4F7AB343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2170B430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unitID</w:t>
            </w:r>
          </w:p>
        </w:tc>
        <w:tc>
          <w:tcPr>
            <w:tcW w:w="1666" w:type="dxa"/>
            <w:noWrap w:val="0"/>
            <w:vAlign w:val="top"/>
          </w:tcPr>
          <w:p w14:paraId="6C0F69F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监管平台机构ID</w:t>
            </w:r>
          </w:p>
        </w:tc>
        <w:tc>
          <w:tcPr>
            <w:tcW w:w="1667" w:type="dxa"/>
            <w:noWrap w:val="0"/>
            <w:vAlign w:val="top"/>
          </w:tcPr>
          <w:p w14:paraId="0EC9B90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659B4633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3FC5F41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平台分配，登录系统“秘钥生成及管理”处可查</w:t>
            </w:r>
          </w:p>
        </w:tc>
      </w:tr>
      <w:tr w14:paraId="0C032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66C74142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2B04B16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eventID</w:t>
            </w:r>
          </w:p>
        </w:tc>
        <w:tc>
          <w:tcPr>
            <w:tcW w:w="1666" w:type="dxa"/>
            <w:noWrap w:val="0"/>
            <w:vAlign w:val="top"/>
          </w:tcPr>
          <w:p w14:paraId="6C68902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事件记录号</w:t>
            </w:r>
          </w:p>
        </w:tc>
        <w:tc>
          <w:tcPr>
            <w:tcW w:w="1667" w:type="dxa"/>
            <w:noWrap w:val="0"/>
            <w:vAlign w:val="top"/>
          </w:tcPr>
          <w:p w14:paraId="0088158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5</w:t>
            </w:r>
            <w:r>
              <w:rPr>
                <w:rFonts w:hint="eastAsia" w:ascii="宋体" w:hAnsi="宋体" w:cs="宋体"/>
              </w:rPr>
              <w:t>0)</w:t>
            </w:r>
          </w:p>
        </w:tc>
        <w:tc>
          <w:tcPr>
            <w:tcW w:w="650" w:type="dxa"/>
            <w:noWrap w:val="0"/>
            <w:vAlign w:val="top"/>
          </w:tcPr>
          <w:p w14:paraId="4709E37A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0167AFC3">
            <w:pPr>
              <w:rPr>
                <w:rFonts w:ascii="宋体" w:hAnsi="宋体" w:cs="宋体"/>
              </w:rPr>
            </w:pPr>
          </w:p>
        </w:tc>
      </w:tr>
      <w:tr w14:paraId="12D13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05706AD0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592F412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businessType</w:t>
            </w:r>
          </w:p>
        </w:tc>
        <w:tc>
          <w:tcPr>
            <w:tcW w:w="1666" w:type="dxa"/>
            <w:noWrap w:val="0"/>
            <w:vAlign w:val="top"/>
          </w:tcPr>
          <w:p w14:paraId="59038D2C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上报事件业务类型</w:t>
            </w:r>
          </w:p>
        </w:tc>
        <w:tc>
          <w:tcPr>
            <w:tcW w:w="1667" w:type="dxa"/>
            <w:noWrap w:val="0"/>
            <w:vAlign w:val="top"/>
          </w:tcPr>
          <w:p w14:paraId="2A34550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Varchar(6)</w:t>
            </w:r>
          </w:p>
        </w:tc>
        <w:tc>
          <w:tcPr>
            <w:tcW w:w="650" w:type="dxa"/>
            <w:noWrap w:val="0"/>
            <w:vAlign w:val="top"/>
          </w:tcPr>
          <w:p w14:paraId="364B566D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33395D2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 xml:space="preserve">1图文咨询 2电话咨询 3视频咨询 4在线复诊 5在线处方 6在线签约7检查预约 8远程门诊9远程会诊 10住院预约 11远程影像 12远程心电 13远程病理 14远程转诊 </w:t>
            </w:r>
            <w:r>
              <w:rPr>
                <w:rFonts w:hint="eastAsia" w:ascii="宋体" w:hAnsi="宋体" w:cs="宋体"/>
                <w:lang w:val="en-US" w:eastAsia="zh-CN"/>
              </w:rPr>
              <w:t>15药师审方 16在线预约 17互联网护理</w:t>
            </w:r>
            <w:r>
              <w:rPr>
                <w:rFonts w:hint="eastAsia" w:ascii="宋体" w:hAnsi="宋体" w:cs="宋体"/>
              </w:rPr>
              <w:t>99其他</w:t>
            </w:r>
          </w:p>
        </w:tc>
      </w:tr>
      <w:tr w14:paraId="20666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3FF77541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35A9551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patientName</w:t>
            </w:r>
          </w:p>
        </w:tc>
        <w:tc>
          <w:tcPr>
            <w:tcW w:w="1666" w:type="dxa"/>
            <w:noWrap w:val="0"/>
            <w:vAlign w:val="top"/>
          </w:tcPr>
          <w:p w14:paraId="5A7D5D9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患者姓名</w:t>
            </w:r>
          </w:p>
        </w:tc>
        <w:tc>
          <w:tcPr>
            <w:tcW w:w="1667" w:type="dxa"/>
            <w:noWrap w:val="0"/>
            <w:vAlign w:val="top"/>
          </w:tcPr>
          <w:p w14:paraId="7B7DD06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280C552F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190A8E1D">
            <w:pPr>
              <w:rPr>
                <w:rFonts w:ascii="宋体" w:hAnsi="宋体" w:cs="宋体"/>
              </w:rPr>
            </w:pPr>
          </w:p>
        </w:tc>
      </w:tr>
      <w:tr w14:paraId="559B6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52E3A02E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6704DBE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mobile</w:t>
            </w:r>
          </w:p>
        </w:tc>
        <w:tc>
          <w:tcPr>
            <w:tcW w:w="1666" w:type="dxa"/>
            <w:noWrap w:val="0"/>
            <w:vAlign w:val="top"/>
          </w:tcPr>
          <w:p w14:paraId="450FE83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患者电话</w:t>
            </w:r>
          </w:p>
        </w:tc>
        <w:tc>
          <w:tcPr>
            <w:tcW w:w="1667" w:type="dxa"/>
            <w:noWrap w:val="0"/>
            <w:vAlign w:val="top"/>
          </w:tcPr>
          <w:p w14:paraId="2A61FAB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Varchar(15)</w:t>
            </w:r>
          </w:p>
        </w:tc>
        <w:tc>
          <w:tcPr>
            <w:tcW w:w="650" w:type="dxa"/>
            <w:noWrap w:val="0"/>
            <w:vAlign w:val="top"/>
          </w:tcPr>
          <w:p w14:paraId="608985C1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6D9B1275">
            <w:pPr>
              <w:rPr>
                <w:rFonts w:ascii="宋体" w:hAnsi="宋体" w:cs="宋体"/>
              </w:rPr>
            </w:pPr>
          </w:p>
        </w:tc>
      </w:tr>
      <w:tr w14:paraId="16D3A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12CA0FEB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0D1B206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eventDescription</w:t>
            </w:r>
          </w:p>
        </w:tc>
        <w:tc>
          <w:tcPr>
            <w:tcW w:w="1666" w:type="dxa"/>
            <w:noWrap w:val="0"/>
            <w:vAlign w:val="top"/>
          </w:tcPr>
          <w:p w14:paraId="1B8BD80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事件描述</w:t>
            </w:r>
          </w:p>
        </w:tc>
        <w:tc>
          <w:tcPr>
            <w:tcW w:w="1667" w:type="dxa"/>
            <w:noWrap w:val="0"/>
            <w:vAlign w:val="top"/>
          </w:tcPr>
          <w:p w14:paraId="2190ED5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1024</w:t>
            </w:r>
            <w:r>
              <w:rPr>
                <w:rFonts w:hint="eastAsia" w:ascii="宋体" w:hAnsi="宋体" w:cs="宋体"/>
              </w:rPr>
              <w:t>)</w:t>
            </w:r>
          </w:p>
        </w:tc>
        <w:tc>
          <w:tcPr>
            <w:tcW w:w="650" w:type="dxa"/>
            <w:noWrap w:val="0"/>
            <w:vAlign w:val="top"/>
          </w:tcPr>
          <w:p w14:paraId="73783B6D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7D5B7063">
            <w:pPr>
              <w:rPr>
                <w:rFonts w:ascii="宋体" w:hAnsi="宋体" w:cs="宋体"/>
              </w:rPr>
            </w:pPr>
          </w:p>
        </w:tc>
      </w:tr>
      <w:tr w14:paraId="5EE9C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6FD5F3EB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632D544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eventDate</w:t>
            </w:r>
          </w:p>
        </w:tc>
        <w:tc>
          <w:tcPr>
            <w:tcW w:w="1666" w:type="dxa"/>
            <w:noWrap w:val="0"/>
            <w:vAlign w:val="top"/>
          </w:tcPr>
          <w:p w14:paraId="5571E00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事件发生时间</w:t>
            </w:r>
          </w:p>
        </w:tc>
        <w:tc>
          <w:tcPr>
            <w:tcW w:w="1667" w:type="dxa"/>
            <w:noWrap w:val="0"/>
            <w:vAlign w:val="top"/>
          </w:tcPr>
          <w:p w14:paraId="756918B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datetime</w:t>
            </w:r>
          </w:p>
        </w:tc>
        <w:tc>
          <w:tcPr>
            <w:tcW w:w="650" w:type="dxa"/>
            <w:noWrap w:val="0"/>
            <w:vAlign w:val="top"/>
          </w:tcPr>
          <w:p w14:paraId="2A125E03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61A75DF1">
            <w:pPr>
              <w:rPr>
                <w:rFonts w:ascii="宋体" w:hAnsi="宋体" w:cs="宋体"/>
              </w:rPr>
            </w:pPr>
          </w:p>
        </w:tc>
      </w:tr>
      <w:tr w14:paraId="433BC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3C35E7EA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6C87FB3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eventReason</w:t>
            </w:r>
          </w:p>
        </w:tc>
        <w:tc>
          <w:tcPr>
            <w:tcW w:w="1666" w:type="dxa"/>
            <w:noWrap w:val="0"/>
            <w:vAlign w:val="top"/>
          </w:tcPr>
          <w:p w14:paraId="54920D4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发生的主要原因</w:t>
            </w:r>
          </w:p>
        </w:tc>
        <w:tc>
          <w:tcPr>
            <w:tcW w:w="1667" w:type="dxa"/>
            <w:noWrap w:val="0"/>
            <w:vAlign w:val="top"/>
          </w:tcPr>
          <w:p w14:paraId="2A0B10C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1024</w:t>
            </w:r>
            <w:r>
              <w:rPr>
                <w:rFonts w:hint="eastAsia" w:ascii="宋体" w:hAnsi="宋体" w:cs="宋体"/>
              </w:rPr>
              <w:t>)</w:t>
            </w:r>
          </w:p>
        </w:tc>
        <w:tc>
          <w:tcPr>
            <w:tcW w:w="650" w:type="dxa"/>
            <w:noWrap w:val="0"/>
            <w:vAlign w:val="top"/>
          </w:tcPr>
          <w:p w14:paraId="7A73951F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45AE8700">
            <w:pPr>
              <w:rPr>
                <w:rFonts w:ascii="宋体" w:hAnsi="宋体" w:cs="宋体"/>
              </w:rPr>
            </w:pPr>
          </w:p>
        </w:tc>
      </w:tr>
      <w:tr w14:paraId="1D17C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2087E1C7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749DE84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 xml:space="preserve">takeSteps </w:t>
            </w:r>
          </w:p>
        </w:tc>
        <w:tc>
          <w:tcPr>
            <w:tcW w:w="1666" w:type="dxa"/>
            <w:noWrap w:val="0"/>
            <w:vAlign w:val="top"/>
          </w:tcPr>
          <w:p w14:paraId="656263E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采取的措施</w:t>
            </w:r>
          </w:p>
        </w:tc>
        <w:tc>
          <w:tcPr>
            <w:tcW w:w="1667" w:type="dxa"/>
            <w:noWrap w:val="0"/>
            <w:vAlign w:val="top"/>
          </w:tcPr>
          <w:p w14:paraId="03F6EF5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1024</w:t>
            </w:r>
            <w:r>
              <w:rPr>
                <w:rFonts w:hint="eastAsia" w:ascii="宋体" w:hAnsi="宋体" w:cs="宋体"/>
              </w:rPr>
              <w:t>)</w:t>
            </w:r>
          </w:p>
        </w:tc>
        <w:tc>
          <w:tcPr>
            <w:tcW w:w="650" w:type="dxa"/>
            <w:noWrap w:val="0"/>
            <w:vAlign w:val="top"/>
          </w:tcPr>
          <w:p w14:paraId="56CD13AA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2D5A84BB">
            <w:pPr>
              <w:rPr>
                <w:rFonts w:ascii="宋体" w:hAnsi="宋体" w:cs="宋体"/>
              </w:rPr>
            </w:pPr>
          </w:p>
        </w:tc>
      </w:tr>
      <w:tr w14:paraId="65EDA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72804AE5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3CB6993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 xml:space="preserve">damageDegree </w:t>
            </w:r>
          </w:p>
        </w:tc>
        <w:tc>
          <w:tcPr>
            <w:tcW w:w="1666" w:type="dxa"/>
            <w:noWrap w:val="0"/>
            <w:vAlign w:val="top"/>
          </w:tcPr>
          <w:p w14:paraId="2C6447A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患者的损害程度描述</w:t>
            </w:r>
          </w:p>
        </w:tc>
        <w:tc>
          <w:tcPr>
            <w:tcW w:w="1667" w:type="dxa"/>
            <w:noWrap w:val="0"/>
            <w:vAlign w:val="top"/>
          </w:tcPr>
          <w:p w14:paraId="705E809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1024</w:t>
            </w:r>
            <w:r>
              <w:rPr>
                <w:rFonts w:hint="eastAsia" w:ascii="宋体" w:hAnsi="宋体" w:cs="宋体"/>
              </w:rPr>
              <w:t>)</w:t>
            </w:r>
          </w:p>
        </w:tc>
        <w:tc>
          <w:tcPr>
            <w:tcW w:w="650" w:type="dxa"/>
            <w:noWrap w:val="0"/>
            <w:vAlign w:val="top"/>
          </w:tcPr>
          <w:p w14:paraId="48CF9B7C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0A1DEA0A">
            <w:pPr>
              <w:rPr>
                <w:rFonts w:ascii="宋体" w:hAnsi="宋体" w:cs="宋体"/>
              </w:rPr>
            </w:pPr>
          </w:p>
        </w:tc>
      </w:tr>
      <w:tr w14:paraId="27564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55907170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1D08DCD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Improvements</w:t>
            </w:r>
          </w:p>
        </w:tc>
        <w:tc>
          <w:tcPr>
            <w:tcW w:w="1666" w:type="dxa"/>
            <w:noWrap w:val="0"/>
            <w:vAlign w:val="top"/>
          </w:tcPr>
          <w:p w14:paraId="2A66BDE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后续改进措施</w:t>
            </w:r>
          </w:p>
        </w:tc>
        <w:tc>
          <w:tcPr>
            <w:tcW w:w="1667" w:type="dxa"/>
            <w:noWrap w:val="0"/>
            <w:vAlign w:val="top"/>
          </w:tcPr>
          <w:p w14:paraId="619997C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</w:t>
            </w:r>
            <w:r>
              <w:rPr>
                <w:rFonts w:ascii="宋体" w:hAnsi="宋体" w:cs="宋体"/>
              </w:rPr>
              <w:t>1024</w:t>
            </w:r>
            <w:r>
              <w:rPr>
                <w:rFonts w:hint="eastAsia" w:ascii="宋体" w:hAnsi="宋体" w:cs="宋体"/>
              </w:rPr>
              <w:t>)</w:t>
            </w:r>
          </w:p>
        </w:tc>
        <w:tc>
          <w:tcPr>
            <w:tcW w:w="650" w:type="dxa"/>
            <w:noWrap w:val="0"/>
            <w:vAlign w:val="top"/>
          </w:tcPr>
          <w:p w14:paraId="68C97E41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7D4F8313">
            <w:pPr>
              <w:rPr>
                <w:rFonts w:ascii="宋体" w:hAnsi="宋体" w:cs="宋体"/>
              </w:rPr>
            </w:pPr>
          </w:p>
        </w:tc>
      </w:tr>
      <w:tr w14:paraId="5D9C0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4D8B221C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305FA03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reportDept</w:t>
            </w:r>
          </w:p>
        </w:tc>
        <w:tc>
          <w:tcPr>
            <w:tcW w:w="1666" w:type="dxa"/>
            <w:noWrap w:val="0"/>
            <w:vAlign w:val="top"/>
          </w:tcPr>
          <w:p w14:paraId="178873B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上报科室</w:t>
            </w:r>
          </w:p>
        </w:tc>
        <w:tc>
          <w:tcPr>
            <w:tcW w:w="1667" w:type="dxa"/>
            <w:noWrap w:val="0"/>
            <w:vAlign w:val="top"/>
          </w:tcPr>
          <w:p w14:paraId="1FE4F0D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Varchar(30)</w:t>
            </w:r>
          </w:p>
        </w:tc>
        <w:tc>
          <w:tcPr>
            <w:tcW w:w="650" w:type="dxa"/>
            <w:noWrap w:val="0"/>
            <w:vAlign w:val="top"/>
          </w:tcPr>
          <w:p w14:paraId="66B58F41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7D5683E7">
            <w:pPr>
              <w:rPr>
                <w:rFonts w:ascii="宋体" w:hAnsi="宋体" w:cs="宋体"/>
              </w:rPr>
            </w:pPr>
          </w:p>
        </w:tc>
      </w:tr>
      <w:tr w14:paraId="2EC49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694" w:type="dxa"/>
            <w:vMerge w:val="continue"/>
            <w:noWrap w:val="0"/>
            <w:vAlign w:val="top"/>
          </w:tcPr>
          <w:p w14:paraId="4DB530E6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4ECA342B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reportPerson</w:t>
            </w:r>
          </w:p>
        </w:tc>
        <w:tc>
          <w:tcPr>
            <w:tcW w:w="1666" w:type="dxa"/>
            <w:noWrap w:val="0"/>
            <w:vAlign w:val="top"/>
          </w:tcPr>
          <w:p w14:paraId="39CD8D4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上报人</w:t>
            </w:r>
          </w:p>
        </w:tc>
        <w:tc>
          <w:tcPr>
            <w:tcW w:w="1667" w:type="dxa"/>
            <w:noWrap w:val="0"/>
            <w:vAlign w:val="top"/>
          </w:tcPr>
          <w:p w14:paraId="085FA63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Varchar(50)</w:t>
            </w:r>
          </w:p>
        </w:tc>
        <w:tc>
          <w:tcPr>
            <w:tcW w:w="650" w:type="dxa"/>
            <w:noWrap w:val="0"/>
            <w:vAlign w:val="top"/>
          </w:tcPr>
          <w:p w14:paraId="5272EF7E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1D36CE7E">
            <w:pPr>
              <w:rPr>
                <w:rFonts w:ascii="宋体" w:hAnsi="宋体" w:cs="宋体"/>
              </w:rPr>
            </w:pPr>
          </w:p>
        </w:tc>
      </w:tr>
      <w:tr w14:paraId="779CD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17419042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3495ECC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reportDate</w:t>
            </w:r>
          </w:p>
        </w:tc>
        <w:tc>
          <w:tcPr>
            <w:tcW w:w="1666" w:type="dxa"/>
            <w:noWrap w:val="0"/>
            <w:vAlign w:val="top"/>
          </w:tcPr>
          <w:p w14:paraId="6D58B01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事件上报时间</w:t>
            </w:r>
          </w:p>
        </w:tc>
        <w:tc>
          <w:tcPr>
            <w:tcW w:w="1667" w:type="dxa"/>
            <w:noWrap w:val="0"/>
            <w:vAlign w:val="top"/>
          </w:tcPr>
          <w:p w14:paraId="0CF280D1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datetime</w:t>
            </w:r>
          </w:p>
        </w:tc>
        <w:tc>
          <w:tcPr>
            <w:tcW w:w="650" w:type="dxa"/>
            <w:noWrap w:val="0"/>
            <w:vAlign w:val="top"/>
          </w:tcPr>
          <w:p w14:paraId="115FD188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09C352A7">
            <w:pPr>
              <w:rPr>
                <w:rFonts w:ascii="宋体" w:hAnsi="宋体" w:cs="宋体"/>
              </w:rPr>
            </w:pPr>
          </w:p>
        </w:tc>
      </w:tr>
      <w:tr w14:paraId="19AB5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Merge w:val="continue"/>
            <w:noWrap w:val="0"/>
            <w:vAlign w:val="top"/>
          </w:tcPr>
          <w:p w14:paraId="773415F0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noWrap w:val="0"/>
            <w:vAlign w:val="top"/>
          </w:tcPr>
          <w:p w14:paraId="274E4556">
            <w:pPr>
              <w:rPr>
                <w:rFonts w:hint="eastAsia" w:ascii="宋体" w:hAnsi="宋体" w:cs="宋体" w:eastAsiaTheme="minorEastAsia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updateTime</w:t>
            </w:r>
          </w:p>
        </w:tc>
        <w:tc>
          <w:tcPr>
            <w:tcW w:w="1666" w:type="dxa"/>
            <w:noWrap w:val="0"/>
            <w:vAlign w:val="top"/>
          </w:tcPr>
          <w:p w14:paraId="0A41196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数据上传时间</w:t>
            </w:r>
          </w:p>
        </w:tc>
        <w:tc>
          <w:tcPr>
            <w:tcW w:w="1667" w:type="dxa"/>
            <w:noWrap w:val="0"/>
            <w:vAlign w:val="top"/>
          </w:tcPr>
          <w:p w14:paraId="3911600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datetime</w:t>
            </w:r>
          </w:p>
        </w:tc>
        <w:tc>
          <w:tcPr>
            <w:tcW w:w="650" w:type="dxa"/>
            <w:noWrap w:val="0"/>
            <w:vAlign w:val="top"/>
          </w:tcPr>
          <w:p w14:paraId="134DC2DC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1E3DE5BF">
            <w:pPr>
              <w:rPr>
                <w:rFonts w:ascii="宋体" w:hAnsi="宋体" w:cs="宋体"/>
              </w:rPr>
            </w:pPr>
          </w:p>
        </w:tc>
      </w:tr>
      <w:tr w14:paraId="2F358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1" w:type="dxa"/>
            <w:gridSpan w:val="6"/>
            <w:shd w:val="clear" w:color="auto" w:fill="5B9BD5"/>
            <w:noWrap w:val="0"/>
            <w:vAlign w:val="top"/>
          </w:tcPr>
          <w:p w14:paraId="2FCD869B">
            <w:pPr>
              <w:rPr>
                <w:rFonts w:ascii="宋体" w:hAnsi="宋体" w:cs="宋体"/>
                <w:color w:val="5B9BD5"/>
              </w:rPr>
            </w:pPr>
          </w:p>
        </w:tc>
      </w:tr>
      <w:tr w14:paraId="20CC8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4" w:type="dxa"/>
            <w:vMerge w:val="restart"/>
            <w:shd w:val="clear" w:color="auto" w:fill="auto"/>
            <w:noWrap w:val="0"/>
            <w:vAlign w:val="top"/>
          </w:tcPr>
          <w:p w14:paraId="68F0E40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584" w:type="dxa"/>
            <w:shd w:val="clear" w:color="auto" w:fill="auto"/>
            <w:noWrap w:val="0"/>
            <w:vAlign w:val="top"/>
          </w:tcPr>
          <w:p w14:paraId="7166414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code</w:t>
            </w:r>
          </w:p>
        </w:tc>
        <w:tc>
          <w:tcPr>
            <w:tcW w:w="1666" w:type="dxa"/>
            <w:shd w:val="clear" w:color="auto" w:fill="FFFFFF"/>
            <w:noWrap w:val="0"/>
            <w:vAlign w:val="center"/>
          </w:tcPr>
          <w:p w14:paraId="7073D82E">
            <w:pPr>
              <w:widowControl/>
              <w:jc w:val="left"/>
              <w:textAlignment w:val="center"/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返回代码</w:t>
            </w:r>
          </w:p>
        </w:tc>
        <w:tc>
          <w:tcPr>
            <w:tcW w:w="1667" w:type="dxa"/>
            <w:shd w:val="clear" w:color="auto" w:fill="FFFFFF"/>
            <w:noWrap w:val="0"/>
            <w:vAlign w:val="center"/>
          </w:tcPr>
          <w:p w14:paraId="4CB8671F">
            <w:pPr>
              <w:widowControl/>
              <w:jc w:val="left"/>
              <w:textAlignment w:val="center"/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Int</w:t>
            </w:r>
          </w:p>
        </w:tc>
        <w:tc>
          <w:tcPr>
            <w:tcW w:w="650" w:type="dxa"/>
            <w:noWrap w:val="0"/>
            <w:vAlign w:val="top"/>
          </w:tcPr>
          <w:p w14:paraId="6EAF6BEA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</w:t>
            </w:r>
          </w:p>
        </w:tc>
        <w:tc>
          <w:tcPr>
            <w:tcW w:w="2370" w:type="dxa"/>
            <w:noWrap w:val="0"/>
            <w:vAlign w:val="top"/>
          </w:tcPr>
          <w:p w14:paraId="49183AFA">
            <w:pPr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200成功， 非200 失败</w:t>
            </w:r>
          </w:p>
        </w:tc>
      </w:tr>
      <w:tr w14:paraId="5F61B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4" w:type="dxa"/>
            <w:vMerge w:val="continue"/>
            <w:shd w:val="clear" w:color="auto" w:fill="auto"/>
            <w:noWrap w:val="0"/>
            <w:vAlign w:val="top"/>
          </w:tcPr>
          <w:p w14:paraId="4E4D74ED">
            <w:pPr>
              <w:rPr>
                <w:rFonts w:ascii="宋体" w:hAnsi="宋体" w:cs="宋体"/>
              </w:rPr>
            </w:pPr>
          </w:p>
        </w:tc>
        <w:tc>
          <w:tcPr>
            <w:tcW w:w="1584" w:type="dxa"/>
            <w:shd w:val="clear" w:color="auto" w:fill="auto"/>
            <w:noWrap w:val="0"/>
            <w:vAlign w:val="top"/>
          </w:tcPr>
          <w:p w14:paraId="2DD249B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msg</w:t>
            </w:r>
          </w:p>
        </w:tc>
        <w:tc>
          <w:tcPr>
            <w:tcW w:w="1666" w:type="dxa"/>
            <w:shd w:val="clear" w:color="auto" w:fill="FFFFFF"/>
            <w:noWrap w:val="0"/>
            <w:vAlign w:val="center"/>
          </w:tcPr>
          <w:p w14:paraId="570F4F4B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szCs w:val="18"/>
              </w:rPr>
              <w:t>错误信息</w:t>
            </w:r>
          </w:p>
        </w:tc>
        <w:tc>
          <w:tcPr>
            <w:tcW w:w="1667" w:type="dxa"/>
            <w:shd w:val="clear" w:color="auto" w:fill="FFFFFF"/>
            <w:noWrap w:val="0"/>
            <w:vAlign w:val="center"/>
          </w:tcPr>
          <w:p w14:paraId="7C0C2E68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</w:rPr>
              <w:t>Varchar(200)</w:t>
            </w:r>
          </w:p>
        </w:tc>
        <w:tc>
          <w:tcPr>
            <w:tcW w:w="650" w:type="dxa"/>
            <w:noWrap w:val="0"/>
            <w:vAlign w:val="top"/>
          </w:tcPr>
          <w:p w14:paraId="4EE2B249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</w:t>
            </w:r>
          </w:p>
        </w:tc>
        <w:tc>
          <w:tcPr>
            <w:tcW w:w="2370" w:type="dxa"/>
            <w:noWrap w:val="0"/>
            <w:vAlign w:val="top"/>
          </w:tcPr>
          <w:p w14:paraId="2ED8E7E0">
            <w:pPr>
              <w:rPr>
                <w:rFonts w:ascii="宋体" w:hAnsi="宋体" w:cs="宋体"/>
                <w:szCs w:val="18"/>
              </w:rPr>
            </w:pPr>
            <w:r>
              <w:rPr>
                <w:rFonts w:hint="eastAsia" w:ascii="宋体" w:hAnsi="宋体" w:cs="宋体"/>
                <w:szCs w:val="18"/>
              </w:rPr>
              <w:t>失败描述</w:t>
            </w:r>
          </w:p>
        </w:tc>
      </w:tr>
    </w:tbl>
    <w:p w14:paraId="23EA573D">
      <w:pPr>
        <w:pStyle w:val="5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接口示例</w:t>
      </w:r>
    </w:p>
    <w:p w14:paraId="35C4BED5">
      <w:pPr>
        <w:ind w:firstLine="420"/>
        <w:rPr>
          <w:rFonts w:hint="default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 xml:space="preserve">见1.7 </w:t>
      </w:r>
      <w:r>
        <w:rPr>
          <w:rFonts w:hint="eastAsia" w:ascii="宋体" w:hAnsi="宋体" w:cs="宋体"/>
          <w:lang w:val="en-US" w:eastAsia="zh-CN"/>
        </w:rPr>
        <w:fldChar w:fldCharType="begin"/>
      </w:r>
      <w:r>
        <w:rPr>
          <w:rFonts w:hint="eastAsia" w:ascii="宋体" w:hAnsi="宋体" w:cs="宋体"/>
          <w:lang w:val="en-US" w:eastAsia="zh-CN"/>
        </w:rPr>
        <w:instrText xml:space="preserve"> HYPERLINK \l "_工具包调用说明" </w:instrText>
      </w:r>
      <w:r>
        <w:rPr>
          <w:rFonts w:hint="eastAsia" w:ascii="宋体" w:hAnsi="宋体" w:cs="宋体"/>
          <w:lang w:val="en-US" w:eastAsia="zh-CN"/>
        </w:rPr>
        <w:fldChar w:fldCharType="separate"/>
      </w:r>
      <w:r>
        <w:rPr>
          <w:rStyle w:val="19"/>
          <w:rFonts w:hint="eastAsia" w:ascii="宋体" w:hAnsi="宋体" w:cs="宋体"/>
          <w:lang w:val="en-US" w:eastAsia="zh-CN"/>
        </w:rPr>
        <w:t>工具包调用说明</w:t>
      </w:r>
      <w:r>
        <w:rPr>
          <w:rFonts w:hint="eastAsia" w:ascii="宋体" w:hAnsi="宋体" w:cs="宋体"/>
          <w:lang w:val="en-US" w:eastAsia="zh-CN"/>
        </w:rPr>
        <w:fldChar w:fldCharType="end"/>
      </w:r>
    </w:p>
    <w:p w14:paraId="5B1F48DD">
      <w:pPr>
        <w:pStyle w:val="2"/>
        <w:rPr>
          <w:rFonts w:asciiTheme="minorEastAsia" w:hAnsiTheme="minorEastAsia" w:cstheme="minorEastAsia"/>
        </w:rPr>
      </w:pPr>
      <w:bookmarkStart w:id="72" w:name="_Toc26399"/>
      <w:r>
        <w:rPr>
          <w:rFonts w:hint="eastAsia" w:asciiTheme="minorEastAsia" w:hAnsiTheme="minorEastAsia" w:cstheme="minorEastAsia"/>
          <w:lang w:val="en-US" w:eastAsia="zh-CN"/>
        </w:rPr>
        <w:t>数据字典</w:t>
      </w:r>
      <w:bookmarkEnd w:id="72"/>
    </w:p>
    <w:p w14:paraId="2A06E386">
      <w:pPr>
        <w:pStyle w:val="3"/>
        <w:rPr>
          <w:rFonts w:asciiTheme="minorEastAsia" w:hAnsiTheme="minorEastAsia" w:eastAsiaTheme="minorEastAsia" w:cstheme="minorEastAsia"/>
        </w:rPr>
      </w:pPr>
      <w:bookmarkStart w:id="73" w:name="_Toc5904"/>
      <w:bookmarkStart w:id="74" w:name="_国家诊疗科目字典（专科字典）"/>
      <w:r>
        <w:rPr>
          <w:rFonts w:hint="eastAsia" w:asciiTheme="minorEastAsia" w:hAnsiTheme="minorEastAsia" w:eastAsiaTheme="minorEastAsia" w:cstheme="minorEastAsia"/>
        </w:rPr>
        <w:t>国家诊疗科目字典（专科字典）</w:t>
      </w:r>
      <w:bookmarkEnd w:id="73"/>
    </w:p>
    <w:bookmarkEnd w:id="74"/>
    <w:p w14:paraId="229BFB38">
      <w:pPr>
        <w:rPr>
          <w:rFonts w:asciiTheme="minorEastAsia" w:hAnsiTheme="minorEastAsia" w:cstheme="minorEastAsia"/>
        </w:rPr>
      </w:pPr>
    </w:p>
    <w:tbl>
      <w:tblPr>
        <w:tblStyle w:val="15"/>
        <w:tblW w:w="4021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0"/>
        <w:gridCol w:w="2941"/>
      </w:tblGrid>
      <w:tr w14:paraId="0BF796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3D8AE3">
            <w:pPr>
              <w:jc w:val="left"/>
              <w:rPr>
                <w:rFonts w:asciiTheme="minorEastAsia" w:hAnsiTheme="minorEastAsia" w:cstheme="minorEastAsia"/>
                <w:b/>
                <w:szCs w:val="18"/>
              </w:rPr>
            </w:pPr>
            <w:r>
              <w:rPr>
                <w:rFonts w:hint="eastAsia" w:asciiTheme="minorEastAsia" w:hAnsiTheme="minorEastAsia" w:cstheme="minorEastAsia"/>
                <w:b/>
                <w:szCs w:val="18"/>
              </w:rPr>
              <w:t>专科代码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15C040">
            <w:pPr>
              <w:jc w:val="left"/>
              <w:rPr>
                <w:rFonts w:asciiTheme="minorEastAsia" w:hAnsiTheme="minorEastAsia" w:cstheme="minorEastAsia"/>
                <w:b/>
                <w:szCs w:val="18"/>
              </w:rPr>
            </w:pPr>
            <w:r>
              <w:rPr>
                <w:rFonts w:hint="eastAsia" w:asciiTheme="minorEastAsia" w:hAnsiTheme="minorEastAsia" w:cstheme="minorEastAsia"/>
                <w:b/>
                <w:szCs w:val="18"/>
              </w:rPr>
              <w:t>专科名称</w:t>
            </w:r>
          </w:p>
        </w:tc>
      </w:tr>
      <w:tr w14:paraId="6B38B1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EAE382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01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4FA8F5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预防保健科</w:t>
            </w:r>
          </w:p>
        </w:tc>
      </w:tr>
      <w:tr w14:paraId="580270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53CFDF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02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914AAE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全科医疗科</w:t>
            </w:r>
          </w:p>
        </w:tc>
      </w:tr>
      <w:tr w14:paraId="2AA9E4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22A265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03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DEF715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内科</w:t>
            </w:r>
          </w:p>
        </w:tc>
      </w:tr>
      <w:tr w14:paraId="263E33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8CD5C3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03.01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74E950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呼吸内科专业</w:t>
            </w:r>
          </w:p>
        </w:tc>
      </w:tr>
      <w:tr w14:paraId="19621F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3C7EB8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03.02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DDBB6D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消化内科专业</w:t>
            </w:r>
          </w:p>
        </w:tc>
      </w:tr>
      <w:tr w14:paraId="518F7D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00098D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03.03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B485D3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神经内科专业</w:t>
            </w:r>
          </w:p>
        </w:tc>
      </w:tr>
      <w:tr w14:paraId="5B4F60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CC0E4B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03.04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9E6551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心血管内科专业</w:t>
            </w:r>
          </w:p>
        </w:tc>
      </w:tr>
      <w:tr w14:paraId="196195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1FA530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03.05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EB0523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血液内科专业</w:t>
            </w:r>
          </w:p>
        </w:tc>
      </w:tr>
      <w:tr w14:paraId="4F6F2F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54770A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03.06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014A98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肾病学专业</w:t>
            </w:r>
          </w:p>
        </w:tc>
      </w:tr>
      <w:tr w14:paraId="3F28BE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F387A0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03.07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3FF99D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内分泌专业</w:t>
            </w:r>
          </w:p>
        </w:tc>
      </w:tr>
      <w:tr w14:paraId="2DBF0F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AAB5F0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03.08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B33514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免疫学专业</w:t>
            </w:r>
          </w:p>
        </w:tc>
      </w:tr>
      <w:tr w14:paraId="35F6C9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E9FEDE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03.09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B27181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变态反应专业</w:t>
            </w:r>
          </w:p>
        </w:tc>
      </w:tr>
      <w:tr w14:paraId="4E2DF2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B9BF7D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03.10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0A9720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老年病专业</w:t>
            </w:r>
          </w:p>
        </w:tc>
      </w:tr>
      <w:tr w14:paraId="33C96B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4669AF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03.11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28DCEA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其他</w:t>
            </w:r>
          </w:p>
        </w:tc>
      </w:tr>
      <w:tr w14:paraId="55296B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33832D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04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B7A285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外科</w:t>
            </w:r>
          </w:p>
        </w:tc>
      </w:tr>
      <w:tr w14:paraId="6E78F2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B52A4F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04.01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CAC8E9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普通外科专业</w:t>
            </w:r>
          </w:p>
        </w:tc>
      </w:tr>
      <w:tr w14:paraId="6C801F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616DBF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04.01.01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3C7F5A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肝脏移植项目</w:t>
            </w:r>
          </w:p>
        </w:tc>
      </w:tr>
      <w:tr w14:paraId="6B891E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6DEEC2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04.01.02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E2D4A7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胰腺移植项目</w:t>
            </w:r>
          </w:p>
        </w:tc>
      </w:tr>
      <w:tr w14:paraId="20D447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F35615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04.01.03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6E7AF9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小肠移植项目</w:t>
            </w:r>
          </w:p>
        </w:tc>
      </w:tr>
      <w:tr w14:paraId="29823F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5C2E0A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04.02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BF5A08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神经外科专业</w:t>
            </w:r>
          </w:p>
        </w:tc>
      </w:tr>
      <w:tr w14:paraId="203206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2395A8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04.03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85C3AE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骨科专业</w:t>
            </w:r>
          </w:p>
        </w:tc>
      </w:tr>
      <w:tr w14:paraId="43F9EA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934BE8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04.04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A102A3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泌尿外科专业</w:t>
            </w:r>
          </w:p>
        </w:tc>
      </w:tr>
      <w:tr w14:paraId="63791E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16C5A9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04.04.01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1587FC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肾脏移植项目</w:t>
            </w:r>
          </w:p>
        </w:tc>
      </w:tr>
      <w:tr w14:paraId="6A46DB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D60042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04.05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01095E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胸外科专业</w:t>
            </w:r>
          </w:p>
        </w:tc>
      </w:tr>
      <w:tr w14:paraId="24EB61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E2B832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04.05.01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25445B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肺脏移植项目</w:t>
            </w:r>
          </w:p>
        </w:tc>
      </w:tr>
      <w:tr w14:paraId="4AA566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E559A6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04.06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FED027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心脏大血管外科专业</w:t>
            </w:r>
          </w:p>
        </w:tc>
      </w:tr>
      <w:tr w14:paraId="6E0DBE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4925CB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04.06.01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541643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心脏移植项目</w:t>
            </w:r>
          </w:p>
        </w:tc>
      </w:tr>
      <w:tr w14:paraId="0D80B5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851CE3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04.07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5C42A2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烧伤科专业</w:t>
            </w:r>
          </w:p>
        </w:tc>
      </w:tr>
      <w:tr w14:paraId="0DB39E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2FB92E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04.08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F05B56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整形外科专业</w:t>
            </w:r>
          </w:p>
        </w:tc>
      </w:tr>
      <w:tr w14:paraId="423D7D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39BBB4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04.09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85FD9B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其他</w:t>
            </w:r>
          </w:p>
        </w:tc>
      </w:tr>
      <w:tr w14:paraId="0FECB4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51DD9A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05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46CD66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妇产科</w:t>
            </w:r>
          </w:p>
        </w:tc>
      </w:tr>
      <w:tr w14:paraId="308413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43A366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05.01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DE1B1D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妇科专业</w:t>
            </w:r>
          </w:p>
        </w:tc>
      </w:tr>
      <w:tr w14:paraId="20F6BC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ED6BDD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05.02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24C189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产科专业</w:t>
            </w:r>
          </w:p>
        </w:tc>
      </w:tr>
      <w:tr w14:paraId="19756C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2F2E86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05.03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2FBD50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计划生育专业</w:t>
            </w:r>
          </w:p>
        </w:tc>
      </w:tr>
      <w:tr w14:paraId="4C6FC2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046DA1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05.04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C7C571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优生学专业</w:t>
            </w:r>
          </w:p>
        </w:tc>
      </w:tr>
      <w:tr w14:paraId="3B45BB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22EAA8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05.05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60985F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生殖健康与不孕症专业</w:t>
            </w:r>
          </w:p>
        </w:tc>
      </w:tr>
      <w:tr w14:paraId="732435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6FFB25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05.06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17DE2F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其他</w:t>
            </w:r>
          </w:p>
        </w:tc>
      </w:tr>
      <w:tr w14:paraId="41ABDC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B112F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06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266BA5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妇女保健科</w:t>
            </w:r>
          </w:p>
        </w:tc>
      </w:tr>
      <w:tr w14:paraId="0860A5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AC83AE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06.01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05AF60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青春期保健专业</w:t>
            </w:r>
          </w:p>
        </w:tc>
      </w:tr>
      <w:tr w14:paraId="2FEC71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7DDA33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06.02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BA862C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围产期保健专业</w:t>
            </w:r>
          </w:p>
        </w:tc>
      </w:tr>
      <w:tr w14:paraId="1F17E2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2519B4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06.03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E8A837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更年期保健专业</w:t>
            </w:r>
          </w:p>
        </w:tc>
      </w:tr>
      <w:tr w14:paraId="76BFDE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B5D3DC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06.04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6424D4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妇女心理卫生专业</w:t>
            </w:r>
          </w:p>
        </w:tc>
      </w:tr>
      <w:tr w14:paraId="4CCC4F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F11F2D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06.05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3A710C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妇女营养专业</w:t>
            </w:r>
          </w:p>
        </w:tc>
      </w:tr>
      <w:tr w14:paraId="66AF4A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0B78DF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06.06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1D7B7C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其他</w:t>
            </w:r>
          </w:p>
        </w:tc>
      </w:tr>
      <w:tr w14:paraId="26E8F3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2DB48D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07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A8BB9B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儿科</w:t>
            </w:r>
          </w:p>
        </w:tc>
      </w:tr>
      <w:tr w14:paraId="5595E4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59576D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07.01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F3D69E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新生儿专业</w:t>
            </w:r>
          </w:p>
        </w:tc>
      </w:tr>
      <w:tr w14:paraId="254190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F3C1FF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07.02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922C7C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小儿传染病专业</w:t>
            </w:r>
          </w:p>
        </w:tc>
      </w:tr>
      <w:tr w14:paraId="574EC0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A4E4A3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07.03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6E32A1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小儿消化专业</w:t>
            </w:r>
          </w:p>
        </w:tc>
      </w:tr>
      <w:tr w14:paraId="500503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8F6D7E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07.04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43552D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小儿呼吸专业</w:t>
            </w:r>
          </w:p>
        </w:tc>
      </w:tr>
      <w:tr w14:paraId="13DE27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2FA8ED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07.05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F3AA0F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小儿心脏病专业</w:t>
            </w:r>
          </w:p>
        </w:tc>
      </w:tr>
      <w:tr w14:paraId="746023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69288A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07.06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957989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小儿肾病专业</w:t>
            </w:r>
          </w:p>
        </w:tc>
      </w:tr>
      <w:tr w14:paraId="390C92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6D73E1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07.07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A4691D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小儿血液病专业</w:t>
            </w:r>
          </w:p>
        </w:tc>
      </w:tr>
      <w:tr w14:paraId="595953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B88CE1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07.08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71DE7C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小儿神经病学专业</w:t>
            </w:r>
          </w:p>
        </w:tc>
      </w:tr>
      <w:tr w14:paraId="491125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2A5598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07.09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4AEAC2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小儿内分泌专业</w:t>
            </w:r>
          </w:p>
        </w:tc>
      </w:tr>
      <w:tr w14:paraId="7BDF4F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E205C3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07.10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551452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小儿遗传病专业</w:t>
            </w:r>
          </w:p>
        </w:tc>
      </w:tr>
      <w:tr w14:paraId="66C870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931D02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07.11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C25C13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小儿免疫专业</w:t>
            </w:r>
          </w:p>
        </w:tc>
      </w:tr>
      <w:tr w14:paraId="5DA8BD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66AC25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07.12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74FCD0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其他</w:t>
            </w:r>
          </w:p>
        </w:tc>
      </w:tr>
      <w:tr w14:paraId="627DB6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33D924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08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B3404D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小儿外科</w:t>
            </w:r>
          </w:p>
        </w:tc>
      </w:tr>
      <w:tr w14:paraId="2DB4B3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B12296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08.01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EF8D63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小儿普通外科专业</w:t>
            </w:r>
          </w:p>
        </w:tc>
      </w:tr>
      <w:tr w14:paraId="79DC76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1EAD0E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08.02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74FEA7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小儿骨科专业</w:t>
            </w:r>
          </w:p>
        </w:tc>
      </w:tr>
      <w:tr w14:paraId="722E39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8AE866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08.03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83A261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小儿泌尿外科专业</w:t>
            </w:r>
          </w:p>
        </w:tc>
      </w:tr>
      <w:tr w14:paraId="0D0F5D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D92607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08.04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2CE31C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小儿胸心外科专业</w:t>
            </w:r>
          </w:p>
        </w:tc>
      </w:tr>
      <w:tr w14:paraId="400F79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CBCA55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08.05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9381EA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小儿神经外科专业</w:t>
            </w:r>
          </w:p>
        </w:tc>
      </w:tr>
      <w:tr w14:paraId="6BAD37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55034E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08.06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EE84AF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其他</w:t>
            </w:r>
          </w:p>
        </w:tc>
      </w:tr>
      <w:tr w14:paraId="2E07D7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8FAA78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09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B2381B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儿童保健科</w:t>
            </w:r>
          </w:p>
        </w:tc>
      </w:tr>
      <w:tr w14:paraId="0AA149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721101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09.01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EFC33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儿童生长发育专业</w:t>
            </w:r>
          </w:p>
        </w:tc>
      </w:tr>
      <w:tr w14:paraId="7FD92B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7C3562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09.02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7AE171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儿童营养专业</w:t>
            </w:r>
          </w:p>
        </w:tc>
      </w:tr>
      <w:tr w14:paraId="37A44A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FDC0D5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09.03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75DA0E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儿童心理卫生专业</w:t>
            </w:r>
          </w:p>
        </w:tc>
      </w:tr>
      <w:tr w14:paraId="2AE65E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F5EB3F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09.04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61C910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儿童五官保健专业</w:t>
            </w:r>
          </w:p>
        </w:tc>
      </w:tr>
      <w:tr w14:paraId="1477D4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A7B154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09.05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B2A6CB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儿童康复专业</w:t>
            </w:r>
          </w:p>
        </w:tc>
      </w:tr>
      <w:tr w14:paraId="70EB79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FE40ED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09.06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5C529C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其他</w:t>
            </w:r>
          </w:p>
        </w:tc>
      </w:tr>
      <w:tr w14:paraId="420CF2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262BF0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EF824D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眼科</w:t>
            </w:r>
          </w:p>
        </w:tc>
      </w:tr>
      <w:tr w14:paraId="1DBC58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E1D987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C57C75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耳鼻咽喉科</w:t>
            </w:r>
          </w:p>
        </w:tc>
      </w:tr>
      <w:tr w14:paraId="0597F7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D44BCB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11.01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61CDFA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耳科专业</w:t>
            </w:r>
          </w:p>
        </w:tc>
      </w:tr>
      <w:tr w14:paraId="0EC574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976A96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11.02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16F0B5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鼻科专业</w:t>
            </w:r>
          </w:p>
        </w:tc>
      </w:tr>
      <w:tr w14:paraId="2C2A02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12F9F8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11.03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3CEC1F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咽喉科专业</w:t>
            </w:r>
          </w:p>
        </w:tc>
      </w:tr>
      <w:tr w14:paraId="5CA04F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0D7B8A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11.04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A4C3BA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其他</w:t>
            </w:r>
          </w:p>
        </w:tc>
      </w:tr>
      <w:tr w14:paraId="7E3F16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144115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24EE44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口腔科</w:t>
            </w:r>
          </w:p>
        </w:tc>
      </w:tr>
      <w:tr w14:paraId="537267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57D88A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12.01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1BC939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牙体牙髓病专业</w:t>
            </w:r>
          </w:p>
        </w:tc>
      </w:tr>
      <w:tr w14:paraId="1321BD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9CF7CD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12.02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31FAFF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牙周病专业</w:t>
            </w:r>
          </w:p>
        </w:tc>
      </w:tr>
      <w:tr w14:paraId="1AAF19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F529A5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12.03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A293AB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口腔粘膜病专业</w:t>
            </w:r>
          </w:p>
        </w:tc>
      </w:tr>
      <w:tr w14:paraId="2CEBF8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F22C41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12.04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CE2FFE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儿童口腔专业</w:t>
            </w:r>
          </w:p>
        </w:tc>
      </w:tr>
      <w:tr w14:paraId="59B9BF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2CD276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12.05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A88211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口腔颌面外科专业</w:t>
            </w:r>
          </w:p>
        </w:tc>
      </w:tr>
      <w:tr w14:paraId="1C1ABB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0A8F64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12.06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F1D503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口腔修复专业</w:t>
            </w:r>
          </w:p>
        </w:tc>
      </w:tr>
      <w:tr w14:paraId="72B903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D2E221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12.07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762DBC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口腔正畸专业</w:t>
            </w:r>
          </w:p>
        </w:tc>
      </w:tr>
      <w:tr w14:paraId="189EBB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AFA056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12.08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B0D4B6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口腔种植专业</w:t>
            </w:r>
          </w:p>
        </w:tc>
      </w:tr>
      <w:tr w14:paraId="798E03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EB8072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12.09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594ADC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口腔麻醉专业</w:t>
            </w:r>
          </w:p>
        </w:tc>
      </w:tr>
      <w:tr w14:paraId="135E9E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583F16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12.10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23B6C5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口腔颌面医学影像专业</w:t>
            </w:r>
          </w:p>
        </w:tc>
      </w:tr>
      <w:tr w14:paraId="31220E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4C1210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12.11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5F335E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口腔病理专业</w:t>
            </w:r>
          </w:p>
        </w:tc>
      </w:tr>
      <w:tr w14:paraId="51A8E10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7769FA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12.12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B0E8CC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预防口腔专业</w:t>
            </w:r>
          </w:p>
        </w:tc>
      </w:tr>
      <w:tr w14:paraId="7172CF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D6CA55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12.13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0FBA5B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其他</w:t>
            </w:r>
          </w:p>
        </w:tc>
      </w:tr>
      <w:tr w14:paraId="6EC1B6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F8DE46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9ECDDD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皮肤科</w:t>
            </w:r>
          </w:p>
        </w:tc>
      </w:tr>
      <w:tr w14:paraId="758D81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401471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13.01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526A12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皮肤病专业</w:t>
            </w:r>
          </w:p>
        </w:tc>
      </w:tr>
      <w:tr w14:paraId="5114E8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197D3C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13.02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0E6BB3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性传播疾病专业</w:t>
            </w:r>
          </w:p>
        </w:tc>
      </w:tr>
      <w:tr w14:paraId="288ADD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EE9C9A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13.03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500F04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其他</w:t>
            </w:r>
          </w:p>
        </w:tc>
      </w:tr>
      <w:tr w14:paraId="34D856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24778A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9F707D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医疗美容科</w:t>
            </w:r>
          </w:p>
        </w:tc>
      </w:tr>
      <w:tr w14:paraId="7D33F0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16F886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872019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精神科</w:t>
            </w:r>
          </w:p>
        </w:tc>
      </w:tr>
      <w:tr w14:paraId="2B4A20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EE5CCB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15.01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A1D56F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精神病专业</w:t>
            </w:r>
          </w:p>
        </w:tc>
      </w:tr>
      <w:tr w14:paraId="3FEC1C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6F3854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15.02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25E720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精神卫生专业</w:t>
            </w:r>
          </w:p>
        </w:tc>
      </w:tr>
      <w:tr w14:paraId="429BCB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EAB45B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15.03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CCB565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药物依赖专业</w:t>
            </w:r>
          </w:p>
        </w:tc>
      </w:tr>
      <w:tr w14:paraId="65BD41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304A89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15.04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C68C7E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精神康复专业</w:t>
            </w:r>
          </w:p>
        </w:tc>
      </w:tr>
      <w:tr w14:paraId="12FEB9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A838A3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15.05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0FE746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社区防治专业</w:t>
            </w:r>
          </w:p>
        </w:tc>
      </w:tr>
      <w:tr w14:paraId="44120A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250096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15.06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202854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临床心理专业</w:t>
            </w:r>
          </w:p>
        </w:tc>
      </w:tr>
      <w:tr w14:paraId="2FC066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D5C943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15.07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23CE79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司法精神专业</w:t>
            </w:r>
          </w:p>
        </w:tc>
      </w:tr>
      <w:tr w14:paraId="7F4EA0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2A2DEA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15.08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DA8A1E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其他</w:t>
            </w:r>
          </w:p>
        </w:tc>
      </w:tr>
      <w:tr w14:paraId="7A01C9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D2C8B8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2242B9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传染科</w:t>
            </w:r>
          </w:p>
        </w:tc>
      </w:tr>
      <w:tr w14:paraId="0763D3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083ABE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16.01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253066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肠道传染病专业</w:t>
            </w:r>
          </w:p>
        </w:tc>
      </w:tr>
      <w:tr w14:paraId="3B0FED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44B442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16.02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6C07A4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呼吸道传染病专业</w:t>
            </w:r>
          </w:p>
        </w:tc>
      </w:tr>
      <w:tr w14:paraId="558EE2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CBA26D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16.03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174A96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肝炎专业</w:t>
            </w:r>
          </w:p>
        </w:tc>
      </w:tr>
      <w:tr w14:paraId="68D364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1E91A3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16.04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A664EE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虫媒传染病专业</w:t>
            </w:r>
          </w:p>
        </w:tc>
      </w:tr>
      <w:tr w14:paraId="09E949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9DDF56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16.05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C7F43C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动物源性传染病专业</w:t>
            </w:r>
          </w:p>
        </w:tc>
      </w:tr>
      <w:tr w14:paraId="5363DF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A95034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16.06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5C2D99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蠕虫病专业</w:t>
            </w:r>
          </w:p>
        </w:tc>
      </w:tr>
      <w:tr w14:paraId="326A30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2BEA79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16.07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8BF373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其他</w:t>
            </w:r>
          </w:p>
        </w:tc>
      </w:tr>
      <w:tr w14:paraId="739CB9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A50006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892885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结核病科</w:t>
            </w:r>
          </w:p>
        </w:tc>
      </w:tr>
      <w:tr w14:paraId="705489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080C17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8EE603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地方病科</w:t>
            </w:r>
          </w:p>
        </w:tc>
      </w:tr>
      <w:tr w14:paraId="064FB7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5C9592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1F8C89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肿瘤科</w:t>
            </w:r>
          </w:p>
        </w:tc>
      </w:tr>
      <w:tr w14:paraId="225392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0F810D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81B404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急诊医学科</w:t>
            </w:r>
          </w:p>
        </w:tc>
      </w:tr>
      <w:tr w14:paraId="002350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6C48C6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06C20D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康复医学科</w:t>
            </w:r>
          </w:p>
        </w:tc>
      </w:tr>
      <w:tr w14:paraId="66052C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701DA4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6947BE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运动医学科</w:t>
            </w:r>
          </w:p>
        </w:tc>
      </w:tr>
      <w:tr w14:paraId="504D09A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1FB182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833A7A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职业病科</w:t>
            </w:r>
          </w:p>
        </w:tc>
      </w:tr>
      <w:tr w14:paraId="57396A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040AE6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23.01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D12084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职业中毒专业</w:t>
            </w:r>
          </w:p>
        </w:tc>
      </w:tr>
      <w:tr w14:paraId="416339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167FD0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23.02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0D2E51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尘肺专业</w:t>
            </w:r>
          </w:p>
        </w:tc>
      </w:tr>
      <w:tr w14:paraId="2FAAC9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FFA772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23.03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A9782C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放射病专业</w:t>
            </w:r>
          </w:p>
        </w:tc>
      </w:tr>
      <w:tr w14:paraId="29B9AD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E338D3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23.04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07738D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物理因素损伤专业</w:t>
            </w:r>
          </w:p>
        </w:tc>
      </w:tr>
      <w:tr w14:paraId="1B88A2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2812D2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23.05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4F57CF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职业健康监护专业</w:t>
            </w:r>
          </w:p>
        </w:tc>
      </w:tr>
      <w:tr w14:paraId="0419DF0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0E225C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23.06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1AFE5D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其他</w:t>
            </w:r>
          </w:p>
        </w:tc>
      </w:tr>
      <w:tr w14:paraId="7FC180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63A31D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87A5E7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临终关怀科</w:t>
            </w:r>
          </w:p>
        </w:tc>
      </w:tr>
      <w:tr w14:paraId="2FE69C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F616F8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70B2EB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特种医学与军事医学科</w:t>
            </w:r>
          </w:p>
        </w:tc>
      </w:tr>
      <w:tr w14:paraId="6789B8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5E90C1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26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3B8B58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麻醉科</w:t>
            </w:r>
          </w:p>
        </w:tc>
      </w:tr>
      <w:tr w14:paraId="2B5451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93CB39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27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E02915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疼痛科</w:t>
            </w:r>
          </w:p>
        </w:tc>
      </w:tr>
      <w:tr w14:paraId="2A02DE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AC516A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28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6BDD60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重症医学科</w:t>
            </w:r>
          </w:p>
        </w:tc>
      </w:tr>
      <w:tr w14:paraId="59E39D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CCFA2E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ECE320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医学检验科</w:t>
            </w:r>
          </w:p>
        </w:tc>
      </w:tr>
      <w:tr w14:paraId="00AC8E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05E115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30.01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BF55D5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临床体液、血液专业</w:t>
            </w:r>
          </w:p>
        </w:tc>
      </w:tr>
      <w:tr w14:paraId="2AA708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D75E37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30.02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E88461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临床微生物学专业</w:t>
            </w:r>
          </w:p>
        </w:tc>
      </w:tr>
      <w:tr w14:paraId="42301A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DE6CA9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30.03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210420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临床生化检验专业</w:t>
            </w:r>
          </w:p>
        </w:tc>
      </w:tr>
      <w:tr w14:paraId="56C18D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8BE39C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30.04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614B65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临床免疫、血清学专业</w:t>
            </w:r>
          </w:p>
        </w:tc>
      </w:tr>
      <w:tr w14:paraId="0B021A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0C0DAD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30.05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B37A67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临床细胞分子遗传学专业</w:t>
            </w:r>
          </w:p>
        </w:tc>
      </w:tr>
      <w:tr w14:paraId="5B8955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98802E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30.06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DE9BD3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其他</w:t>
            </w:r>
          </w:p>
        </w:tc>
      </w:tr>
      <w:tr w14:paraId="5DE00F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7CE3CE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31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4C16C2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病理科</w:t>
            </w:r>
          </w:p>
        </w:tc>
      </w:tr>
      <w:tr w14:paraId="158151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11E236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32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01F8EF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医学影像科</w:t>
            </w:r>
          </w:p>
        </w:tc>
      </w:tr>
      <w:tr w14:paraId="5B343C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8B84C9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32.01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57D630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X线诊断专业</w:t>
            </w:r>
          </w:p>
        </w:tc>
      </w:tr>
      <w:tr w14:paraId="354029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0E03E7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32.02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276439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CT诊断专业</w:t>
            </w:r>
          </w:p>
        </w:tc>
      </w:tr>
      <w:tr w14:paraId="113D30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12472D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32.03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A71800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磁共振成像诊断专业</w:t>
            </w:r>
          </w:p>
        </w:tc>
      </w:tr>
      <w:tr w14:paraId="4CD20D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7C9F7E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32.04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DC4DCC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核医学专业</w:t>
            </w:r>
          </w:p>
        </w:tc>
      </w:tr>
      <w:tr w14:paraId="696EC4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E5E2E1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32.05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EED908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超声诊断专业</w:t>
            </w:r>
          </w:p>
        </w:tc>
      </w:tr>
      <w:tr w14:paraId="557D16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E32F1F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32.06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496D1C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心电诊断专业</w:t>
            </w:r>
          </w:p>
        </w:tc>
      </w:tr>
      <w:tr w14:paraId="1C7453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91F3C3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32.07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9207B9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脑电及脑血流图诊断专业</w:t>
            </w:r>
          </w:p>
        </w:tc>
      </w:tr>
      <w:tr w14:paraId="04A2FA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4B0DA1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32.08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DDC85B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神经肌肉电图专业</w:t>
            </w:r>
          </w:p>
        </w:tc>
      </w:tr>
      <w:tr w14:paraId="0A1D13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034318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32.09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799B23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介入放射学专业</w:t>
            </w:r>
          </w:p>
        </w:tc>
      </w:tr>
      <w:tr w14:paraId="278A00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76D80D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32.10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5F4F17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放射治疗专业</w:t>
            </w:r>
          </w:p>
        </w:tc>
      </w:tr>
      <w:tr w14:paraId="219E66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56E041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32.11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6E4484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其他</w:t>
            </w:r>
          </w:p>
        </w:tc>
      </w:tr>
      <w:tr w14:paraId="3FE291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6F1CA8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4979C0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中医科</w:t>
            </w:r>
          </w:p>
        </w:tc>
      </w:tr>
      <w:tr w14:paraId="4912FF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28B660">
            <w:pPr>
              <w:jc w:val="left"/>
              <w:rPr>
                <w:rFonts w:hint="eastAsia" w:asciiTheme="minorEastAsia" w:hAnsiTheme="minorEastAsia" w:eastAsia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50.01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24C5CB">
            <w:pPr>
              <w:jc w:val="left"/>
              <w:rPr>
                <w:rFonts w:hint="eastAsia" w:asciiTheme="minorEastAsia" w:hAnsiTheme="minorEastAsia" w:eastAsia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内科专业</w:t>
            </w:r>
          </w:p>
        </w:tc>
      </w:tr>
      <w:tr w14:paraId="7761F7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13ABDD">
            <w:pPr>
              <w:jc w:val="left"/>
              <w:rPr>
                <w:rFonts w:hint="eastAsia" w:asciiTheme="minorEastAsia" w:hAnsiTheme="minorEastAsia" w:eastAsia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50.02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401817">
            <w:pPr>
              <w:jc w:val="left"/>
              <w:rPr>
                <w:rFonts w:hint="eastAsia" w:asciiTheme="minorEastAsia" w:hAnsiTheme="minorEastAsia" w:eastAsia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外科专业</w:t>
            </w:r>
          </w:p>
        </w:tc>
      </w:tr>
      <w:tr w14:paraId="35DC3E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216D65">
            <w:pPr>
              <w:jc w:val="left"/>
              <w:rPr>
                <w:rFonts w:hint="default" w:asciiTheme="minorEastAsia" w:hAnsiTheme="minorEastAsia" w:eastAsia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50.03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48D074">
            <w:pPr>
              <w:jc w:val="left"/>
              <w:rPr>
                <w:rFonts w:hint="eastAsia" w:asciiTheme="minorEastAsia" w:hAnsiTheme="minorEastAsia" w:eastAsia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妇产科专业</w:t>
            </w:r>
          </w:p>
        </w:tc>
      </w:tr>
      <w:tr w14:paraId="37C405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31B286">
            <w:pPr>
              <w:jc w:val="left"/>
              <w:rPr>
                <w:rFonts w:hint="default" w:asciiTheme="minorEastAsia" w:hAnsiTheme="minorEastAsia" w:eastAsia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50.04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85A233">
            <w:pPr>
              <w:jc w:val="left"/>
              <w:rPr>
                <w:rFonts w:hint="eastAsia" w:asciiTheme="minorEastAsia" w:hAnsiTheme="minorEastAsia" w:eastAsia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儿科专业</w:t>
            </w:r>
          </w:p>
        </w:tc>
      </w:tr>
      <w:tr w14:paraId="621E51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D7B012">
            <w:pPr>
              <w:jc w:val="left"/>
              <w:rPr>
                <w:rFonts w:hint="default" w:asciiTheme="minorEastAsia" w:hAnsiTheme="minorEastAsia" w:eastAsia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50.05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C52774">
            <w:pPr>
              <w:jc w:val="left"/>
              <w:rPr>
                <w:rFonts w:hint="eastAsia" w:asciiTheme="minorEastAsia" w:hAnsiTheme="minorEastAsia" w:eastAsia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皮肤科专业</w:t>
            </w:r>
          </w:p>
        </w:tc>
      </w:tr>
      <w:tr w14:paraId="1D2EFA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AFF822">
            <w:pPr>
              <w:jc w:val="left"/>
              <w:rPr>
                <w:rFonts w:hint="default" w:asciiTheme="minorEastAsia" w:hAnsiTheme="minorEastAsia" w:eastAsia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50.06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538EA1">
            <w:pPr>
              <w:jc w:val="left"/>
              <w:rPr>
                <w:rFonts w:hint="eastAsia" w:asciiTheme="minorEastAsia" w:hAnsiTheme="minorEastAsia" w:eastAsia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眼科专业</w:t>
            </w:r>
          </w:p>
        </w:tc>
      </w:tr>
      <w:tr w14:paraId="554E7F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C0739A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50.07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BD8FCE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耳鼻咽喉科专业</w:t>
            </w:r>
          </w:p>
        </w:tc>
      </w:tr>
      <w:tr w14:paraId="2EF90B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CA8159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50.08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EE0709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口腔科专业</w:t>
            </w:r>
          </w:p>
        </w:tc>
      </w:tr>
      <w:tr w14:paraId="5E2B07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13C476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50.09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68F9CD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肿瘤科专业</w:t>
            </w:r>
          </w:p>
        </w:tc>
      </w:tr>
      <w:tr w14:paraId="4F58EA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8BC2AF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50.10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76D64B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骨伤科专业</w:t>
            </w:r>
          </w:p>
        </w:tc>
      </w:tr>
      <w:tr w14:paraId="0E745C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D941CF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50.11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7EBEE0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肛肠科专业</w:t>
            </w:r>
          </w:p>
        </w:tc>
      </w:tr>
      <w:tr w14:paraId="55AAEC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FBDFB4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50.12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FBB1DC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老年病科专业</w:t>
            </w:r>
          </w:p>
        </w:tc>
      </w:tr>
      <w:tr w14:paraId="4AD33C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25BC82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50.13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784923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针灸科专业</w:t>
            </w:r>
          </w:p>
        </w:tc>
      </w:tr>
      <w:tr w14:paraId="5F5D0F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3234E4">
            <w:pPr>
              <w:jc w:val="left"/>
              <w:rPr>
                <w:rFonts w:hint="default" w:asciiTheme="minorEastAsia" w:hAnsiTheme="minorEastAsia" w:eastAsia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50.14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D4EE35">
            <w:pPr>
              <w:jc w:val="left"/>
              <w:rPr>
                <w:rFonts w:hint="default" w:asciiTheme="minorEastAsia" w:hAnsiTheme="minorEastAsia" w:eastAsia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推拿科专业</w:t>
            </w:r>
          </w:p>
        </w:tc>
      </w:tr>
      <w:tr w14:paraId="74B91F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95C1A7">
            <w:pPr>
              <w:jc w:val="left"/>
              <w:rPr>
                <w:rFonts w:hint="default" w:asciiTheme="minorEastAsia" w:hAnsiTheme="minorEastAsia" w:eastAsia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50.15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C82C80">
            <w:pPr>
              <w:jc w:val="left"/>
              <w:rPr>
                <w:rFonts w:hint="default" w:asciiTheme="minorEastAsia" w:hAnsiTheme="minorEastAsia" w:eastAsia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康复医学专业</w:t>
            </w:r>
          </w:p>
        </w:tc>
      </w:tr>
      <w:tr w14:paraId="6C517E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55F605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50.16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C7BEE2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急诊科专业</w:t>
            </w:r>
          </w:p>
        </w:tc>
      </w:tr>
      <w:tr w14:paraId="59FEAF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39BC81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50.17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96AFEF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预防保健科专业</w:t>
            </w:r>
          </w:p>
        </w:tc>
      </w:tr>
      <w:tr w14:paraId="6180E1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B46BC2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50.18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BC39DB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其他</w:t>
            </w:r>
          </w:p>
        </w:tc>
      </w:tr>
      <w:tr w14:paraId="3B5C95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A72D17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51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608D16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民族医学科</w:t>
            </w:r>
          </w:p>
        </w:tc>
      </w:tr>
      <w:tr w14:paraId="5E2BE6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7E84CE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51.01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76867B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维吾尔医学</w:t>
            </w:r>
          </w:p>
        </w:tc>
      </w:tr>
      <w:tr w14:paraId="490729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B08BDC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51.02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D7737B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藏医学</w:t>
            </w:r>
          </w:p>
        </w:tc>
      </w:tr>
      <w:tr w14:paraId="37C3C0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64DD82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51.03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FC5D22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蒙医学</w:t>
            </w:r>
          </w:p>
        </w:tc>
      </w:tr>
      <w:tr w14:paraId="3056EB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326E2E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51.04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5EFEA4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彝医学</w:t>
            </w:r>
          </w:p>
        </w:tc>
      </w:tr>
      <w:tr w14:paraId="217248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4A3E33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51.05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2AFDBD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傣医学</w:t>
            </w:r>
          </w:p>
        </w:tc>
      </w:tr>
      <w:tr w14:paraId="17ED85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B50A3E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51.06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E436F4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其他</w:t>
            </w:r>
          </w:p>
        </w:tc>
      </w:tr>
      <w:tr w14:paraId="67FE81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CCF27D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52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FDD0A5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中西医结合科</w:t>
            </w:r>
          </w:p>
        </w:tc>
      </w:tr>
      <w:tr w14:paraId="244935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F8F12A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69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874426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其他业务科室</w:t>
            </w:r>
          </w:p>
        </w:tc>
      </w:tr>
      <w:tr w14:paraId="41FB2E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91C511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90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8270FE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药学</w:t>
            </w:r>
            <w:r>
              <w:rPr>
                <w:rFonts w:hint="eastAsia"/>
              </w:rPr>
              <w:t>专业</w:t>
            </w:r>
          </w:p>
        </w:tc>
      </w:tr>
      <w:tr w14:paraId="2F505F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DE04B4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91</w:t>
            </w:r>
          </w:p>
        </w:tc>
        <w:tc>
          <w:tcPr>
            <w:tcW w:w="2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F030C5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护理专业</w:t>
            </w:r>
          </w:p>
        </w:tc>
      </w:tr>
    </w:tbl>
    <w:p w14:paraId="4538B79C">
      <w:pPr>
        <w:ind w:firstLine="420"/>
        <w:rPr>
          <w:rFonts w:asciiTheme="minorEastAsia" w:hAnsiTheme="minorEastAsia" w:cstheme="minorEastAsia"/>
        </w:rPr>
      </w:pPr>
    </w:p>
    <w:p w14:paraId="53DDDBED">
      <w:pPr>
        <w:pStyle w:val="3"/>
        <w:rPr>
          <w:rFonts w:asciiTheme="minorEastAsia" w:hAnsiTheme="minorEastAsia" w:eastAsiaTheme="minorEastAsia" w:cstheme="minorEastAsia"/>
        </w:rPr>
      </w:pPr>
      <w:bookmarkStart w:id="75" w:name="_Toc7253"/>
      <w:bookmarkStart w:id="76" w:name="_科室类别字典"/>
      <w:bookmarkStart w:id="77" w:name="_科室类别字典（以诊疗科目编码大类取值）"/>
      <w:r>
        <w:rPr>
          <w:rFonts w:hint="eastAsia" w:asciiTheme="minorEastAsia" w:hAnsiTheme="minorEastAsia" w:eastAsiaTheme="minorEastAsia" w:cstheme="minorEastAsia"/>
          <w:lang w:val="en-US" w:eastAsia="zh-CN"/>
        </w:rPr>
        <w:t>科室类别字典</w:t>
      </w:r>
      <w:bookmarkEnd w:id="75"/>
    </w:p>
    <w:bookmarkEnd w:id="76"/>
    <w:p w14:paraId="4F62EBFA">
      <w:pPr>
        <w:rPr>
          <w:rFonts w:hint="default"/>
          <w:lang w:val="en-US"/>
        </w:rPr>
      </w:pPr>
      <w:r>
        <w:rPr>
          <w:rFonts w:hint="eastAsia" w:asciiTheme="minorEastAsia" w:hAnsiTheme="minorEastAsia" w:cstheme="minorEastAsia"/>
          <w:lang w:val="en-US" w:eastAsia="zh-CN"/>
        </w:rPr>
        <w:t>注：（科室编码和名称以诊疗科目编码大类取值）</w:t>
      </w:r>
    </w:p>
    <w:bookmarkEnd w:id="77"/>
    <w:tbl>
      <w:tblPr>
        <w:tblStyle w:val="15"/>
        <w:tblW w:w="3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2"/>
        <w:gridCol w:w="2250"/>
      </w:tblGrid>
      <w:tr w14:paraId="73D01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432" w:type="dxa"/>
            <w:shd w:val="clear" w:color="auto" w:fill="auto"/>
            <w:vAlign w:val="center"/>
          </w:tcPr>
          <w:p w14:paraId="13AEE984">
            <w:pPr>
              <w:jc w:val="left"/>
              <w:rPr>
                <w:rFonts w:asciiTheme="minorEastAsia" w:hAnsiTheme="minorEastAsia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Cs w:val="21"/>
                <w:lang w:val="en-US" w:eastAsia="zh-CN"/>
              </w:rPr>
              <w:t>科室类别</w:t>
            </w:r>
            <w:r>
              <w:rPr>
                <w:rFonts w:hint="eastAsia" w:asciiTheme="minorEastAsia" w:hAnsiTheme="minorEastAsia" w:cstheme="minorEastAsia"/>
                <w:b/>
                <w:bCs/>
                <w:kern w:val="0"/>
                <w:szCs w:val="21"/>
              </w:rPr>
              <w:t>代码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5E06846A">
            <w:pPr>
              <w:jc w:val="left"/>
              <w:rPr>
                <w:rFonts w:hint="default" w:asciiTheme="minorEastAsia" w:hAnsiTheme="minorEastAsia" w:eastAsiaTheme="minorEastAsia" w:cstheme="minorEastAsia"/>
                <w:b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Cs w:val="21"/>
                <w:lang w:val="en-US" w:eastAsia="zh-CN"/>
              </w:rPr>
              <w:t>科室类别名称</w:t>
            </w:r>
          </w:p>
        </w:tc>
      </w:tr>
      <w:tr w14:paraId="1526F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432" w:type="dxa"/>
            <w:shd w:val="clear" w:color="auto" w:fill="auto"/>
            <w:vAlign w:val="center"/>
          </w:tcPr>
          <w:p w14:paraId="358B4ECE">
            <w:pPr>
              <w:jc w:val="left"/>
              <w:rPr>
                <w:rFonts w:hint="eastAsia" w:asciiTheme="minorEastAsia" w:hAnsiTheme="minorEastAsia" w:eastAsiaTheme="minorEastAsia" w:cstheme="minorEastAsia"/>
                <w:kern w:val="0"/>
                <w:szCs w:val="21"/>
                <w:lang w:eastAsia="zh-CN"/>
              </w:rPr>
            </w:pPr>
            <w:r>
              <w:rPr>
                <w:rFonts w:hint="eastAsia"/>
              </w:rPr>
              <w:t>01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4DBF3701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预防保健科</w:t>
            </w:r>
          </w:p>
        </w:tc>
      </w:tr>
      <w:tr w14:paraId="78656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432" w:type="dxa"/>
            <w:shd w:val="clear" w:color="auto" w:fill="auto"/>
            <w:vAlign w:val="center"/>
          </w:tcPr>
          <w:p w14:paraId="44B4648B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02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4FE80004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全科医疗科</w:t>
            </w:r>
          </w:p>
        </w:tc>
      </w:tr>
      <w:tr w14:paraId="3CC6A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432" w:type="dxa"/>
            <w:shd w:val="clear" w:color="auto" w:fill="auto"/>
            <w:vAlign w:val="center"/>
          </w:tcPr>
          <w:p w14:paraId="1DDAE199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03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78AFDEB2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内科</w:t>
            </w:r>
          </w:p>
        </w:tc>
      </w:tr>
      <w:tr w14:paraId="16A02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432" w:type="dxa"/>
            <w:shd w:val="clear" w:color="auto" w:fill="auto"/>
            <w:vAlign w:val="center"/>
          </w:tcPr>
          <w:p w14:paraId="486E7A0A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04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694989AB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外科</w:t>
            </w:r>
          </w:p>
        </w:tc>
      </w:tr>
      <w:tr w14:paraId="046DC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432" w:type="dxa"/>
            <w:shd w:val="clear" w:color="auto" w:fill="auto"/>
            <w:vAlign w:val="center"/>
          </w:tcPr>
          <w:p w14:paraId="49846EC0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05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6006A5AB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妇产科</w:t>
            </w:r>
          </w:p>
        </w:tc>
      </w:tr>
      <w:tr w14:paraId="0364A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432" w:type="dxa"/>
            <w:shd w:val="clear" w:color="auto" w:fill="auto"/>
            <w:vAlign w:val="center"/>
          </w:tcPr>
          <w:p w14:paraId="6F6FA9AF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06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3D1FBDE7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妇女保健科</w:t>
            </w:r>
          </w:p>
        </w:tc>
      </w:tr>
      <w:tr w14:paraId="5478D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432" w:type="dxa"/>
            <w:shd w:val="clear" w:color="auto" w:fill="auto"/>
            <w:vAlign w:val="center"/>
          </w:tcPr>
          <w:p w14:paraId="54F064BA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07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4E9B16B7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儿科</w:t>
            </w:r>
          </w:p>
        </w:tc>
      </w:tr>
      <w:tr w14:paraId="2657D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432" w:type="dxa"/>
            <w:shd w:val="clear" w:color="auto" w:fill="auto"/>
            <w:vAlign w:val="center"/>
          </w:tcPr>
          <w:p w14:paraId="798E2A6E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08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1391E58F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小儿外科</w:t>
            </w:r>
          </w:p>
        </w:tc>
      </w:tr>
      <w:tr w14:paraId="0CBF0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432" w:type="dxa"/>
            <w:shd w:val="clear" w:color="auto" w:fill="auto"/>
            <w:vAlign w:val="center"/>
          </w:tcPr>
          <w:p w14:paraId="71AE88CC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09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7D6EB8B3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儿童保健科</w:t>
            </w:r>
          </w:p>
        </w:tc>
      </w:tr>
      <w:tr w14:paraId="79514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432" w:type="dxa"/>
            <w:shd w:val="clear" w:color="auto" w:fill="auto"/>
            <w:vAlign w:val="center"/>
          </w:tcPr>
          <w:p w14:paraId="788BB523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45D04A6E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眼科</w:t>
            </w:r>
          </w:p>
        </w:tc>
      </w:tr>
      <w:tr w14:paraId="4C3AF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432" w:type="dxa"/>
            <w:shd w:val="clear" w:color="auto" w:fill="auto"/>
            <w:vAlign w:val="center"/>
          </w:tcPr>
          <w:p w14:paraId="58C79E1F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28CC4F01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耳鼻咽喉科</w:t>
            </w:r>
          </w:p>
        </w:tc>
      </w:tr>
      <w:tr w14:paraId="58B23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432" w:type="dxa"/>
            <w:shd w:val="clear" w:color="auto" w:fill="auto"/>
            <w:vAlign w:val="center"/>
          </w:tcPr>
          <w:p w14:paraId="48EA202C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678FE88B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口腔科</w:t>
            </w:r>
          </w:p>
        </w:tc>
      </w:tr>
      <w:tr w14:paraId="21ECE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432" w:type="dxa"/>
            <w:shd w:val="clear" w:color="auto" w:fill="auto"/>
            <w:vAlign w:val="center"/>
          </w:tcPr>
          <w:p w14:paraId="14AA190B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0455D6FB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皮肤科</w:t>
            </w:r>
          </w:p>
        </w:tc>
      </w:tr>
      <w:tr w14:paraId="79217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432" w:type="dxa"/>
            <w:shd w:val="clear" w:color="auto" w:fill="auto"/>
            <w:vAlign w:val="center"/>
          </w:tcPr>
          <w:p w14:paraId="0E2F7AA3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3651AF01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医疗美容科</w:t>
            </w:r>
          </w:p>
        </w:tc>
      </w:tr>
      <w:tr w14:paraId="428BE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432" w:type="dxa"/>
            <w:shd w:val="clear" w:color="auto" w:fill="auto"/>
            <w:vAlign w:val="center"/>
          </w:tcPr>
          <w:p w14:paraId="441270E7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4C1C6410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精神科</w:t>
            </w:r>
          </w:p>
        </w:tc>
      </w:tr>
      <w:tr w14:paraId="25025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432" w:type="dxa"/>
            <w:shd w:val="clear" w:color="auto" w:fill="auto"/>
            <w:vAlign w:val="center"/>
          </w:tcPr>
          <w:p w14:paraId="74528075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7A537F3C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传染科</w:t>
            </w:r>
          </w:p>
        </w:tc>
      </w:tr>
      <w:tr w14:paraId="595F0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432" w:type="dxa"/>
            <w:shd w:val="clear" w:color="auto" w:fill="auto"/>
            <w:vAlign w:val="center"/>
          </w:tcPr>
          <w:p w14:paraId="274CBC2B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1331543F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结核病科</w:t>
            </w:r>
          </w:p>
        </w:tc>
      </w:tr>
      <w:tr w14:paraId="5A070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432" w:type="dxa"/>
            <w:shd w:val="clear" w:color="auto" w:fill="auto"/>
            <w:vAlign w:val="center"/>
          </w:tcPr>
          <w:p w14:paraId="41D771E5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464D3B8E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地方病科</w:t>
            </w:r>
          </w:p>
        </w:tc>
      </w:tr>
      <w:tr w14:paraId="62B14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432" w:type="dxa"/>
            <w:shd w:val="clear" w:color="auto" w:fill="auto"/>
            <w:vAlign w:val="center"/>
          </w:tcPr>
          <w:p w14:paraId="52081F24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14926B79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肿瘤科</w:t>
            </w:r>
          </w:p>
        </w:tc>
      </w:tr>
      <w:tr w14:paraId="2F3F2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432" w:type="dxa"/>
            <w:shd w:val="clear" w:color="auto" w:fill="auto"/>
            <w:vAlign w:val="center"/>
          </w:tcPr>
          <w:p w14:paraId="162380AD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4F6953AD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急诊医学科</w:t>
            </w:r>
          </w:p>
        </w:tc>
      </w:tr>
      <w:tr w14:paraId="547A1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432" w:type="dxa"/>
            <w:shd w:val="clear" w:color="auto" w:fill="auto"/>
            <w:vAlign w:val="center"/>
          </w:tcPr>
          <w:p w14:paraId="63C9F0A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43434AF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康复医学科</w:t>
            </w:r>
          </w:p>
        </w:tc>
      </w:tr>
      <w:tr w14:paraId="11F10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432" w:type="dxa"/>
            <w:shd w:val="clear" w:color="auto" w:fill="auto"/>
            <w:vAlign w:val="center"/>
          </w:tcPr>
          <w:p w14:paraId="553B195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17E3527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运动医学科</w:t>
            </w:r>
          </w:p>
        </w:tc>
      </w:tr>
      <w:tr w14:paraId="0F2C2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432" w:type="dxa"/>
            <w:shd w:val="clear" w:color="auto" w:fill="auto"/>
            <w:vAlign w:val="center"/>
          </w:tcPr>
          <w:p w14:paraId="4BA61BE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79E3BFE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职业病科</w:t>
            </w:r>
          </w:p>
        </w:tc>
      </w:tr>
      <w:tr w14:paraId="428D8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432" w:type="dxa"/>
            <w:shd w:val="clear" w:color="auto" w:fill="auto"/>
            <w:vAlign w:val="center"/>
          </w:tcPr>
          <w:p w14:paraId="4E502DA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6BCE8F7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临终关怀科</w:t>
            </w:r>
          </w:p>
        </w:tc>
      </w:tr>
      <w:tr w14:paraId="0131A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432" w:type="dxa"/>
            <w:shd w:val="clear" w:color="auto" w:fill="auto"/>
            <w:vAlign w:val="center"/>
          </w:tcPr>
          <w:p w14:paraId="013D20C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09E79D9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特种医学与军事医学科</w:t>
            </w:r>
          </w:p>
        </w:tc>
      </w:tr>
      <w:tr w14:paraId="5DCB2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432" w:type="dxa"/>
            <w:shd w:val="clear" w:color="auto" w:fill="auto"/>
            <w:vAlign w:val="center"/>
          </w:tcPr>
          <w:p w14:paraId="0B59068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26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4FA4D3C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麻醉科</w:t>
            </w:r>
          </w:p>
        </w:tc>
      </w:tr>
      <w:tr w14:paraId="127EC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432" w:type="dxa"/>
            <w:shd w:val="clear" w:color="auto" w:fill="auto"/>
            <w:vAlign w:val="center"/>
          </w:tcPr>
          <w:p w14:paraId="636BC95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27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1842303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疼痛科</w:t>
            </w:r>
          </w:p>
        </w:tc>
      </w:tr>
      <w:tr w14:paraId="6E6EB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432" w:type="dxa"/>
            <w:shd w:val="clear" w:color="auto" w:fill="auto"/>
            <w:vAlign w:val="center"/>
          </w:tcPr>
          <w:p w14:paraId="124877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28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47FB7CD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重症医学科</w:t>
            </w:r>
          </w:p>
        </w:tc>
      </w:tr>
      <w:tr w14:paraId="350C8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432" w:type="dxa"/>
            <w:shd w:val="clear" w:color="auto" w:fill="auto"/>
            <w:vAlign w:val="center"/>
          </w:tcPr>
          <w:p w14:paraId="2AFDB17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05FD15C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医学检验科</w:t>
            </w:r>
          </w:p>
        </w:tc>
      </w:tr>
      <w:tr w14:paraId="6E9F1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432" w:type="dxa"/>
            <w:shd w:val="clear" w:color="auto" w:fill="auto"/>
            <w:vAlign w:val="center"/>
          </w:tcPr>
          <w:p w14:paraId="141BBD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31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7F9D4E3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病理科</w:t>
            </w:r>
          </w:p>
        </w:tc>
      </w:tr>
      <w:tr w14:paraId="5FF24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432" w:type="dxa"/>
            <w:shd w:val="clear" w:color="auto" w:fill="auto"/>
            <w:vAlign w:val="center"/>
          </w:tcPr>
          <w:p w14:paraId="4FC7738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32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105A88D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医学影像科</w:t>
            </w:r>
          </w:p>
        </w:tc>
      </w:tr>
      <w:tr w14:paraId="5F95C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432" w:type="dxa"/>
            <w:shd w:val="clear" w:color="auto" w:fill="auto"/>
            <w:vAlign w:val="center"/>
          </w:tcPr>
          <w:p w14:paraId="5FA137F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7396E80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中医科</w:t>
            </w:r>
          </w:p>
        </w:tc>
      </w:tr>
      <w:tr w14:paraId="7FE25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432" w:type="dxa"/>
            <w:shd w:val="clear" w:color="auto" w:fill="auto"/>
            <w:vAlign w:val="center"/>
          </w:tcPr>
          <w:p w14:paraId="60086BE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51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7AF9D74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民族医学科</w:t>
            </w:r>
          </w:p>
        </w:tc>
      </w:tr>
      <w:tr w14:paraId="147C3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432" w:type="dxa"/>
            <w:shd w:val="clear" w:color="auto" w:fill="auto"/>
            <w:vAlign w:val="center"/>
          </w:tcPr>
          <w:p w14:paraId="3D13B70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52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16B2C24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中西医结合科</w:t>
            </w:r>
          </w:p>
        </w:tc>
      </w:tr>
      <w:tr w14:paraId="0A600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432" w:type="dxa"/>
            <w:shd w:val="clear" w:color="auto" w:fill="auto"/>
            <w:vAlign w:val="center"/>
          </w:tcPr>
          <w:p w14:paraId="0FC573A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69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273BDB2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其他业务科室</w:t>
            </w:r>
          </w:p>
        </w:tc>
      </w:tr>
    </w:tbl>
    <w:p w14:paraId="7C9803C1">
      <w:pPr>
        <w:ind w:firstLine="420"/>
        <w:rPr>
          <w:rFonts w:asciiTheme="minorEastAsia" w:hAnsiTheme="minorEastAsia" w:cstheme="minorEastAsia"/>
        </w:rPr>
      </w:pPr>
    </w:p>
    <w:p w14:paraId="51A27CD8">
      <w:pPr>
        <w:pStyle w:val="3"/>
        <w:rPr>
          <w:rFonts w:asciiTheme="minorEastAsia" w:hAnsiTheme="minorEastAsia" w:eastAsiaTheme="minorEastAsia" w:cstheme="minorEastAsia"/>
        </w:rPr>
      </w:pPr>
      <w:bookmarkStart w:id="78" w:name="_Toc6252"/>
      <w:bookmarkStart w:id="79" w:name="_医生职称字典"/>
      <w:r>
        <w:rPr>
          <w:rFonts w:hint="eastAsia" w:asciiTheme="minorEastAsia" w:hAnsiTheme="minorEastAsia" w:eastAsiaTheme="minorEastAsia" w:cstheme="minorEastAsia"/>
        </w:rPr>
        <w:t>医生职称字典</w:t>
      </w:r>
      <w:bookmarkEnd w:id="78"/>
    </w:p>
    <w:bookmarkEnd w:id="79"/>
    <w:tbl>
      <w:tblPr>
        <w:tblStyle w:val="15"/>
        <w:tblW w:w="3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2"/>
        <w:gridCol w:w="2250"/>
      </w:tblGrid>
      <w:tr w14:paraId="00671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432" w:type="dxa"/>
            <w:shd w:val="clear" w:color="auto" w:fill="auto"/>
            <w:vAlign w:val="center"/>
          </w:tcPr>
          <w:p w14:paraId="41F2C48F">
            <w:pPr>
              <w:jc w:val="left"/>
              <w:rPr>
                <w:rFonts w:asciiTheme="minorEastAsia" w:hAnsiTheme="minorEastAsia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Cs w:val="21"/>
              </w:rPr>
              <w:t>职称代码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76684B01">
            <w:pPr>
              <w:jc w:val="left"/>
              <w:rPr>
                <w:rFonts w:asciiTheme="minorEastAsia" w:hAnsiTheme="minorEastAsia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Cs w:val="21"/>
              </w:rPr>
              <w:t>职称</w:t>
            </w:r>
          </w:p>
        </w:tc>
      </w:tr>
      <w:tr w14:paraId="50565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432" w:type="dxa"/>
            <w:shd w:val="clear" w:color="auto" w:fill="auto"/>
            <w:vAlign w:val="center"/>
          </w:tcPr>
          <w:p w14:paraId="2FF551FA">
            <w:pPr>
              <w:jc w:val="left"/>
              <w:rPr>
                <w:rFonts w:hint="eastAsia" w:asciiTheme="minorEastAsia" w:hAnsiTheme="minorEastAsia" w:eastAsiaTheme="minorEastAsia" w:cstheme="minorEastAsia"/>
                <w:kern w:val="0"/>
                <w:szCs w:val="21"/>
                <w:lang w:eastAsia="zh-CN"/>
              </w:rPr>
            </w:pPr>
            <w:r>
              <w:rPr>
                <w:rFonts w:hint="eastAsia"/>
              </w:rPr>
              <w:t>231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49A26988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主任医师</w:t>
            </w:r>
          </w:p>
        </w:tc>
      </w:tr>
      <w:tr w14:paraId="4512B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432" w:type="dxa"/>
            <w:shd w:val="clear" w:color="auto" w:fill="auto"/>
            <w:vAlign w:val="center"/>
          </w:tcPr>
          <w:p w14:paraId="370C8291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232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0CB2F5AD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副主任医师</w:t>
            </w:r>
          </w:p>
        </w:tc>
      </w:tr>
      <w:tr w14:paraId="6B949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432" w:type="dxa"/>
            <w:shd w:val="clear" w:color="auto" w:fill="auto"/>
            <w:vAlign w:val="center"/>
          </w:tcPr>
          <w:p w14:paraId="185368B5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233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7D891A82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主治医师</w:t>
            </w:r>
          </w:p>
        </w:tc>
      </w:tr>
      <w:tr w14:paraId="0D8B7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432" w:type="dxa"/>
            <w:shd w:val="clear" w:color="auto" w:fill="auto"/>
            <w:vAlign w:val="center"/>
          </w:tcPr>
          <w:p w14:paraId="15E18661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234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5491080A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医师</w:t>
            </w:r>
          </w:p>
        </w:tc>
      </w:tr>
      <w:tr w14:paraId="78DD6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432" w:type="dxa"/>
            <w:shd w:val="clear" w:color="auto" w:fill="auto"/>
            <w:vAlign w:val="center"/>
          </w:tcPr>
          <w:p w14:paraId="201772DD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235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72B2AAB8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医士</w:t>
            </w:r>
          </w:p>
        </w:tc>
      </w:tr>
      <w:tr w14:paraId="0AEA2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432" w:type="dxa"/>
            <w:shd w:val="clear" w:color="auto" w:fill="auto"/>
            <w:vAlign w:val="center"/>
          </w:tcPr>
          <w:p w14:paraId="411C29E6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241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070E4F5C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主任药师</w:t>
            </w:r>
          </w:p>
        </w:tc>
      </w:tr>
      <w:tr w14:paraId="49DB44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432" w:type="dxa"/>
            <w:shd w:val="clear" w:color="auto" w:fill="auto"/>
            <w:vAlign w:val="center"/>
          </w:tcPr>
          <w:p w14:paraId="46E80EBB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242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58889CFC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副主任药师</w:t>
            </w:r>
          </w:p>
        </w:tc>
      </w:tr>
      <w:tr w14:paraId="0676B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432" w:type="dxa"/>
            <w:shd w:val="clear" w:color="auto" w:fill="auto"/>
            <w:vAlign w:val="center"/>
          </w:tcPr>
          <w:p w14:paraId="3157EFD6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243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50448552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主管药师</w:t>
            </w:r>
          </w:p>
        </w:tc>
      </w:tr>
      <w:tr w14:paraId="54BCF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432" w:type="dxa"/>
            <w:shd w:val="clear" w:color="auto" w:fill="auto"/>
            <w:vAlign w:val="center"/>
          </w:tcPr>
          <w:p w14:paraId="336D1DB7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244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6FF2F7AC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药师</w:t>
            </w:r>
          </w:p>
        </w:tc>
      </w:tr>
      <w:tr w14:paraId="0BE91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432" w:type="dxa"/>
            <w:shd w:val="clear" w:color="auto" w:fill="auto"/>
            <w:vAlign w:val="center"/>
          </w:tcPr>
          <w:p w14:paraId="7494E8FD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245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374CBE12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药士</w:t>
            </w:r>
          </w:p>
        </w:tc>
      </w:tr>
      <w:tr w14:paraId="3D17D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432" w:type="dxa"/>
            <w:shd w:val="clear" w:color="auto" w:fill="auto"/>
            <w:vAlign w:val="center"/>
          </w:tcPr>
          <w:p w14:paraId="1555035E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251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2DB1D31E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主任护师</w:t>
            </w:r>
          </w:p>
        </w:tc>
      </w:tr>
      <w:tr w14:paraId="662AA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432" w:type="dxa"/>
            <w:shd w:val="clear" w:color="auto" w:fill="auto"/>
            <w:vAlign w:val="center"/>
          </w:tcPr>
          <w:p w14:paraId="2397853A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252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43C1633E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副主任护师</w:t>
            </w:r>
          </w:p>
        </w:tc>
      </w:tr>
      <w:tr w14:paraId="6262C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432" w:type="dxa"/>
            <w:shd w:val="clear" w:color="auto" w:fill="auto"/>
            <w:vAlign w:val="center"/>
          </w:tcPr>
          <w:p w14:paraId="17344E8C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253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620785FC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主管护师</w:t>
            </w:r>
          </w:p>
        </w:tc>
      </w:tr>
      <w:tr w14:paraId="7EDA0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432" w:type="dxa"/>
            <w:shd w:val="clear" w:color="auto" w:fill="auto"/>
            <w:vAlign w:val="center"/>
          </w:tcPr>
          <w:p w14:paraId="010B85DB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254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299E3CDA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护师</w:t>
            </w:r>
          </w:p>
        </w:tc>
      </w:tr>
      <w:tr w14:paraId="4D49E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432" w:type="dxa"/>
            <w:shd w:val="clear" w:color="auto" w:fill="auto"/>
            <w:vAlign w:val="center"/>
          </w:tcPr>
          <w:p w14:paraId="7B2B385B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255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297EC686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护士</w:t>
            </w:r>
          </w:p>
        </w:tc>
      </w:tr>
      <w:tr w14:paraId="32456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432" w:type="dxa"/>
            <w:shd w:val="clear" w:color="auto" w:fill="auto"/>
            <w:vAlign w:val="center"/>
          </w:tcPr>
          <w:p w14:paraId="4EB8000B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261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3FEBB70C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主任技师</w:t>
            </w:r>
          </w:p>
        </w:tc>
      </w:tr>
      <w:tr w14:paraId="7AF17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432" w:type="dxa"/>
            <w:shd w:val="clear" w:color="auto" w:fill="auto"/>
            <w:vAlign w:val="center"/>
          </w:tcPr>
          <w:p w14:paraId="514A39D9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262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5B1480E8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副主任技师</w:t>
            </w:r>
          </w:p>
        </w:tc>
      </w:tr>
      <w:tr w14:paraId="72D0C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432" w:type="dxa"/>
            <w:shd w:val="clear" w:color="auto" w:fill="auto"/>
            <w:vAlign w:val="center"/>
          </w:tcPr>
          <w:p w14:paraId="3FA66A2F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263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3E0DC853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主管技师</w:t>
            </w:r>
          </w:p>
        </w:tc>
      </w:tr>
      <w:tr w14:paraId="660EC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432" w:type="dxa"/>
            <w:shd w:val="clear" w:color="auto" w:fill="auto"/>
            <w:vAlign w:val="center"/>
          </w:tcPr>
          <w:p w14:paraId="1EB23D15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264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7945A10A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技师</w:t>
            </w:r>
          </w:p>
        </w:tc>
      </w:tr>
      <w:tr w14:paraId="5BEF5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432" w:type="dxa"/>
            <w:shd w:val="clear" w:color="auto" w:fill="auto"/>
            <w:vAlign w:val="center"/>
          </w:tcPr>
          <w:p w14:paraId="3BFA4F72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265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07031052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/>
              </w:rPr>
              <w:t>技士</w:t>
            </w:r>
          </w:p>
        </w:tc>
      </w:tr>
    </w:tbl>
    <w:p w14:paraId="6FAF89CC">
      <w:pPr>
        <w:pStyle w:val="3"/>
        <w:rPr>
          <w:rFonts w:asciiTheme="minorEastAsia" w:hAnsiTheme="minorEastAsia" w:eastAsiaTheme="minorEastAsia" w:cstheme="minorEastAsia"/>
        </w:rPr>
      </w:pPr>
      <w:bookmarkStart w:id="80" w:name="_机构类别字典"/>
      <w:bookmarkStart w:id="81" w:name="_Toc24296"/>
      <w:bookmarkStart w:id="82" w:name="_Toc10322_WPSOffice_Level2"/>
      <w:r>
        <w:rPr>
          <w:rFonts w:hint="eastAsia" w:asciiTheme="minorEastAsia" w:hAnsiTheme="minorEastAsia" w:eastAsiaTheme="minorEastAsia" w:cstheme="minorEastAsia"/>
        </w:rPr>
        <w:t>机构类别字典</w:t>
      </w:r>
      <w:bookmarkEnd w:id="80"/>
      <w:bookmarkEnd w:id="81"/>
      <w:bookmarkEnd w:id="82"/>
    </w:p>
    <w:tbl>
      <w:tblPr>
        <w:tblStyle w:val="16"/>
        <w:tblW w:w="54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4"/>
        <w:gridCol w:w="3900"/>
      </w:tblGrid>
      <w:tr w14:paraId="586B0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643A86E9">
            <w:pPr>
              <w:jc w:val="left"/>
              <w:rPr>
                <w:rFonts w:asciiTheme="minorEastAsia" w:hAnsiTheme="minorEastAsia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Cs w:val="21"/>
              </w:rPr>
              <w:t>类别代码</w:t>
            </w:r>
          </w:p>
        </w:tc>
        <w:tc>
          <w:tcPr>
            <w:tcW w:w="3900" w:type="dxa"/>
          </w:tcPr>
          <w:p w14:paraId="492C21F7">
            <w:pPr>
              <w:jc w:val="left"/>
              <w:rPr>
                <w:rFonts w:asciiTheme="minorEastAsia" w:hAnsiTheme="minorEastAsia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Cs w:val="21"/>
              </w:rPr>
              <w:t>名称</w:t>
            </w:r>
          </w:p>
        </w:tc>
      </w:tr>
      <w:tr w14:paraId="640B8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6556654A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A</w:t>
            </w:r>
          </w:p>
        </w:tc>
        <w:tc>
          <w:tcPr>
            <w:tcW w:w="3900" w:type="dxa"/>
          </w:tcPr>
          <w:p w14:paraId="2492F8B9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医院</w:t>
            </w:r>
          </w:p>
        </w:tc>
      </w:tr>
      <w:tr w14:paraId="14B7F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33C4EB6F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A229</w:t>
            </w:r>
          </w:p>
        </w:tc>
        <w:tc>
          <w:tcPr>
            <w:tcW w:w="3900" w:type="dxa"/>
          </w:tcPr>
          <w:p w14:paraId="6EBE0F86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其他中医专科医院</w:t>
            </w:r>
          </w:p>
        </w:tc>
      </w:tr>
      <w:tr w14:paraId="5D602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5F9C231A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H119</w:t>
            </w:r>
          </w:p>
        </w:tc>
        <w:tc>
          <w:tcPr>
            <w:tcW w:w="3900" w:type="dxa"/>
          </w:tcPr>
          <w:p w14:paraId="1742DD10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其他专科疾病防治院</w:t>
            </w:r>
          </w:p>
        </w:tc>
      </w:tr>
      <w:tr w14:paraId="78BF5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1D9443CA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H2</w:t>
            </w:r>
          </w:p>
        </w:tc>
        <w:tc>
          <w:tcPr>
            <w:tcW w:w="3900" w:type="dxa"/>
          </w:tcPr>
          <w:p w14:paraId="205FED72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专科疾病防治所（站、中心）</w:t>
            </w:r>
          </w:p>
        </w:tc>
      </w:tr>
      <w:tr w14:paraId="1CBB1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30F4C272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H211</w:t>
            </w:r>
          </w:p>
        </w:tc>
        <w:tc>
          <w:tcPr>
            <w:tcW w:w="3900" w:type="dxa"/>
          </w:tcPr>
          <w:p w14:paraId="56EF5D34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口腔病防治所（站、中心）</w:t>
            </w:r>
          </w:p>
        </w:tc>
      </w:tr>
      <w:tr w14:paraId="03D56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5EE97F90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H212</w:t>
            </w:r>
          </w:p>
        </w:tc>
        <w:tc>
          <w:tcPr>
            <w:tcW w:w="3900" w:type="dxa"/>
          </w:tcPr>
          <w:p w14:paraId="77208101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精神病防治所（站、中心）</w:t>
            </w:r>
          </w:p>
        </w:tc>
      </w:tr>
      <w:tr w14:paraId="3E3E9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72B86BAC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H213</w:t>
            </w:r>
          </w:p>
        </w:tc>
        <w:tc>
          <w:tcPr>
            <w:tcW w:w="3900" w:type="dxa"/>
          </w:tcPr>
          <w:p w14:paraId="3BEBB312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皮肤病防治所（站、中心）</w:t>
            </w:r>
          </w:p>
        </w:tc>
      </w:tr>
      <w:tr w14:paraId="18CD9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0E90F7B7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H214</w:t>
            </w:r>
          </w:p>
        </w:tc>
        <w:tc>
          <w:tcPr>
            <w:tcW w:w="3900" w:type="dxa"/>
          </w:tcPr>
          <w:p w14:paraId="3468E6C1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结核病防治所（站、中心）</w:t>
            </w:r>
          </w:p>
        </w:tc>
      </w:tr>
      <w:tr w14:paraId="490D6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4D1733C7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H215</w:t>
            </w:r>
          </w:p>
        </w:tc>
        <w:tc>
          <w:tcPr>
            <w:tcW w:w="3900" w:type="dxa"/>
          </w:tcPr>
          <w:p w14:paraId="002C4150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麻风病防治所（站、中心）</w:t>
            </w:r>
          </w:p>
        </w:tc>
      </w:tr>
      <w:tr w14:paraId="0EB22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34F1C5FB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H216</w:t>
            </w:r>
          </w:p>
        </w:tc>
        <w:tc>
          <w:tcPr>
            <w:tcW w:w="3900" w:type="dxa"/>
          </w:tcPr>
          <w:p w14:paraId="3809E003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职业病防治所（站、中心）</w:t>
            </w:r>
          </w:p>
        </w:tc>
      </w:tr>
      <w:tr w14:paraId="1B578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4D15F511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H217</w:t>
            </w:r>
          </w:p>
        </w:tc>
        <w:tc>
          <w:tcPr>
            <w:tcW w:w="3900" w:type="dxa"/>
          </w:tcPr>
          <w:p w14:paraId="46F3C93B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寄生虫病防治所（站、中心）</w:t>
            </w:r>
          </w:p>
        </w:tc>
      </w:tr>
      <w:tr w14:paraId="2BD4D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0DA6DF15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H218</w:t>
            </w:r>
          </w:p>
        </w:tc>
        <w:tc>
          <w:tcPr>
            <w:tcW w:w="3900" w:type="dxa"/>
          </w:tcPr>
          <w:p w14:paraId="7FDCA358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地方病防治所（站、中心）</w:t>
            </w:r>
          </w:p>
        </w:tc>
      </w:tr>
      <w:tr w14:paraId="62F17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0F4BC565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A300</w:t>
            </w:r>
          </w:p>
        </w:tc>
        <w:tc>
          <w:tcPr>
            <w:tcW w:w="3900" w:type="dxa"/>
          </w:tcPr>
          <w:p w14:paraId="3DACA3AA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中西医结合医院</w:t>
            </w:r>
          </w:p>
        </w:tc>
      </w:tr>
      <w:tr w14:paraId="5A3CF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1FA9B78A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H219</w:t>
            </w:r>
          </w:p>
        </w:tc>
        <w:tc>
          <w:tcPr>
            <w:tcW w:w="3900" w:type="dxa"/>
          </w:tcPr>
          <w:p w14:paraId="34A46353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血吸虫病防治所（站、中心）</w:t>
            </w:r>
          </w:p>
        </w:tc>
      </w:tr>
      <w:tr w14:paraId="5607E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29FDF7EE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H220</w:t>
            </w:r>
          </w:p>
        </w:tc>
        <w:tc>
          <w:tcPr>
            <w:tcW w:w="3900" w:type="dxa"/>
          </w:tcPr>
          <w:p w14:paraId="30BF9D4D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药物戒毒所（中心）</w:t>
            </w:r>
          </w:p>
        </w:tc>
      </w:tr>
      <w:tr w14:paraId="6B7E5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008D3044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H229</w:t>
            </w:r>
          </w:p>
        </w:tc>
        <w:tc>
          <w:tcPr>
            <w:tcW w:w="3900" w:type="dxa"/>
          </w:tcPr>
          <w:p w14:paraId="6F5FE45B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其他专科疾病防治所（站、中心）</w:t>
            </w:r>
          </w:p>
        </w:tc>
      </w:tr>
      <w:tr w14:paraId="607EF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487240D1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J</w:t>
            </w:r>
          </w:p>
        </w:tc>
        <w:tc>
          <w:tcPr>
            <w:tcW w:w="3900" w:type="dxa"/>
          </w:tcPr>
          <w:p w14:paraId="54957AED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疾病预防控制中心（防疫站）</w:t>
            </w:r>
          </w:p>
        </w:tc>
      </w:tr>
      <w:tr w14:paraId="71723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3747D985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J100</w:t>
            </w:r>
          </w:p>
        </w:tc>
        <w:tc>
          <w:tcPr>
            <w:tcW w:w="3900" w:type="dxa"/>
          </w:tcPr>
          <w:p w14:paraId="7A270E8E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疾病预防控制中心</w:t>
            </w:r>
          </w:p>
        </w:tc>
      </w:tr>
      <w:tr w14:paraId="036F3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5465BA3C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J200</w:t>
            </w:r>
          </w:p>
        </w:tc>
        <w:tc>
          <w:tcPr>
            <w:tcW w:w="3900" w:type="dxa"/>
          </w:tcPr>
          <w:p w14:paraId="5CEDDAE7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卫生防疫站</w:t>
            </w:r>
          </w:p>
        </w:tc>
      </w:tr>
      <w:tr w14:paraId="4232E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4A71B765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J300</w:t>
            </w:r>
          </w:p>
        </w:tc>
        <w:tc>
          <w:tcPr>
            <w:tcW w:w="3900" w:type="dxa"/>
          </w:tcPr>
          <w:p w14:paraId="1D2C8813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卫生防病中心</w:t>
            </w:r>
          </w:p>
        </w:tc>
      </w:tr>
      <w:tr w14:paraId="4C617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4825E728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J400</w:t>
            </w:r>
          </w:p>
        </w:tc>
        <w:tc>
          <w:tcPr>
            <w:tcW w:w="3900" w:type="dxa"/>
          </w:tcPr>
          <w:p w14:paraId="4F1FB76C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预防保健中心</w:t>
            </w:r>
          </w:p>
        </w:tc>
      </w:tr>
      <w:tr w14:paraId="31952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41BD946D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K100</w:t>
            </w:r>
          </w:p>
        </w:tc>
        <w:tc>
          <w:tcPr>
            <w:tcW w:w="3900" w:type="dxa"/>
          </w:tcPr>
          <w:p w14:paraId="645A9EF9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卫生监督所（局）</w:t>
            </w:r>
          </w:p>
        </w:tc>
      </w:tr>
      <w:tr w14:paraId="37CA1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12FEC6FA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L</w:t>
            </w:r>
          </w:p>
        </w:tc>
        <w:tc>
          <w:tcPr>
            <w:tcW w:w="3900" w:type="dxa"/>
          </w:tcPr>
          <w:p w14:paraId="356BA594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卫生监督检验（监测、检测）所（站）</w:t>
            </w:r>
          </w:p>
        </w:tc>
      </w:tr>
      <w:tr w14:paraId="2CD8C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3BF6E0C5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A4</w:t>
            </w:r>
          </w:p>
        </w:tc>
        <w:tc>
          <w:tcPr>
            <w:tcW w:w="3900" w:type="dxa"/>
          </w:tcPr>
          <w:p w14:paraId="6E74DAC4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民族医院</w:t>
            </w:r>
          </w:p>
        </w:tc>
      </w:tr>
      <w:tr w14:paraId="7C1AB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31BCD52D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L100</w:t>
            </w:r>
          </w:p>
        </w:tc>
        <w:tc>
          <w:tcPr>
            <w:tcW w:w="3900" w:type="dxa"/>
          </w:tcPr>
          <w:p w14:paraId="037C685D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卫生（综合）监督检验（监测、检测）所（站）</w:t>
            </w:r>
          </w:p>
        </w:tc>
      </w:tr>
      <w:tr w14:paraId="66A6F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04D30CDB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L200</w:t>
            </w:r>
          </w:p>
        </w:tc>
        <w:tc>
          <w:tcPr>
            <w:tcW w:w="3900" w:type="dxa"/>
          </w:tcPr>
          <w:p w14:paraId="4051AAD8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环境卫生监督检验（监测、检测）所（站）</w:t>
            </w:r>
          </w:p>
        </w:tc>
      </w:tr>
      <w:tr w14:paraId="6C8A7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5EB22A32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L300</w:t>
            </w:r>
          </w:p>
        </w:tc>
        <w:tc>
          <w:tcPr>
            <w:tcW w:w="3900" w:type="dxa"/>
          </w:tcPr>
          <w:p w14:paraId="3B144784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放射卫生监督检验（监测、检测）所（站）</w:t>
            </w:r>
          </w:p>
        </w:tc>
      </w:tr>
      <w:tr w14:paraId="4C66A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49451278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L400</w:t>
            </w:r>
          </w:p>
        </w:tc>
        <w:tc>
          <w:tcPr>
            <w:tcW w:w="3900" w:type="dxa"/>
          </w:tcPr>
          <w:p w14:paraId="60206309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劳动（职业、工业）卫生监督检验（监测、检测）所（站）</w:t>
            </w:r>
          </w:p>
        </w:tc>
      </w:tr>
      <w:tr w14:paraId="619A1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71BF7B90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L500</w:t>
            </w:r>
          </w:p>
        </w:tc>
        <w:tc>
          <w:tcPr>
            <w:tcW w:w="3900" w:type="dxa"/>
          </w:tcPr>
          <w:p w14:paraId="6949DB57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食品卫生监督检验（监测、检测）所（站）</w:t>
            </w:r>
          </w:p>
        </w:tc>
      </w:tr>
      <w:tr w14:paraId="0593B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5A1061D7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L600</w:t>
            </w:r>
          </w:p>
        </w:tc>
        <w:tc>
          <w:tcPr>
            <w:tcW w:w="3900" w:type="dxa"/>
          </w:tcPr>
          <w:p w14:paraId="3937489A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学校卫生监督检验（监测、检测）所（站）</w:t>
            </w:r>
          </w:p>
        </w:tc>
      </w:tr>
      <w:tr w14:paraId="4D35C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420A939B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L900</w:t>
            </w:r>
          </w:p>
        </w:tc>
        <w:tc>
          <w:tcPr>
            <w:tcW w:w="3900" w:type="dxa"/>
          </w:tcPr>
          <w:p w14:paraId="60D268AE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其他卫生监督检验（监测、检测）所（站）</w:t>
            </w:r>
          </w:p>
        </w:tc>
      </w:tr>
      <w:tr w14:paraId="6D31F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13F8500C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M</w:t>
            </w:r>
          </w:p>
        </w:tc>
        <w:tc>
          <w:tcPr>
            <w:tcW w:w="3900" w:type="dxa"/>
          </w:tcPr>
          <w:p w14:paraId="37B7E81F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医学科学研究机构</w:t>
            </w:r>
          </w:p>
        </w:tc>
      </w:tr>
      <w:tr w14:paraId="7FCBE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488F6097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M100</w:t>
            </w:r>
          </w:p>
        </w:tc>
        <w:tc>
          <w:tcPr>
            <w:tcW w:w="3900" w:type="dxa"/>
          </w:tcPr>
          <w:p w14:paraId="4FE98B6E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医学科学（研究）院（所）</w:t>
            </w:r>
          </w:p>
        </w:tc>
      </w:tr>
      <w:tr w14:paraId="1662D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0F7704F3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M200</w:t>
            </w:r>
          </w:p>
        </w:tc>
        <w:tc>
          <w:tcPr>
            <w:tcW w:w="3900" w:type="dxa"/>
          </w:tcPr>
          <w:p w14:paraId="0F20EE16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预防医学研究院（所）</w:t>
            </w:r>
          </w:p>
        </w:tc>
      </w:tr>
      <w:tr w14:paraId="57EA9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25C425F2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A411</w:t>
            </w:r>
          </w:p>
        </w:tc>
        <w:tc>
          <w:tcPr>
            <w:tcW w:w="3900" w:type="dxa"/>
          </w:tcPr>
          <w:p w14:paraId="109E122E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蒙医院</w:t>
            </w:r>
          </w:p>
        </w:tc>
      </w:tr>
      <w:tr w14:paraId="05F14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491291EE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M300</w:t>
            </w:r>
          </w:p>
        </w:tc>
        <w:tc>
          <w:tcPr>
            <w:tcW w:w="3900" w:type="dxa"/>
          </w:tcPr>
          <w:p w14:paraId="3DFC5266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中医（药）研究院（所）</w:t>
            </w:r>
          </w:p>
        </w:tc>
      </w:tr>
      <w:tr w14:paraId="56030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47B28B8F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M400</w:t>
            </w:r>
          </w:p>
        </w:tc>
        <w:tc>
          <w:tcPr>
            <w:tcW w:w="3900" w:type="dxa"/>
          </w:tcPr>
          <w:p w14:paraId="27041E10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中西医结合研究所</w:t>
            </w:r>
          </w:p>
        </w:tc>
      </w:tr>
      <w:tr w14:paraId="4C4D2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096859B6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M500</w:t>
            </w:r>
          </w:p>
        </w:tc>
        <w:tc>
          <w:tcPr>
            <w:tcW w:w="3900" w:type="dxa"/>
          </w:tcPr>
          <w:p w14:paraId="0666DC9B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民族医（药）学研究所</w:t>
            </w:r>
          </w:p>
        </w:tc>
      </w:tr>
      <w:tr w14:paraId="3D3AF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18ABEE17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M6</w:t>
            </w:r>
          </w:p>
        </w:tc>
        <w:tc>
          <w:tcPr>
            <w:tcW w:w="3900" w:type="dxa"/>
          </w:tcPr>
          <w:p w14:paraId="730FF562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医学专科研究所</w:t>
            </w:r>
          </w:p>
        </w:tc>
      </w:tr>
      <w:tr w14:paraId="17314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2EDA49B0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M611</w:t>
            </w:r>
          </w:p>
        </w:tc>
        <w:tc>
          <w:tcPr>
            <w:tcW w:w="3900" w:type="dxa"/>
          </w:tcPr>
          <w:p w14:paraId="077F005A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基础医学研究所</w:t>
            </w:r>
          </w:p>
        </w:tc>
      </w:tr>
      <w:tr w14:paraId="40FE1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1C2E6C04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M612</w:t>
            </w:r>
          </w:p>
        </w:tc>
        <w:tc>
          <w:tcPr>
            <w:tcW w:w="3900" w:type="dxa"/>
          </w:tcPr>
          <w:p w14:paraId="316B9BB0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病毒学研究所</w:t>
            </w:r>
          </w:p>
        </w:tc>
      </w:tr>
      <w:tr w14:paraId="1B658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0118A23C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M613</w:t>
            </w:r>
          </w:p>
        </w:tc>
        <w:tc>
          <w:tcPr>
            <w:tcW w:w="3900" w:type="dxa"/>
          </w:tcPr>
          <w:p w14:paraId="0428B7AE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老年医学研究所</w:t>
            </w:r>
          </w:p>
        </w:tc>
      </w:tr>
      <w:tr w14:paraId="4D7BE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584C6AB7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M614</w:t>
            </w:r>
          </w:p>
        </w:tc>
        <w:tc>
          <w:tcPr>
            <w:tcW w:w="3900" w:type="dxa"/>
          </w:tcPr>
          <w:p w14:paraId="1BFBBFF2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肿瘤（防治）研究所</w:t>
            </w:r>
          </w:p>
        </w:tc>
      </w:tr>
      <w:tr w14:paraId="596750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1F5F0ECE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M615</w:t>
            </w:r>
          </w:p>
        </w:tc>
        <w:tc>
          <w:tcPr>
            <w:tcW w:w="3900" w:type="dxa"/>
          </w:tcPr>
          <w:p w14:paraId="4B65C2EF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心血管病研究所</w:t>
            </w:r>
          </w:p>
        </w:tc>
      </w:tr>
      <w:tr w14:paraId="08BDC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242D8454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M616</w:t>
            </w:r>
          </w:p>
        </w:tc>
        <w:tc>
          <w:tcPr>
            <w:tcW w:w="3900" w:type="dxa"/>
          </w:tcPr>
          <w:p w14:paraId="63D9DD49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血液学研究所</w:t>
            </w:r>
          </w:p>
        </w:tc>
      </w:tr>
      <w:tr w14:paraId="67C21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28F36585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A412</w:t>
            </w:r>
          </w:p>
        </w:tc>
        <w:tc>
          <w:tcPr>
            <w:tcW w:w="3900" w:type="dxa"/>
          </w:tcPr>
          <w:p w14:paraId="1EFA72CA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藏医院</w:t>
            </w:r>
          </w:p>
        </w:tc>
      </w:tr>
      <w:tr w14:paraId="353410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33226975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M617</w:t>
            </w:r>
          </w:p>
        </w:tc>
        <w:tc>
          <w:tcPr>
            <w:tcW w:w="3900" w:type="dxa"/>
          </w:tcPr>
          <w:p w14:paraId="4C618155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整形外科研究所</w:t>
            </w:r>
          </w:p>
        </w:tc>
      </w:tr>
      <w:tr w14:paraId="41E09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5530A73F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M618</w:t>
            </w:r>
          </w:p>
        </w:tc>
        <w:tc>
          <w:tcPr>
            <w:tcW w:w="3900" w:type="dxa"/>
          </w:tcPr>
          <w:p w14:paraId="30B95A5C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精神卫生研究所</w:t>
            </w:r>
          </w:p>
        </w:tc>
      </w:tr>
      <w:tr w14:paraId="72D43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7FAD7B11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M619</w:t>
            </w:r>
          </w:p>
        </w:tc>
        <w:tc>
          <w:tcPr>
            <w:tcW w:w="3900" w:type="dxa"/>
          </w:tcPr>
          <w:p w14:paraId="6C031C93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放射医学研究所</w:t>
            </w:r>
          </w:p>
        </w:tc>
      </w:tr>
      <w:tr w14:paraId="7D81B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7669218B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M620</w:t>
            </w:r>
          </w:p>
        </w:tc>
        <w:tc>
          <w:tcPr>
            <w:tcW w:w="3900" w:type="dxa"/>
          </w:tcPr>
          <w:p w14:paraId="168FF230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医学生物学研究所</w:t>
            </w:r>
          </w:p>
        </w:tc>
      </w:tr>
      <w:tr w14:paraId="69071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24298CEB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M621</w:t>
            </w:r>
          </w:p>
        </w:tc>
        <w:tc>
          <w:tcPr>
            <w:tcW w:w="3900" w:type="dxa"/>
          </w:tcPr>
          <w:p w14:paraId="3F5DFB2B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生物医学工程研究所</w:t>
            </w:r>
          </w:p>
        </w:tc>
      </w:tr>
      <w:tr w14:paraId="62144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251E1C77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M622</w:t>
            </w:r>
          </w:p>
        </w:tc>
        <w:tc>
          <w:tcPr>
            <w:tcW w:w="3900" w:type="dxa"/>
          </w:tcPr>
          <w:p w14:paraId="02BC56F6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实验动物研究所</w:t>
            </w:r>
          </w:p>
        </w:tc>
      </w:tr>
      <w:tr w14:paraId="7066A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6ACF2BEB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M623</w:t>
            </w:r>
          </w:p>
        </w:tc>
        <w:tc>
          <w:tcPr>
            <w:tcW w:w="3900" w:type="dxa"/>
          </w:tcPr>
          <w:p w14:paraId="707342BD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结核病防治研究所</w:t>
            </w:r>
          </w:p>
        </w:tc>
      </w:tr>
      <w:tr w14:paraId="60F2B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5FD42687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M624</w:t>
            </w:r>
          </w:p>
        </w:tc>
        <w:tc>
          <w:tcPr>
            <w:tcW w:w="3900" w:type="dxa"/>
          </w:tcPr>
          <w:p w14:paraId="02FDA622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皮肤病与性病防治研究所</w:t>
            </w:r>
          </w:p>
        </w:tc>
      </w:tr>
      <w:tr w14:paraId="074F1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0DA196E8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M625</w:t>
            </w:r>
          </w:p>
        </w:tc>
        <w:tc>
          <w:tcPr>
            <w:tcW w:w="3900" w:type="dxa"/>
          </w:tcPr>
          <w:p w14:paraId="7482B914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寄生虫病防治研究所</w:t>
            </w:r>
          </w:p>
        </w:tc>
      </w:tr>
      <w:tr w14:paraId="36663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53FC37B5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M626</w:t>
            </w:r>
          </w:p>
        </w:tc>
        <w:tc>
          <w:tcPr>
            <w:tcW w:w="3900" w:type="dxa"/>
          </w:tcPr>
          <w:p w14:paraId="3A425A18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地方病防治研究所</w:t>
            </w:r>
          </w:p>
        </w:tc>
      </w:tr>
      <w:tr w14:paraId="2FF5B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030640DF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A413</w:t>
            </w:r>
          </w:p>
        </w:tc>
        <w:tc>
          <w:tcPr>
            <w:tcW w:w="3900" w:type="dxa"/>
          </w:tcPr>
          <w:p w14:paraId="7FAB2F64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维医院</w:t>
            </w:r>
          </w:p>
        </w:tc>
      </w:tr>
      <w:tr w14:paraId="6EDEB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66CE57E2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M627</w:t>
            </w:r>
          </w:p>
        </w:tc>
        <w:tc>
          <w:tcPr>
            <w:tcW w:w="3900" w:type="dxa"/>
          </w:tcPr>
          <w:p w14:paraId="6C6270EC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血吸虫病防治研究所</w:t>
            </w:r>
          </w:p>
        </w:tc>
      </w:tr>
      <w:tr w14:paraId="4EAC1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0DA0401A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M628</w:t>
            </w:r>
          </w:p>
        </w:tc>
        <w:tc>
          <w:tcPr>
            <w:tcW w:w="3900" w:type="dxa"/>
          </w:tcPr>
          <w:p w14:paraId="118A1FA6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流行病学研究所</w:t>
            </w:r>
          </w:p>
        </w:tc>
      </w:tr>
      <w:tr w14:paraId="7650E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2FED41C5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M629</w:t>
            </w:r>
          </w:p>
        </w:tc>
        <w:tc>
          <w:tcPr>
            <w:tcW w:w="3900" w:type="dxa"/>
          </w:tcPr>
          <w:p w14:paraId="60AEDB57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医学微生物学研究所</w:t>
            </w:r>
          </w:p>
        </w:tc>
      </w:tr>
      <w:tr w14:paraId="58B2F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4082F128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M630</w:t>
            </w:r>
          </w:p>
        </w:tc>
        <w:tc>
          <w:tcPr>
            <w:tcW w:w="3900" w:type="dxa"/>
          </w:tcPr>
          <w:p w14:paraId="1B4752BC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环境卫生研究所</w:t>
            </w:r>
          </w:p>
        </w:tc>
      </w:tr>
      <w:tr w14:paraId="09864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1964B46F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M631</w:t>
            </w:r>
          </w:p>
        </w:tc>
        <w:tc>
          <w:tcPr>
            <w:tcW w:w="3900" w:type="dxa"/>
          </w:tcPr>
          <w:p w14:paraId="5ED33003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劳动卫生（职业病）研究所</w:t>
            </w:r>
          </w:p>
        </w:tc>
      </w:tr>
      <w:tr w14:paraId="59EBE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2358FD35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M632</w:t>
            </w:r>
          </w:p>
        </w:tc>
        <w:tc>
          <w:tcPr>
            <w:tcW w:w="3900" w:type="dxa"/>
          </w:tcPr>
          <w:p w14:paraId="15B1BC2A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营养与食品卫生研究所</w:t>
            </w:r>
          </w:p>
        </w:tc>
      </w:tr>
      <w:tr w14:paraId="789D8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5C450240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M633</w:t>
            </w:r>
          </w:p>
        </w:tc>
        <w:tc>
          <w:tcPr>
            <w:tcW w:w="3900" w:type="dxa"/>
          </w:tcPr>
          <w:p w14:paraId="2DE27578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少儿卫生研究所</w:t>
            </w:r>
          </w:p>
        </w:tc>
      </w:tr>
      <w:tr w14:paraId="4259E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1BE27195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M634</w:t>
            </w:r>
          </w:p>
        </w:tc>
        <w:tc>
          <w:tcPr>
            <w:tcW w:w="3900" w:type="dxa"/>
          </w:tcPr>
          <w:p w14:paraId="0E9355E1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医学信息研究所</w:t>
            </w:r>
          </w:p>
        </w:tc>
      </w:tr>
      <w:tr w14:paraId="44656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2C7C9550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M649</w:t>
            </w:r>
          </w:p>
        </w:tc>
        <w:tc>
          <w:tcPr>
            <w:tcW w:w="3900" w:type="dxa"/>
          </w:tcPr>
          <w:p w14:paraId="38057C53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其他医学专科研究所</w:t>
            </w:r>
          </w:p>
        </w:tc>
      </w:tr>
      <w:tr w14:paraId="7CE59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15E06FD8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M700</w:t>
            </w:r>
          </w:p>
        </w:tc>
        <w:tc>
          <w:tcPr>
            <w:tcW w:w="3900" w:type="dxa"/>
          </w:tcPr>
          <w:p w14:paraId="46EE6770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药学研究所</w:t>
            </w:r>
          </w:p>
        </w:tc>
      </w:tr>
      <w:tr w14:paraId="6A956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51D4A66A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A414</w:t>
            </w:r>
          </w:p>
        </w:tc>
        <w:tc>
          <w:tcPr>
            <w:tcW w:w="3900" w:type="dxa"/>
          </w:tcPr>
          <w:p w14:paraId="4EA2B07C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傣医院</w:t>
            </w:r>
          </w:p>
        </w:tc>
      </w:tr>
      <w:tr w14:paraId="6947F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7B398CDE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N</w:t>
            </w:r>
          </w:p>
        </w:tc>
        <w:tc>
          <w:tcPr>
            <w:tcW w:w="3900" w:type="dxa"/>
          </w:tcPr>
          <w:p w14:paraId="2E37841F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医学教育机构</w:t>
            </w:r>
          </w:p>
        </w:tc>
      </w:tr>
      <w:tr w14:paraId="65F01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1FF147BF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N1</w:t>
            </w:r>
          </w:p>
        </w:tc>
        <w:tc>
          <w:tcPr>
            <w:tcW w:w="3900" w:type="dxa"/>
          </w:tcPr>
          <w:p w14:paraId="00D43277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医学普通高中等学校</w:t>
            </w:r>
          </w:p>
        </w:tc>
      </w:tr>
      <w:tr w14:paraId="38981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5222AD26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N110</w:t>
            </w:r>
          </w:p>
        </w:tc>
        <w:tc>
          <w:tcPr>
            <w:tcW w:w="3900" w:type="dxa"/>
          </w:tcPr>
          <w:p w14:paraId="0282B67E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医学普通高等学校</w:t>
            </w:r>
          </w:p>
        </w:tc>
      </w:tr>
      <w:tr w14:paraId="32656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31729A5D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N111</w:t>
            </w:r>
          </w:p>
        </w:tc>
        <w:tc>
          <w:tcPr>
            <w:tcW w:w="3900" w:type="dxa"/>
          </w:tcPr>
          <w:p w14:paraId="31FC7FD9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医学院</w:t>
            </w:r>
          </w:p>
        </w:tc>
      </w:tr>
      <w:tr w14:paraId="2DEA0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1BBFE5C6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N112</w:t>
            </w:r>
          </w:p>
        </w:tc>
        <w:tc>
          <w:tcPr>
            <w:tcW w:w="3900" w:type="dxa"/>
          </w:tcPr>
          <w:p w14:paraId="17171E63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中医（药）学院</w:t>
            </w:r>
          </w:p>
        </w:tc>
      </w:tr>
      <w:tr w14:paraId="49342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275A9596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N113</w:t>
            </w:r>
          </w:p>
        </w:tc>
        <w:tc>
          <w:tcPr>
            <w:tcW w:w="3900" w:type="dxa"/>
          </w:tcPr>
          <w:p w14:paraId="27F1D40B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民族医（药）学院</w:t>
            </w:r>
          </w:p>
        </w:tc>
      </w:tr>
      <w:tr w14:paraId="3C09D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1B54328C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N119</w:t>
            </w:r>
          </w:p>
        </w:tc>
        <w:tc>
          <w:tcPr>
            <w:tcW w:w="3900" w:type="dxa"/>
          </w:tcPr>
          <w:p w14:paraId="07D4237B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其他医学普通高等学校</w:t>
            </w:r>
          </w:p>
        </w:tc>
      </w:tr>
      <w:tr w14:paraId="5C513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7B492D68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N120</w:t>
            </w:r>
          </w:p>
        </w:tc>
        <w:tc>
          <w:tcPr>
            <w:tcW w:w="3900" w:type="dxa"/>
          </w:tcPr>
          <w:p w14:paraId="6A90FDA6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医学普通中等专业学校</w:t>
            </w:r>
          </w:p>
        </w:tc>
      </w:tr>
      <w:tr w14:paraId="4443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0804F9AF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N121</w:t>
            </w:r>
          </w:p>
        </w:tc>
        <w:tc>
          <w:tcPr>
            <w:tcW w:w="3900" w:type="dxa"/>
          </w:tcPr>
          <w:p w14:paraId="120A52F9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卫生学校</w:t>
            </w:r>
          </w:p>
        </w:tc>
      </w:tr>
      <w:tr w14:paraId="1CC41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2938D93D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N122</w:t>
            </w:r>
          </w:p>
        </w:tc>
        <w:tc>
          <w:tcPr>
            <w:tcW w:w="3900" w:type="dxa"/>
          </w:tcPr>
          <w:p w14:paraId="4EEA4165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中医（药）学校</w:t>
            </w:r>
          </w:p>
        </w:tc>
      </w:tr>
      <w:tr w14:paraId="04F2B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754A7A8A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A419</w:t>
            </w:r>
          </w:p>
        </w:tc>
        <w:tc>
          <w:tcPr>
            <w:tcW w:w="3900" w:type="dxa"/>
          </w:tcPr>
          <w:p w14:paraId="397D48C5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其他民族医院</w:t>
            </w:r>
          </w:p>
        </w:tc>
      </w:tr>
      <w:tr w14:paraId="1ACD0D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733646CD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N123</w:t>
            </w:r>
          </w:p>
        </w:tc>
        <w:tc>
          <w:tcPr>
            <w:tcW w:w="3900" w:type="dxa"/>
          </w:tcPr>
          <w:p w14:paraId="78165C8B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民族医（药）学校</w:t>
            </w:r>
          </w:p>
        </w:tc>
      </w:tr>
      <w:tr w14:paraId="3B5CA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79A0697F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N124</w:t>
            </w:r>
          </w:p>
        </w:tc>
        <w:tc>
          <w:tcPr>
            <w:tcW w:w="3900" w:type="dxa"/>
          </w:tcPr>
          <w:p w14:paraId="132AC9E5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护士学校</w:t>
            </w:r>
          </w:p>
        </w:tc>
      </w:tr>
      <w:tr w14:paraId="4154A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0F707CED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N129</w:t>
            </w:r>
          </w:p>
        </w:tc>
        <w:tc>
          <w:tcPr>
            <w:tcW w:w="3900" w:type="dxa"/>
          </w:tcPr>
          <w:p w14:paraId="02F1288C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其他医学普通中等专业学校</w:t>
            </w:r>
          </w:p>
        </w:tc>
      </w:tr>
      <w:tr w14:paraId="6F18A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57E38D3D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N2</w:t>
            </w:r>
          </w:p>
        </w:tc>
        <w:tc>
          <w:tcPr>
            <w:tcW w:w="3900" w:type="dxa"/>
          </w:tcPr>
          <w:p w14:paraId="2134E5E9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医学成人学校</w:t>
            </w:r>
          </w:p>
        </w:tc>
      </w:tr>
      <w:tr w14:paraId="7B171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1367CD85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N210</w:t>
            </w:r>
          </w:p>
        </w:tc>
        <w:tc>
          <w:tcPr>
            <w:tcW w:w="3900" w:type="dxa"/>
          </w:tcPr>
          <w:p w14:paraId="79BAF575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医学成人高等学校</w:t>
            </w:r>
          </w:p>
        </w:tc>
      </w:tr>
      <w:tr w14:paraId="20D36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681594FF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N211</w:t>
            </w:r>
          </w:p>
        </w:tc>
        <w:tc>
          <w:tcPr>
            <w:tcW w:w="3900" w:type="dxa"/>
          </w:tcPr>
          <w:p w14:paraId="5FE527D5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职工医学院</w:t>
            </w:r>
          </w:p>
        </w:tc>
      </w:tr>
      <w:tr w14:paraId="6E2E4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6B564CB0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N212</w:t>
            </w:r>
          </w:p>
        </w:tc>
        <w:tc>
          <w:tcPr>
            <w:tcW w:w="3900" w:type="dxa"/>
          </w:tcPr>
          <w:p w14:paraId="3E05831D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卫生管理干部学院</w:t>
            </w:r>
          </w:p>
        </w:tc>
      </w:tr>
      <w:tr w14:paraId="15A72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26AB5E3F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N219</w:t>
            </w:r>
          </w:p>
        </w:tc>
        <w:tc>
          <w:tcPr>
            <w:tcW w:w="3900" w:type="dxa"/>
          </w:tcPr>
          <w:p w14:paraId="3547CD0B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其他医学成人高等学校</w:t>
            </w:r>
          </w:p>
        </w:tc>
      </w:tr>
      <w:tr w14:paraId="551B9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2F03E16B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N220</w:t>
            </w:r>
          </w:p>
        </w:tc>
        <w:tc>
          <w:tcPr>
            <w:tcW w:w="3900" w:type="dxa"/>
          </w:tcPr>
          <w:p w14:paraId="3F1B868A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医学成人中等学校</w:t>
            </w:r>
          </w:p>
        </w:tc>
      </w:tr>
      <w:tr w14:paraId="36EA1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14C2A91A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N221</w:t>
            </w:r>
          </w:p>
        </w:tc>
        <w:tc>
          <w:tcPr>
            <w:tcW w:w="3900" w:type="dxa"/>
          </w:tcPr>
          <w:p w14:paraId="43F27196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卫生职业（工）中等专业学校</w:t>
            </w:r>
          </w:p>
        </w:tc>
      </w:tr>
      <w:tr w14:paraId="704E5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6157E9C8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A5</w:t>
            </w:r>
          </w:p>
        </w:tc>
        <w:tc>
          <w:tcPr>
            <w:tcW w:w="3900" w:type="dxa"/>
          </w:tcPr>
          <w:p w14:paraId="425733A3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专科医院</w:t>
            </w:r>
          </w:p>
        </w:tc>
      </w:tr>
      <w:tr w14:paraId="1B0C1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063B1D62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N222</w:t>
            </w:r>
          </w:p>
        </w:tc>
        <w:tc>
          <w:tcPr>
            <w:tcW w:w="3900" w:type="dxa"/>
          </w:tcPr>
          <w:p w14:paraId="2CD6F212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中医（药）职业中等专业学校</w:t>
            </w:r>
          </w:p>
        </w:tc>
      </w:tr>
      <w:tr w14:paraId="335E9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54E39ACB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N223</w:t>
            </w:r>
          </w:p>
        </w:tc>
        <w:tc>
          <w:tcPr>
            <w:tcW w:w="3900" w:type="dxa"/>
          </w:tcPr>
          <w:p w14:paraId="3752EDB1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卫生进修学校</w:t>
            </w:r>
          </w:p>
        </w:tc>
      </w:tr>
      <w:tr w14:paraId="730D9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0F2B6282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N229</w:t>
            </w:r>
          </w:p>
        </w:tc>
        <w:tc>
          <w:tcPr>
            <w:tcW w:w="3900" w:type="dxa"/>
          </w:tcPr>
          <w:p w14:paraId="2505BE3C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其他医学成人中等学校</w:t>
            </w:r>
          </w:p>
        </w:tc>
      </w:tr>
      <w:tr w14:paraId="19151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322FD71C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N300</w:t>
            </w:r>
          </w:p>
        </w:tc>
        <w:tc>
          <w:tcPr>
            <w:tcW w:w="3900" w:type="dxa"/>
          </w:tcPr>
          <w:p w14:paraId="6C26CC52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医学在职培训机构</w:t>
            </w:r>
          </w:p>
        </w:tc>
      </w:tr>
      <w:tr w14:paraId="3D8BD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424C03B0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O</w:t>
            </w:r>
          </w:p>
        </w:tc>
        <w:tc>
          <w:tcPr>
            <w:tcW w:w="3900" w:type="dxa"/>
          </w:tcPr>
          <w:p w14:paraId="0D23FA40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健康教育所（站、中心）</w:t>
            </w:r>
          </w:p>
        </w:tc>
      </w:tr>
      <w:tr w14:paraId="24E4A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2D676635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O100</w:t>
            </w:r>
          </w:p>
        </w:tc>
        <w:tc>
          <w:tcPr>
            <w:tcW w:w="3900" w:type="dxa"/>
          </w:tcPr>
          <w:p w14:paraId="28D2C1B6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健康教育所</w:t>
            </w:r>
          </w:p>
        </w:tc>
      </w:tr>
      <w:tr w14:paraId="3D8B6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067A542B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O200</w:t>
            </w:r>
          </w:p>
        </w:tc>
        <w:tc>
          <w:tcPr>
            <w:tcW w:w="3900" w:type="dxa"/>
          </w:tcPr>
          <w:p w14:paraId="547E9A51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健康教育站（中心）</w:t>
            </w:r>
          </w:p>
        </w:tc>
      </w:tr>
      <w:tr w14:paraId="3FA08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48A04F95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P</w:t>
            </w:r>
          </w:p>
        </w:tc>
        <w:tc>
          <w:tcPr>
            <w:tcW w:w="3900" w:type="dxa"/>
          </w:tcPr>
          <w:p w14:paraId="7FBFD661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其他卫生机构</w:t>
            </w:r>
          </w:p>
        </w:tc>
      </w:tr>
      <w:tr w14:paraId="68DCD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6941255C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P1</w:t>
            </w:r>
          </w:p>
        </w:tc>
        <w:tc>
          <w:tcPr>
            <w:tcW w:w="3900" w:type="dxa"/>
          </w:tcPr>
          <w:p w14:paraId="1EB3A9B4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临床检验中心（所、站）</w:t>
            </w:r>
          </w:p>
        </w:tc>
      </w:tr>
      <w:tr w14:paraId="4849E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0115C60B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P110</w:t>
            </w:r>
          </w:p>
        </w:tc>
        <w:tc>
          <w:tcPr>
            <w:tcW w:w="3900" w:type="dxa"/>
          </w:tcPr>
          <w:p w14:paraId="21828765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临床检验中心</w:t>
            </w:r>
          </w:p>
        </w:tc>
      </w:tr>
      <w:tr w14:paraId="4DA65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631E6275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A511</w:t>
            </w:r>
          </w:p>
        </w:tc>
        <w:tc>
          <w:tcPr>
            <w:tcW w:w="3900" w:type="dxa"/>
          </w:tcPr>
          <w:p w14:paraId="5DD1BF03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口腔医院</w:t>
            </w:r>
          </w:p>
        </w:tc>
      </w:tr>
      <w:tr w14:paraId="2F364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19418081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P120</w:t>
            </w:r>
          </w:p>
        </w:tc>
        <w:tc>
          <w:tcPr>
            <w:tcW w:w="3900" w:type="dxa"/>
          </w:tcPr>
          <w:p w14:paraId="674946E4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临床检验所（站）</w:t>
            </w:r>
          </w:p>
        </w:tc>
      </w:tr>
      <w:tr w14:paraId="46933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46A31BDA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P2</w:t>
            </w:r>
          </w:p>
        </w:tc>
        <w:tc>
          <w:tcPr>
            <w:tcW w:w="3900" w:type="dxa"/>
          </w:tcPr>
          <w:p w14:paraId="214B3A6E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卫生新闻出版社</w:t>
            </w:r>
          </w:p>
        </w:tc>
      </w:tr>
      <w:tr w14:paraId="0E95E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108CFCA7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P210</w:t>
            </w:r>
          </w:p>
        </w:tc>
        <w:tc>
          <w:tcPr>
            <w:tcW w:w="3900" w:type="dxa"/>
          </w:tcPr>
          <w:p w14:paraId="3FFFB948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卫生图书出版社</w:t>
            </w:r>
          </w:p>
        </w:tc>
      </w:tr>
      <w:tr w14:paraId="0F491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2F9C1D15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P220</w:t>
            </w:r>
          </w:p>
        </w:tc>
        <w:tc>
          <w:tcPr>
            <w:tcW w:w="3900" w:type="dxa"/>
          </w:tcPr>
          <w:p w14:paraId="7E5250CA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卫生报纸出版社</w:t>
            </w:r>
          </w:p>
        </w:tc>
      </w:tr>
      <w:tr w14:paraId="54BB4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3DADEBB7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P230</w:t>
            </w:r>
          </w:p>
        </w:tc>
        <w:tc>
          <w:tcPr>
            <w:tcW w:w="3900" w:type="dxa"/>
          </w:tcPr>
          <w:p w14:paraId="60F060C1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卫生杂志社</w:t>
            </w:r>
          </w:p>
        </w:tc>
      </w:tr>
      <w:tr w14:paraId="5DA34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7324B59C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P290</w:t>
            </w:r>
          </w:p>
        </w:tc>
        <w:tc>
          <w:tcPr>
            <w:tcW w:w="3900" w:type="dxa"/>
          </w:tcPr>
          <w:p w14:paraId="32E6FDE9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其他卫生新闻出版社</w:t>
            </w:r>
          </w:p>
        </w:tc>
      </w:tr>
      <w:tr w14:paraId="2C728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766125CC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P9</w:t>
            </w:r>
          </w:p>
        </w:tc>
        <w:tc>
          <w:tcPr>
            <w:tcW w:w="3900" w:type="dxa"/>
          </w:tcPr>
          <w:p w14:paraId="312DB640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其他卫生事业机构</w:t>
            </w:r>
          </w:p>
        </w:tc>
      </w:tr>
      <w:tr w14:paraId="35A9B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7618E7DB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P911</w:t>
            </w:r>
          </w:p>
        </w:tc>
        <w:tc>
          <w:tcPr>
            <w:tcW w:w="3900" w:type="dxa"/>
          </w:tcPr>
          <w:p w14:paraId="6FEEB56D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精神病收容所</w:t>
            </w:r>
          </w:p>
        </w:tc>
      </w:tr>
      <w:tr w14:paraId="2D9E7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6DBD6771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P912</w:t>
            </w:r>
          </w:p>
        </w:tc>
        <w:tc>
          <w:tcPr>
            <w:tcW w:w="3900" w:type="dxa"/>
          </w:tcPr>
          <w:p w14:paraId="6A0329CC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麻风村</w:t>
            </w:r>
          </w:p>
        </w:tc>
      </w:tr>
      <w:tr w14:paraId="080DA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1666E3DF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P913</w:t>
            </w:r>
          </w:p>
        </w:tc>
        <w:tc>
          <w:tcPr>
            <w:tcW w:w="3900" w:type="dxa"/>
          </w:tcPr>
          <w:p w14:paraId="71205902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卫生消毒站</w:t>
            </w:r>
          </w:p>
        </w:tc>
      </w:tr>
      <w:tr w14:paraId="656AA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4950D7AF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A100</w:t>
            </w:r>
          </w:p>
        </w:tc>
        <w:tc>
          <w:tcPr>
            <w:tcW w:w="3900" w:type="dxa"/>
          </w:tcPr>
          <w:p w14:paraId="0720CCEF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综合医院</w:t>
            </w:r>
          </w:p>
        </w:tc>
      </w:tr>
      <w:tr w14:paraId="74311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7E1A56F5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A512</w:t>
            </w:r>
          </w:p>
        </w:tc>
        <w:tc>
          <w:tcPr>
            <w:tcW w:w="3900" w:type="dxa"/>
          </w:tcPr>
          <w:p w14:paraId="5369215E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眼科医院</w:t>
            </w:r>
          </w:p>
        </w:tc>
      </w:tr>
      <w:tr w14:paraId="1EADC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5F999D62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P914</w:t>
            </w:r>
          </w:p>
        </w:tc>
        <w:tc>
          <w:tcPr>
            <w:tcW w:w="3900" w:type="dxa"/>
          </w:tcPr>
          <w:p w14:paraId="76276A2F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乡防保组</w:t>
            </w:r>
          </w:p>
        </w:tc>
      </w:tr>
      <w:tr w14:paraId="4C126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223ABF09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P915</w:t>
            </w:r>
          </w:p>
        </w:tc>
        <w:tc>
          <w:tcPr>
            <w:tcW w:w="3900" w:type="dxa"/>
          </w:tcPr>
          <w:p w14:paraId="3A52DBC2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农村改水中心</w:t>
            </w:r>
          </w:p>
        </w:tc>
      </w:tr>
      <w:tr w14:paraId="79745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5B2D7A0A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P916</w:t>
            </w:r>
          </w:p>
        </w:tc>
        <w:tc>
          <w:tcPr>
            <w:tcW w:w="3900" w:type="dxa"/>
          </w:tcPr>
          <w:p w14:paraId="374A1AE7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计划生育服务中心（站）</w:t>
            </w:r>
          </w:p>
        </w:tc>
      </w:tr>
      <w:tr w14:paraId="3DB20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19F7188E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P917</w:t>
            </w:r>
          </w:p>
        </w:tc>
        <w:tc>
          <w:tcPr>
            <w:tcW w:w="3900" w:type="dxa"/>
          </w:tcPr>
          <w:p w14:paraId="37BCC2C8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卫生机关服务中心</w:t>
            </w:r>
          </w:p>
        </w:tc>
      </w:tr>
      <w:tr w14:paraId="4D9C6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2C34F89F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P918</w:t>
            </w:r>
          </w:p>
        </w:tc>
        <w:tc>
          <w:tcPr>
            <w:tcW w:w="3900" w:type="dxa"/>
          </w:tcPr>
          <w:p w14:paraId="4938E12C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卫生统计信息中心</w:t>
            </w:r>
          </w:p>
        </w:tc>
      </w:tr>
      <w:tr w14:paraId="1C6FC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51678428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P919</w:t>
            </w:r>
          </w:p>
        </w:tc>
        <w:tc>
          <w:tcPr>
            <w:tcW w:w="3900" w:type="dxa"/>
          </w:tcPr>
          <w:p w14:paraId="2F34EEC1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医学考试中心</w:t>
            </w:r>
          </w:p>
        </w:tc>
      </w:tr>
      <w:tr w14:paraId="3E684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13B7AF26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P920</w:t>
            </w:r>
          </w:p>
        </w:tc>
        <w:tc>
          <w:tcPr>
            <w:tcW w:w="3900" w:type="dxa"/>
          </w:tcPr>
          <w:p w14:paraId="3C28558A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卫生人才交流中心</w:t>
            </w:r>
          </w:p>
        </w:tc>
      </w:tr>
      <w:tr w14:paraId="4FA25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697524B2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P921</w:t>
            </w:r>
          </w:p>
        </w:tc>
        <w:tc>
          <w:tcPr>
            <w:tcW w:w="3900" w:type="dxa"/>
          </w:tcPr>
          <w:p w14:paraId="49DC7EE4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医学科技交流中心</w:t>
            </w:r>
          </w:p>
        </w:tc>
      </w:tr>
      <w:tr w14:paraId="1974C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69A0954D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P939</w:t>
            </w:r>
          </w:p>
        </w:tc>
        <w:tc>
          <w:tcPr>
            <w:tcW w:w="3900" w:type="dxa"/>
          </w:tcPr>
          <w:p w14:paraId="7B63CB37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其他</w:t>
            </w:r>
          </w:p>
        </w:tc>
      </w:tr>
      <w:tr w14:paraId="34362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1ADCF291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Q</w:t>
            </w:r>
          </w:p>
        </w:tc>
        <w:tc>
          <w:tcPr>
            <w:tcW w:w="3900" w:type="dxa"/>
          </w:tcPr>
          <w:p w14:paraId="15B26721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卫生社会团体</w:t>
            </w:r>
          </w:p>
        </w:tc>
      </w:tr>
      <w:tr w14:paraId="73069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67B693F3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A513</w:t>
            </w:r>
          </w:p>
        </w:tc>
        <w:tc>
          <w:tcPr>
            <w:tcW w:w="3900" w:type="dxa"/>
          </w:tcPr>
          <w:p w14:paraId="02047BD0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耳鼻喉科医院</w:t>
            </w:r>
          </w:p>
        </w:tc>
      </w:tr>
      <w:tr w14:paraId="541A1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486FD3B5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Q100</w:t>
            </w:r>
          </w:p>
        </w:tc>
        <w:tc>
          <w:tcPr>
            <w:tcW w:w="3900" w:type="dxa"/>
          </w:tcPr>
          <w:p w14:paraId="4E6A5811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红十字会</w:t>
            </w:r>
          </w:p>
        </w:tc>
      </w:tr>
      <w:tr w14:paraId="35A2D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0DD5736C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Q200</w:t>
            </w:r>
          </w:p>
        </w:tc>
        <w:tc>
          <w:tcPr>
            <w:tcW w:w="3900" w:type="dxa"/>
          </w:tcPr>
          <w:p w14:paraId="2034F43C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医学会</w:t>
            </w:r>
          </w:p>
        </w:tc>
      </w:tr>
      <w:tr w14:paraId="4A869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69ED090C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Q300</w:t>
            </w:r>
          </w:p>
        </w:tc>
        <w:tc>
          <w:tcPr>
            <w:tcW w:w="3900" w:type="dxa"/>
          </w:tcPr>
          <w:p w14:paraId="5D3A3E9A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卫生协会</w:t>
            </w:r>
          </w:p>
        </w:tc>
      </w:tr>
      <w:tr w14:paraId="6A163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12A5532A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Q311</w:t>
            </w:r>
          </w:p>
        </w:tc>
        <w:tc>
          <w:tcPr>
            <w:tcW w:w="3900" w:type="dxa"/>
          </w:tcPr>
          <w:p w14:paraId="1C34BB09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输血协会</w:t>
            </w:r>
          </w:p>
        </w:tc>
      </w:tr>
      <w:tr w14:paraId="2A387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55E0E1BF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Q312</w:t>
            </w:r>
          </w:p>
        </w:tc>
        <w:tc>
          <w:tcPr>
            <w:tcW w:w="3900" w:type="dxa"/>
          </w:tcPr>
          <w:p w14:paraId="5FEE18E3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医师协会</w:t>
            </w:r>
          </w:p>
        </w:tc>
      </w:tr>
      <w:tr w14:paraId="63030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0781B22D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Q339</w:t>
            </w:r>
          </w:p>
        </w:tc>
        <w:tc>
          <w:tcPr>
            <w:tcW w:w="3900" w:type="dxa"/>
          </w:tcPr>
          <w:p w14:paraId="2792F86E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其他卫生协会</w:t>
            </w:r>
          </w:p>
        </w:tc>
      </w:tr>
      <w:tr w14:paraId="3D640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73F5DC27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Q900</w:t>
            </w:r>
          </w:p>
        </w:tc>
        <w:tc>
          <w:tcPr>
            <w:tcW w:w="3900" w:type="dxa"/>
          </w:tcPr>
          <w:p w14:paraId="02435A09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其他卫生社会团体</w:t>
            </w:r>
          </w:p>
        </w:tc>
      </w:tr>
      <w:tr w14:paraId="5A6C5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6182742E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G101</w:t>
            </w:r>
          </w:p>
        </w:tc>
        <w:tc>
          <w:tcPr>
            <w:tcW w:w="3900" w:type="dxa"/>
          </w:tcPr>
          <w:p w14:paraId="52132680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妇幼保健计划生育服务中心</w:t>
            </w:r>
          </w:p>
        </w:tc>
      </w:tr>
      <w:tr w14:paraId="2AC38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4B25FEB4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P940</w:t>
            </w:r>
          </w:p>
        </w:tc>
        <w:tc>
          <w:tcPr>
            <w:tcW w:w="3900" w:type="dxa"/>
          </w:tcPr>
          <w:p w14:paraId="0D74A7D8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医学检验实验室</w:t>
            </w:r>
          </w:p>
        </w:tc>
      </w:tr>
      <w:tr w14:paraId="5EA9E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07EA4FCD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P941</w:t>
            </w:r>
          </w:p>
        </w:tc>
        <w:tc>
          <w:tcPr>
            <w:tcW w:w="3900" w:type="dxa"/>
          </w:tcPr>
          <w:p w14:paraId="5BC6B886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病理诊断中心</w:t>
            </w:r>
          </w:p>
        </w:tc>
      </w:tr>
      <w:tr w14:paraId="04F44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74D8F011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A514</w:t>
            </w:r>
          </w:p>
        </w:tc>
        <w:tc>
          <w:tcPr>
            <w:tcW w:w="3900" w:type="dxa"/>
          </w:tcPr>
          <w:p w14:paraId="2C154DB4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肿瘤医院</w:t>
            </w:r>
          </w:p>
        </w:tc>
      </w:tr>
      <w:tr w14:paraId="583DC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3BA1A0A0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P942</w:t>
            </w:r>
          </w:p>
        </w:tc>
        <w:tc>
          <w:tcPr>
            <w:tcW w:w="3900" w:type="dxa"/>
          </w:tcPr>
          <w:p w14:paraId="3D1BC756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医学影像诊断中心</w:t>
            </w:r>
          </w:p>
        </w:tc>
      </w:tr>
      <w:tr w14:paraId="4F526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31914BAF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P943</w:t>
            </w:r>
          </w:p>
        </w:tc>
        <w:tc>
          <w:tcPr>
            <w:tcW w:w="3900" w:type="dxa"/>
          </w:tcPr>
          <w:p w14:paraId="0CAAA80A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血液透析中心</w:t>
            </w:r>
          </w:p>
        </w:tc>
      </w:tr>
      <w:tr w14:paraId="4D226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64803E3F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P944</w:t>
            </w:r>
          </w:p>
        </w:tc>
        <w:tc>
          <w:tcPr>
            <w:tcW w:w="3900" w:type="dxa"/>
          </w:tcPr>
          <w:p w14:paraId="712F871F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安宁疗护中心</w:t>
            </w:r>
          </w:p>
        </w:tc>
      </w:tr>
      <w:tr w14:paraId="20996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7680B05D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D218</w:t>
            </w:r>
          </w:p>
        </w:tc>
        <w:tc>
          <w:tcPr>
            <w:tcW w:w="3900" w:type="dxa"/>
          </w:tcPr>
          <w:p w14:paraId="2CEEAB95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中医诊所</w:t>
            </w:r>
          </w:p>
        </w:tc>
      </w:tr>
      <w:tr w14:paraId="6295F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00F0024A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P945</w:t>
            </w:r>
          </w:p>
        </w:tc>
        <w:tc>
          <w:tcPr>
            <w:tcW w:w="3900" w:type="dxa"/>
          </w:tcPr>
          <w:p w14:paraId="4CF5DFF4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康复医疗中心</w:t>
            </w:r>
          </w:p>
        </w:tc>
      </w:tr>
      <w:tr w14:paraId="07208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5B2F0985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P946</w:t>
            </w:r>
          </w:p>
        </w:tc>
        <w:tc>
          <w:tcPr>
            <w:tcW w:w="3900" w:type="dxa"/>
          </w:tcPr>
          <w:p w14:paraId="6DC9D861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护理中心</w:t>
            </w:r>
          </w:p>
        </w:tc>
      </w:tr>
      <w:tr w14:paraId="1C2B6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57FB2BB5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P947</w:t>
            </w:r>
          </w:p>
        </w:tc>
        <w:tc>
          <w:tcPr>
            <w:tcW w:w="3900" w:type="dxa"/>
          </w:tcPr>
          <w:p w14:paraId="254A6297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医疗消毒供应中心</w:t>
            </w:r>
          </w:p>
        </w:tc>
      </w:tr>
      <w:tr w14:paraId="1E3AD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1D78C3BE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P948</w:t>
            </w:r>
          </w:p>
        </w:tc>
        <w:tc>
          <w:tcPr>
            <w:tcW w:w="3900" w:type="dxa"/>
          </w:tcPr>
          <w:p w14:paraId="725E2B22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健康体检中心</w:t>
            </w:r>
          </w:p>
        </w:tc>
      </w:tr>
      <w:tr w14:paraId="2439D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4B208B92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A515</w:t>
            </w:r>
          </w:p>
        </w:tc>
        <w:tc>
          <w:tcPr>
            <w:tcW w:w="3900" w:type="dxa"/>
          </w:tcPr>
          <w:p w14:paraId="5B173419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心血管病医院</w:t>
            </w:r>
          </w:p>
        </w:tc>
      </w:tr>
      <w:tr w14:paraId="4F75C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0E0D5CF4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A516</w:t>
            </w:r>
          </w:p>
        </w:tc>
        <w:tc>
          <w:tcPr>
            <w:tcW w:w="3900" w:type="dxa"/>
          </w:tcPr>
          <w:p w14:paraId="6098FF52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胸科医院</w:t>
            </w:r>
          </w:p>
        </w:tc>
      </w:tr>
      <w:tr w14:paraId="13348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5B517A02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A517</w:t>
            </w:r>
          </w:p>
        </w:tc>
        <w:tc>
          <w:tcPr>
            <w:tcW w:w="3900" w:type="dxa"/>
          </w:tcPr>
          <w:p w14:paraId="34DBC790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血液病医院</w:t>
            </w:r>
          </w:p>
        </w:tc>
      </w:tr>
      <w:tr w14:paraId="21647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180F863C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A518</w:t>
            </w:r>
          </w:p>
        </w:tc>
        <w:tc>
          <w:tcPr>
            <w:tcW w:w="3900" w:type="dxa"/>
          </w:tcPr>
          <w:p w14:paraId="72B50033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妇产（科）医院</w:t>
            </w:r>
          </w:p>
        </w:tc>
      </w:tr>
      <w:tr w14:paraId="6AA42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02AEA3A4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A519</w:t>
            </w:r>
          </w:p>
        </w:tc>
        <w:tc>
          <w:tcPr>
            <w:tcW w:w="3900" w:type="dxa"/>
          </w:tcPr>
          <w:p w14:paraId="71F581E2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儿童医院</w:t>
            </w:r>
          </w:p>
        </w:tc>
      </w:tr>
      <w:tr w14:paraId="6B648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240F2AD2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A520</w:t>
            </w:r>
          </w:p>
        </w:tc>
        <w:tc>
          <w:tcPr>
            <w:tcW w:w="3900" w:type="dxa"/>
          </w:tcPr>
          <w:p w14:paraId="4AFE44AA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精神病医院</w:t>
            </w:r>
          </w:p>
        </w:tc>
      </w:tr>
      <w:tr w14:paraId="25953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20DBE484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A521</w:t>
            </w:r>
          </w:p>
        </w:tc>
        <w:tc>
          <w:tcPr>
            <w:tcW w:w="3900" w:type="dxa"/>
          </w:tcPr>
          <w:p w14:paraId="4C2F6872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传染病医院</w:t>
            </w:r>
          </w:p>
        </w:tc>
      </w:tr>
      <w:tr w14:paraId="2C969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0EF95624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A2</w:t>
            </w:r>
          </w:p>
        </w:tc>
        <w:tc>
          <w:tcPr>
            <w:tcW w:w="3900" w:type="dxa"/>
          </w:tcPr>
          <w:p w14:paraId="0C2DC26E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中医医院</w:t>
            </w:r>
          </w:p>
        </w:tc>
      </w:tr>
      <w:tr w14:paraId="44F31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5C732007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A522</w:t>
            </w:r>
          </w:p>
        </w:tc>
        <w:tc>
          <w:tcPr>
            <w:tcW w:w="3900" w:type="dxa"/>
          </w:tcPr>
          <w:p w14:paraId="33BC84A1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皮肤病医院</w:t>
            </w:r>
          </w:p>
        </w:tc>
      </w:tr>
      <w:tr w14:paraId="6BCD9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2986D616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A523</w:t>
            </w:r>
          </w:p>
        </w:tc>
        <w:tc>
          <w:tcPr>
            <w:tcW w:w="3900" w:type="dxa"/>
          </w:tcPr>
          <w:p w14:paraId="3FD23720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结核病医院</w:t>
            </w:r>
          </w:p>
        </w:tc>
      </w:tr>
      <w:tr w14:paraId="3EB96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5B6CD1A7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A524</w:t>
            </w:r>
          </w:p>
        </w:tc>
        <w:tc>
          <w:tcPr>
            <w:tcW w:w="3900" w:type="dxa"/>
          </w:tcPr>
          <w:p w14:paraId="042C96BF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麻风病医院</w:t>
            </w:r>
          </w:p>
        </w:tc>
      </w:tr>
      <w:tr w14:paraId="42DEC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077F2270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A525</w:t>
            </w:r>
          </w:p>
        </w:tc>
        <w:tc>
          <w:tcPr>
            <w:tcW w:w="3900" w:type="dxa"/>
          </w:tcPr>
          <w:p w14:paraId="51FE5FF1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职业病医院</w:t>
            </w:r>
          </w:p>
        </w:tc>
      </w:tr>
      <w:tr w14:paraId="3F98D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122EE24B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A526</w:t>
            </w:r>
          </w:p>
        </w:tc>
        <w:tc>
          <w:tcPr>
            <w:tcW w:w="3900" w:type="dxa"/>
          </w:tcPr>
          <w:p w14:paraId="510C694E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骨科医院</w:t>
            </w:r>
          </w:p>
        </w:tc>
      </w:tr>
      <w:tr w14:paraId="1294A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34D7CB71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A527</w:t>
            </w:r>
          </w:p>
        </w:tc>
        <w:tc>
          <w:tcPr>
            <w:tcW w:w="3900" w:type="dxa"/>
          </w:tcPr>
          <w:p w14:paraId="0BAD28C4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康复医院</w:t>
            </w:r>
          </w:p>
        </w:tc>
      </w:tr>
      <w:tr w14:paraId="6FF8D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43F7B84F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A528</w:t>
            </w:r>
          </w:p>
        </w:tc>
        <w:tc>
          <w:tcPr>
            <w:tcW w:w="3900" w:type="dxa"/>
          </w:tcPr>
          <w:p w14:paraId="525D3D71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整形外科医院</w:t>
            </w:r>
          </w:p>
        </w:tc>
      </w:tr>
      <w:tr w14:paraId="4A761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1A20DA0C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A529</w:t>
            </w:r>
          </w:p>
        </w:tc>
        <w:tc>
          <w:tcPr>
            <w:tcW w:w="3900" w:type="dxa"/>
          </w:tcPr>
          <w:p w14:paraId="09894643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美容医院</w:t>
            </w:r>
          </w:p>
        </w:tc>
      </w:tr>
      <w:tr w14:paraId="2842E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2C72D0AB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A539</w:t>
            </w:r>
          </w:p>
        </w:tc>
        <w:tc>
          <w:tcPr>
            <w:tcW w:w="3900" w:type="dxa"/>
          </w:tcPr>
          <w:p w14:paraId="12DEE443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其他专科医院</w:t>
            </w:r>
          </w:p>
        </w:tc>
      </w:tr>
      <w:tr w14:paraId="39D26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0C709D78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A600</w:t>
            </w:r>
          </w:p>
        </w:tc>
        <w:tc>
          <w:tcPr>
            <w:tcW w:w="3900" w:type="dxa"/>
          </w:tcPr>
          <w:p w14:paraId="59B2BF9F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疗养院</w:t>
            </w:r>
          </w:p>
        </w:tc>
      </w:tr>
      <w:tr w14:paraId="414DC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10868945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A210</w:t>
            </w:r>
          </w:p>
        </w:tc>
        <w:tc>
          <w:tcPr>
            <w:tcW w:w="3900" w:type="dxa"/>
          </w:tcPr>
          <w:p w14:paraId="225B889C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中医（综合）医院</w:t>
            </w:r>
          </w:p>
        </w:tc>
      </w:tr>
      <w:tr w14:paraId="3894C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22AD2C5B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A7</w:t>
            </w:r>
          </w:p>
        </w:tc>
        <w:tc>
          <w:tcPr>
            <w:tcW w:w="3900" w:type="dxa"/>
          </w:tcPr>
          <w:p w14:paraId="27EE9423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护理院（站）</w:t>
            </w:r>
          </w:p>
        </w:tc>
      </w:tr>
      <w:tr w14:paraId="0DFB2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360056EC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A710</w:t>
            </w:r>
          </w:p>
        </w:tc>
        <w:tc>
          <w:tcPr>
            <w:tcW w:w="3900" w:type="dxa"/>
          </w:tcPr>
          <w:p w14:paraId="1945AC0A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护理院</w:t>
            </w:r>
          </w:p>
        </w:tc>
      </w:tr>
      <w:tr w14:paraId="38A70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2F1F7A44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A720</w:t>
            </w:r>
          </w:p>
        </w:tc>
        <w:tc>
          <w:tcPr>
            <w:tcW w:w="3900" w:type="dxa"/>
          </w:tcPr>
          <w:p w14:paraId="6664AECE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护理站</w:t>
            </w:r>
          </w:p>
        </w:tc>
      </w:tr>
      <w:tr w14:paraId="4502E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62A718DC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B</w:t>
            </w:r>
          </w:p>
        </w:tc>
        <w:tc>
          <w:tcPr>
            <w:tcW w:w="3900" w:type="dxa"/>
          </w:tcPr>
          <w:p w14:paraId="604CA9E0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社区卫生服务中心（站）</w:t>
            </w:r>
          </w:p>
        </w:tc>
      </w:tr>
      <w:tr w14:paraId="43FF3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354B72B5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B100</w:t>
            </w:r>
          </w:p>
        </w:tc>
        <w:tc>
          <w:tcPr>
            <w:tcW w:w="3900" w:type="dxa"/>
          </w:tcPr>
          <w:p w14:paraId="0DBF9C50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社区卫生服务中心</w:t>
            </w:r>
          </w:p>
        </w:tc>
      </w:tr>
      <w:tr w14:paraId="57851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56811395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B200</w:t>
            </w:r>
          </w:p>
        </w:tc>
        <w:tc>
          <w:tcPr>
            <w:tcW w:w="3900" w:type="dxa"/>
          </w:tcPr>
          <w:p w14:paraId="4B9991DE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社区卫生服务站</w:t>
            </w:r>
          </w:p>
        </w:tc>
      </w:tr>
      <w:tr w14:paraId="00A4A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029B6286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C</w:t>
            </w:r>
          </w:p>
        </w:tc>
        <w:tc>
          <w:tcPr>
            <w:tcW w:w="3900" w:type="dxa"/>
          </w:tcPr>
          <w:p w14:paraId="4B282779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卫生院</w:t>
            </w:r>
          </w:p>
        </w:tc>
      </w:tr>
      <w:tr w14:paraId="2A1CE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6454CF6C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C100</w:t>
            </w:r>
          </w:p>
        </w:tc>
        <w:tc>
          <w:tcPr>
            <w:tcW w:w="3900" w:type="dxa"/>
          </w:tcPr>
          <w:p w14:paraId="78EF28CE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街道卫生院</w:t>
            </w:r>
          </w:p>
        </w:tc>
      </w:tr>
      <w:tr w14:paraId="5925B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2537A4DB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C2</w:t>
            </w:r>
          </w:p>
        </w:tc>
        <w:tc>
          <w:tcPr>
            <w:tcW w:w="3900" w:type="dxa"/>
          </w:tcPr>
          <w:p w14:paraId="61E0B530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乡镇卫生院</w:t>
            </w:r>
          </w:p>
        </w:tc>
      </w:tr>
      <w:tr w14:paraId="62F73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7C72F0B2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C210</w:t>
            </w:r>
          </w:p>
        </w:tc>
        <w:tc>
          <w:tcPr>
            <w:tcW w:w="3900" w:type="dxa"/>
          </w:tcPr>
          <w:p w14:paraId="3529FA59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中心卫生院</w:t>
            </w:r>
          </w:p>
        </w:tc>
      </w:tr>
      <w:tr w14:paraId="2681F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593A5AE7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A220</w:t>
            </w:r>
          </w:p>
        </w:tc>
        <w:tc>
          <w:tcPr>
            <w:tcW w:w="3900" w:type="dxa"/>
          </w:tcPr>
          <w:p w14:paraId="7C14E8EC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中医专科医院</w:t>
            </w:r>
          </w:p>
        </w:tc>
      </w:tr>
      <w:tr w14:paraId="7F3CB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526FF31D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C220</w:t>
            </w:r>
          </w:p>
        </w:tc>
        <w:tc>
          <w:tcPr>
            <w:tcW w:w="3900" w:type="dxa"/>
          </w:tcPr>
          <w:p w14:paraId="14216D78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乡卫生院</w:t>
            </w:r>
          </w:p>
        </w:tc>
      </w:tr>
      <w:tr w14:paraId="30801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5FF6CB65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D</w:t>
            </w:r>
          </w:p>
        </w:tc>
        <w:tc>
          <w:tcPr>
            <w:tcW w:w="3900" w:type="dxa"/>
          </w:tcPr>
          <w:p w14:paraId="7CE063EE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门诊部、诊所、医务室、村卫生室</w:t>
            </w:r>
          </w:p>
        </w:tc>
      </w:tr>
      <w:tr w14:paraId="59984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59DF71DA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D1</w:t>
            </w:r>
          </w:p>
        </w:tc>
        <w:tc>
          <w:tcPr>
            <w:tcW w:w="3900" w:type="dxa"/>
          </w:tcPr>
          <w:p w14:paraId="00B291B5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门诊部</w:t>
            </w:r>
          </w:p>
        </w:tc>
      </w:tr>
      <w:tr w14:paraId="55D3D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3EBB5A4E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D110</w:t>
            </w:r>
          </w:p>
        </w:tc>
        <w:tc>
          <w:tcPr>
            <w:tcW w:w="3900" w:type="dxa"/>
          </w:tcPr>
          <w:p w14:paraId="7A3A722C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综合门诊部</w:t>
            </w:r>
          </w:p>
        </w:tc>
      </w:tr>
      <w:tr w14:paraId="134D3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2E64C633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D120</w:t>
            </w:r>
          </w:p>
        </w:tc>
        <w:tc>
          <w:tcPr>
            <w:tcW w:w="3900" w:type="dxa"/>
          </w:tcPr>
          <w:p w14:paraId="1B66048B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中医门诊部</w:t>
            </w:r>
          </w:p>
        </w:tc>
      </w:tr>
      <w:tr w14:paraId="16100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50777702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D121</w:t>
            </w:r>
          </w:p>
        </w:tc>
        <w:tc>
          <w:tcPr>
            <w:tcW w:w="3900" w:type="dxa"/>
          </w:tcPr>
          <w:p w14:paraId="3A95620E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中医（综合）门诊部</w:t>
            </w:r>
          </w:p>
        </w:tc>
      </w:tr>
      <w:tr w14:paraId="5A338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09B8EAA6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D122</w:t>
            </w:r>
          </w:p>
        </w:tc>
        <w:tc>
          <w:tcPr>
            <w:tcW w:w="3900" w:type="dxa"/>
          </w:tcPr>
          <w:p w14:paraId="0066E68D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中医专科门诊部</w:t>
            </w:r>
          </w:p>
        </w:tc>
      </w:tr>
      <w:tr w14:paraId="79CA0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21620E78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D130</w:t>
            </w:r>
          </w:p>
        </w:tc>
        <w:tc>
          <w:tcPr>
            <w:tcW w:w="3900" w:type="dxa"/>
          </w:tcPr>
          <w:p w14:paraId="516AC72B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中西医结合门诊部</w:t>
            </w:r>
          </w:p>
        </w:tc>
      </w:tr>
      <w:tr w14:paraId="0B7E1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3E4AEB41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D140</w:t>
            </w:r>
          </w:p>
        </w:tc>
        <w:tc>
          <w:tcPr>
            <w:tcW w:w="3900" w:type="dxa"/>
          </w:tcPr>
          <w:p w14:paraId="64F96080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民族医门诊部</w:t>
            </w:r>
          </w:p>
        </w:tc>
      </w:tr>
      <w:tr w14:paraId="6A299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44A995F1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D150</w:t>
            </w:r>
          </w:p>
        </w:tc>
        <w:tc>
          <w:tcPr>
            <w:tcW w:w="3900" w:type="dxa"/>
          </w:tcPr>
          <w:p w14:paraId="4387AE95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专科门诊部</w:t>
            </w:r>
          </w:p>
        </w:tc>
      </w:tr>
      <w:tr w14:paraId="6B9C1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6B0E9B95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A221</w:t>
            </w:r>
          </w:p>
        </w:tc>
        <w:tc>
          <w:tcPr>
            <w:tcW w:w="3900" w:type="dxa"/>
          </w:tcPr>
          <w:p w14:paraId="5C6F34A6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肛肠医院</w:t>
            </w:r>
          </w:p>
        </w:tc>
      </w:tr>
      <w:tr w14:paraId="6B512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340D5653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D151</w:t>
            </w:r>
          </w:p>
        </w:tc>
        <w:tc>
          <w:tcPr>
            <w:tcW w:w="3900" w:type="dxa"/>
          </w:tcPr>
          <w:p w14:paraId="25F2C850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普通专科门诊部</w:t>
            </w:r>
          </w:p>
        </w:tc>
      </w:tr>
      <w:tr w14:paraId="2DC72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0DB18394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D152</w:t>
            </w:r>
          </w:p>
        </w:tc>
        <w:tc>
          <w:tcPr>
            <w:tcW w:w="3900" w:type="dxa"/>
          </w:tcPr>
          <w:p w14:paraId="7BD41D4D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口腔门诊部</w:t>
            </w:r>
          </w:p>
        </w:tc>
      </w:tr>
      <w:tr w14:paraId="248A9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0AD7D694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D153</w:t>
            </w:r>
          </w:p>
        </w:tc>
        <w:tc>
          <w:tcPr>
            <w:tcW w:w="3900" w:type="dxa"/>
          </w:tcPr>
          <w:p w14:paraId="0BD92804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眼科门诊部</w:t>
            </w:r>
          </w:p>
        </w:tc>
      </w:tr>
      <w:tr w14:paraId="6B5AC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1DEF85CC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D154</w:t>
            </w:r>
          </w:p>
        </w:tc>
        <w:tc>
          <w:tcPr>
            <w:tcW w:w="3900" w:type="dxa"/>
          </w:tcPr>
          <w:p w14:paraId="67E214F2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医疗美容门诊部</w:t>
            </w:r>
          </w:p>
        </w:tc>
      </w:tr>
      <w:tr w14:paraId="25AC7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30CC5F88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D155</w:t>
            </w:r>
          </w:p>
        </w:tc>
        <w:tc>
          <w:tcPr>
            <w:tcW w:w="3900" w:type="dxa"/>
          </w:tcPr>
          <w:p w14:paraId="5F9994E1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精神卫生门诊部</w:t>
            </w:r>
          </w:p>
        </w:tc>
      </w:tr>
      <w:tr w14:paraId="685A0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26865B8A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D159</w:t>
            </w:r>
          </w:p>
        </w:tc>
        <w:tc>
          <w:tcPr>
            <w:tcW w:w="3900" w:type="dxa"/>
          </w:tcPr>
          <w:p w14:paraId="026B82E6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其他专科门诊部</w:t>
            </w:r>
          </w:p>
        </w:tc>
      </w:tr>
      <w:tr w14:paraId="5B059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70CC5EE2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D2</w:t>
            </w:r>
          </w:p>
        </w:tc>
        <w:tc>
          <w:tcPr>
            <w:tcW w:w="3900" w:type="dxa"/>
          </w:tcPr>
          <w:p w14:paraId="51B6527A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诊所</w:t>
            </w:r>
          </w:p>
        </w:tc>
      </w:tr>
      <w:tr w14:paraId="301BF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2DAB9B2E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D211</w:t>
            </w:r>
          </w:p>
        </w:tc>
        <w:tc>
          <w:tcPr>
            <w:tcW w:w="3900" w:type="dxa"/>
          </w:tcPr>
          <w:p w14:paraId="33AD7E1F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普通诊所</w:t>
            </w:r>
          </w:p>
        </w:tc>
      </w:tr>
      <w:tr w14:paraId="1E715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64DC14E6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D212</w:t>
            </w:r>
          </w:p>
        </w:tc>
        <w:tc>
          <w:tcPr>
            <w:tcW w:w="3900" w:type="dxa"/>
          </w:tcPr>
          <w:p w14:paraId="6B4EED2B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中医（综合）诊所</w:t>
            </w:r>
          </w:p>
        </w:tc>
      </w:tr>
      <w:tr w14:paraId="70BF7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168E842B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D213</w:t>
            </w:r>
          </w:p>
        </w:tc>
        <w:tc>
          <w:tcPr>
            <w:tcW w:w="3900" w:type="dxa"/>
          </w:tcPr>
          <w:p w14:paraId="7A141937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中西医结合诊所</w:t>
            </w:r>
          </w:p>
        </w:tc>
      </w:tr>
      <w:tr w14:paraId="37253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6DE706B8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A222</w:t>
            </w:r>
          </w:p>
        </w:tc>
        <w:tc>
          <w:tcPr>
            <w:tcW w:w="3900" w:type="dxa"/>
          </w:tcPr>
          <w:p w14:paraId="0D5479EA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骨伤医院</w:t>
            </w:r>
          </w:p>
        </w:tc>
      </w:tr>
      <w:tr w14:paraId="4D696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0BA82150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D214</w:t>
            </w:r>
          </w:p>
        </w:tc>
        <w:tc>
          <w:tcPr>
            <w:tcW w:w="3900" w:type="dxa"/>
          </w:tcPr>
          <w:p w14:paraId="05534D07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民族医诊所</w:t>
            </w:r>
          </w:p>
        </w:tc>
      </w:tr>
      <w:tr w14:paraId="6D2F0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7BA3D889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D215</w:t>
            </w:r>
          </w:p>
        </w:tc>
        <w:tc>
          <w:tcPr>
            <w:tcW w:w="3900" w:type="dxa"/>
          </w:tcPr>
          <w:p w14:paraId="1B8EB630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口腔诊所</w:t>
            </w:r>
          </w:p>
        </w:tc>
      </w:tr>
      <w:tr w14:paraId="35F15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2BC45E99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D216</w:t>
            </w:r>
          </w:p>
        </w:tc>
        <w:tc>
          <w:tcPr>
            <w:tcW w:w="3900" w:type="dxa"/>
          </w:tcPr>
          <w:p w14:paraId="63E6A29F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医疗美容诊所</w:t>
            </w:r>
          </w:p>
        </w:tc>
      </w:tr>
      <w:tr w14:paraId="5F4FE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520AC67D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D217</w:t>
            </w:r>
          </w:p>
        </w:tc>
        <w:tc>
          <w:tcPr>
            <w:tcW w:w="3900" w:type="dxa"/>
          </w:tcPr>
          <w:p w14:paraId="373BDE68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精神卫生诊所</w:t>
            </w:r>
          </w:p>
        </w:tc>
      </w:tr>
      <w:tr w14:paraId="08B1E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4FF6E1D0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D229</w:t>
            </w:r>
          </w:p>
        </w:tc>
        <w:tc>
          <w:tcPr>
            <w:tcW w:w="3900" w:type="dxa"/>
          </w:tcPr>
          <w:p w14:paraId="051E101A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其他诊所</w:t>
            </w:r>
          </w:p>
        </w:tc>
      </w:tr>
      <w:tr w14:paraId="7B014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5D32029F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D300</w:t>
            </w:r>
          </w:p>
        </w:tc>
        <w:tc>
          <w:tcPr>
            <w:tcW w:w="3900" w:type="dxa"/>
          </w:tcPr>
          <w:p w14:paraId="558776A9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卫生所（室）</w:t>
            </w:r>
          </w:p>
        </w:tc>
      </w:tr>
      <w:tr w14:paraId="7212A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450058F6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D400</w:t>
            </w:r>
          </w:p>
        </w:tc>
        <w:tc>
          <w:tcPr>
            <w:tcW w:w="3900" w:type="dxa"/>
          </w:tcPr>
          <w:p w14:paraId="1702BCEA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医务室</w:t>
            </w:r>
          </w:p>
        </w:tc>
      </w:tr>
      <w:tr w14:paraId="2992E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216F0C11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D500</w:t>
            </w:r>
          </w:p>
        </w:tc>
        <w:tc>
          <w:tcPr>
            <w:tcW w:w="3900" w:type="dxa"/>
          </w:tcPr>
          <w:p w14:paraId="63CC9B4C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中小学卫生保健所</w:t>
            </w:r>
          </w:p>
        </w:tc>
      </w:tr>
      <w:tr w14:paraId="5A43A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5D644E41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D600</w:t>
            </w:r>
          </w:p>
        </w:tc>
        <w:tc>
          <w:tcPr>
            <w:tcW w:w="3900" w:type="dxa"/>
          </w:tcPr>
          <w:p w14:paraId="2ED4D502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村卫生室</w:t>
            </w:r>
          </w:p>
        </w:tc>
      </w:tr>
      <w:tr w14:paraId="1418C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567508B3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D700</w:t>
            </w:r>
          </w:p>
        </w:tc>
        <w:tc>
          <w:tcPr>
            <w:tcW w:w="3900" w:type="dxa"/>
          </w:tcPr>
          <w:p w14:paraId="2E417EC2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卫生站</w:t>
            </w:r>
          </w:p>
        </w:tc>
      </w:tr>
      <w:tr w14:paraId="2777E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41F4FF25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A223</w:t>
            </w:r>
          </w:p>
        </w:tc>
        <w:tc>
          <w:tcPr>
            <w:tcW w:w="3900" w:type="dxa"/>
          </w:tcPr>
          <w:p w14:paraId="347BCFBF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针灸医院</w:t>
            </w:r>
          </w:p>
        </w:tc>
      </w:tr>
      <w:tr w14:paraId="4BCA9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7A8BD733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E</w:t>
            </w:r>
          </w:p>
        </w:tc>
        <w:tc>
          <w:tcPr>
            <w:tcW w:w="3900" w:type="dxa"/>
          </w:tcPr>
          <w:p w14:paraId="58ADEA06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急救中心（站）</w:t>
            </w:r>
          </w:p>
        </w:tc>
      </w:tr>
      <w:tr w14:paraId="1C14D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76EAC8C0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E100</w:t>
            </w:r>
          </w:p>
        </w:tc>
        <w:tc>
          <w:tcPr>
            <w:tcW w:w="3900" w:type="dxa"/>
          </w:tcPr>
          <w:p w14:paraId="62D53FDA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急救中心</w:t>
            </w:r>
          </w:p>
        </w:tc>
      </w:tr>
      <w:tr w14:paraId="50AC9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6E44751A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E200</w:t>
            </w:r>
          </w:p>
        </w:tc>
        <w:tc>
          <w:tcPr>
            <w:tcW w:w="3900" w:type="dxa"/>
          </w:tcPr>
          <w:p w14:paraId="447E1239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急救中心站</w:t>
            </w:r>
          </w:p>
        </w:tc>
      </w:tr>
      <w:tr w14:paraId="7C503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2800BBE4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E300</w:t>
            </w:r>
          </w:p>
        </w:tc>
        <w:tc>
          <w:tcPr>
            <w:tcW w:w="3900" w:type="dxa"/>
          </w:tcPr>
          <w:p w14:paraId="11F6F829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急救站</w:t>
            </w:r>
          </w:p>
        </w:tc>
      </w:tr>
      <w:tr w14:paraId="2C05E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258204D5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F</w:t>
            </w:r>
          </w:p>
        </w:tc>
        <w:tc>
          <w:tcPr>
            <w:tcW w:w="3900" w:type="dxa"/>
          </w:tcPr>
          <w:p w14:paraId="26BE5DD2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采供血机构</w:t>
            </w:r>
          </w:p>
        </w:tc>
      </w:tr>
      <w:tr w14:paraId="46092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010738FD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F1</w:t>
            </w:r>
          </w:p>
        </w:tc>
        <w:tc>
          <w:tcPr>
            <w:tcW w:w="3900" w:type="dxa"/>
          </w:tcPr>
          <w:p w14:paraId="4408B4B2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血站</w:t>
            </w:r>
          </w:p>
        </w:tc>
      </w:tr>
      <w:tr w14:paraId="45433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19012CAD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F110</w:t>
            </w:r>
          </w:p>
        </w:tc>
        <w:tc>
          <w:tcPr>
            <w:tcW w:w="3900" w:type="dxa"/>
          </w:tcPr>
          <w:p w14:paraId="54AFC927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血液中心</w:t>
            </w:r>
          </w:p>
        </w:tc>
      </w:tr>
      <w:tr w14:paraId="47303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5A5D7524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F120</w:t>
            </w:r>
          </w:p>
        </w:tc>
        <w:tc>
          <w:tcPr>
            <w:tcW w:w="3900" w:type="dxa"/>
          </w:tcPr>
          <w:p w14:paraId="2C2F2F92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中心血站</w:t>
            </w:r>
          </w:p>
        </w:tc>
      </w:tr>
      <w:tr w14:paraId="3D246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58B6910D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F130</w:t>
            </w:r>
          </w:p>
        </w:tc>
        <w:tc>
          <w:tcPr>
            <w:tcW w:w="3900" w:type="dxa"/>
          </w:tcPr>
          <w:p w14:paraId="6D95B3F9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基层血站、中心血库</w:t>
            </w:r>
          </w:p>
        </w:tc>
      </w:tr>
      <w:tr w14:paraId="20EBD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4CBEADF5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F200</w:t>
            </w:r>
          </w:p>
        </w:tc>
        <w:tc>
          <w:tcPr>
            <w:tcW w:w="3900" w:type="dxa"/>
          </w:tcPr>
          <w:p w14:paraId="17863CBC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单采血浆站</w:t>
            </w:r>
          </w:p>
        </w:tc>
      </w:tr>
      <w:tr w14:paraId="5B3854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1892D410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A224</w:t>
            </w:r>
          </w:p>
        </w:tc>
        <w:tc>
          <w:tcPr>
            <w:tcW w:w="3900" w:type="dxa"/>
          </w:tcPr>
          <w:p w14:paraId="5D9B231A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按摩医院</w:t>
            </w:r>
          </w:p>
        </w:tc>
      </w:tr>
      <w:tr w14:paraId="6DC89E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2EB4F234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G</w:t>
            </w:r>
          </w:p>
        </w:tc>
        <w:tc>
          <w:tcPr>
            <w:tcW w:w="3900" w:type="dxa"/>
          </w:tcPr>
          <w:p w14:paraId="18CE3550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妇幼保健院（所、站）</w:t>
            </w:r>
          </w:p>
        </w:tc>
      </w:tr>
      <w:tr w14:paraId="32BBDE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758F4641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G100</w:t>
            </w:r>
          </w:p>
        </w:tc>
        <w:tc>
          <w:tcPr>
            <w:tcW w:w="3900" w:type="dxa"/>
          </w:tcPr>
          <w:p w14:paraId="5D74B3D0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妇幼保健院</w:t>
            </w:r>
          </w:p>
        </w:tc>
      </w:tr>
      <w:tr w14:paraId="3B7AF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3953C793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G200</w:t>
            </w:r>
          </w:p>
        </w:tc>
        <w:tc>
          <w:tcPr>
            <w:tcW w:w="3900" w:type="dxa"/>
          </w:tcPr>
          <w:p w14:paraId="5447335A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妇幼保健所</w:t>
            </w:r>
          </w:p>
        </w:tc>
      </w:tr>
      <w:tr w14:paraId="44A057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347E85B7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G300</w:t>
            </w:r>
          </w:p>
        </w:tc>
        <w:tc>
          <w:tcPr>
            <w:tcW w:w="3900" w:type="dxa"/>
          </w:tcPr>
          <w:p w14:paraId="4DC4217F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妇幼保健站</w:t>
            </w:r>
          </w:p>
        </w:tc>
      </w:tr>
      <w:tr w14:paraId="488A9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344A0B35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G400</w:t>
            </w:r>
          </w:p>
        </w:tc>
        <w:tc>
          <w:tcPr>
            <w:tcW w:w="3900" w:type="dxa"/>
          </w:tcPr>
          <w:p w14:paraId="28B004E3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生殖保健中心</w:t>
            </w:r>
          </w:p>
        </w:tc>
      </w:tr>
      <w:tr w14:paraId="3AB5A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3F75A6CC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H</w:t>
            </w:r>
          </w:p>
        </w:tc>
        <w:tc>
          <w:tcPr>
            <w:tcW w:w="3900" w:type="dxa"/>
          </w:tcPr>
          <w:p w14:paraId="715ABF4B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专科疾病防治院（所、站）</w:t>
            </w:r>
          </w:p>
        </w:tc>
      </w:tr>
      <w:tr w14:paraId="322FA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6D7691B6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H1</w:t>
            </w:r>
          </w:p>
        </w:tc>
        <w:tc>
          <w:tcPr>
            <w:tcW w:w="3900" w:type="dxa"/>
          </w:tcPr>
          <w:p w14:paraId="04E2186F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专科疾病防治院</w:t>
            </w:r>
          </w:p>
        </w:tc>
      </w:tr>
      <w:tr w14:paraId="3A1AA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757DEB0C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H111</w:t>
            </w:r>
          </w:p>
        </w:tc>
        <w:tc>
          <w:tcPr>
            <w:tcW w:w="3900" w:type="dxa"/>
          </w:tcPr>
          <w:p w14:paraId="18E4C745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传染病防治院</w:t>
            </w:r>
          </w:p>
        </w:tc>
      </w:tr>
      <w:tr w14:paraId="7EC4C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0D0C8587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H112</w:t>
            </w:r>
          </w:p>
        </w:tc>
        <w:tc>
          <w:tcPr>
            <w:tcW w:w="3900" w:type="dxa"/>
          </w:tcPr>
          <w:p w14:paraId="535385BB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结核病防治院</w:t>
            </w:r>
          </w:p>
        </w:tc>
      </w:tr>
      <w:tr w14:paraId="2810E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65344AC7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H113</w:t>
            </w:r>
          </w:p>
        </w:tc>
        <w:tc>
          <w:tcPr>
            <w:tcW w:w="3900" w:type="dxa"/>
          </w:tcPr>
          <w:p w14:paraId="70591F19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职业病防治院</w:t>
            </w:r>
          </w:p>
        </w:tc>
      </w:tr>
    </w:tbl>
    <w:p w14:paraId="7378048E">
      <w:pPr>
        <w:rPr>
          <w:rFonts w:asciiTheme="minorEastAsia" w:hAnsiTheme="minorEastAsia" w:cstheme="minorEastAsia"/>
        </w:rPr>
      </w:pPr>
    </w:p>
    <w:p w14:paraId="4328DFC4">
      <w:pPr>
        <w:rPr>
          <w:rFonts w:asciiTheme="minorEastAsia" w:hAnsiTheme="minorEastAsia" w:cstheme="minorEastAsia"/>
        </w:rPr>
      </w:pPr>
    </w:p>
    <w:p w14:paraId="2F31D1FB">
      <w:pPr>
        <w:rPr>
          <w:rFonts w:asciiTheme="minorEastAsia" w:hAnsiTheme="minorEastAsia" w:cstheme="minorEastAsia"/>
        </w:rPr>
      </w:pPr>
    </w:p>
    <w:p w14:paraId="3866FB65">
      <w:pPr>
        <w:pStyle w:val="3"/>
        <w:rPr>
          <w:rFonts w:asciiTheme="minorEastAsia" w:hAnsiTheme="minorEastAsia" w:eastAsiaTheme="minorEastAsia" w:cstheme="minorEastAsia"/>
        </w:rPr>
      </w:pPr>
      <w:bookmarkStart w:id="83" w:name="_Toc32735"/>
      <w:r>
        <w:rPr>
          <w:rFonts w:hint="eastAsia" w:asciiTheme="minorEastAsia" w:hAnsiTheme="minorEastAsia" w:eastAsiaTheme="minorEastAsia" w:cstheme="minorEastAsia"/>
        </w:rPr>
        <w:t>机构级别</w:t>
      </w:r>
      <w:bookmarkEnd w:id="83"/>
    </w:p>
    <w:tbl>
      <w:tblPr>
        <w:tblStyle w:val="16"/>
        <w:tblW w:w="54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1"/>
        <w:gridCol w:w="3885"/>
      </w:tblGrid>
      <w:tr w14:paraId="462FB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561" w:type="dxa"/>
          </w:tcPr>
          <w:p w14:paraId="38BDAADF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代码</w:t>
            </w:r>
          </w:p>
        </w:tc>
        <w:tc>
          <w:tcPr>
            <w:tcW w:w="3885" w:type="dxa"/>
          </w:tcPr>
          <w:p w14:paraId="54313A4F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级别</w:t>
            </w:r>
          </w:p>
        </w:tc>
      </w:tr>
      <w:tr w14:paraId="3BA76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561" w:type="dxa"/>
          </w:tcPr>
          <w:p w14:paraId="01252051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1</w:t>
            </w:r>
          </w:p>
        </w:tc>
        <w:tc>
          <w:tcPr>
            <w:tcW w:w="3885" w:type="dxa"/>
          </w:tcPr>
          <w:p w14:paraId="4F161919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一级</w:t>
            </w:r>
          </w:p>
        </w:tc>
      </w:tr>
      <w:tr w14:paraId="564EA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561" w:type="dxa"/>
          </w:tcPr>
          <w:p w14:paraId="6B7853E4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2</w:t>
            </w:r>
          </w:p>
        </w:tc>
        <w:tc>
          <w:tcPr>
            <w:tcW w:w="3885" w:type="dxa"/>
          </w:tcPr>
          <w:p w14:paraId="056DED50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二级</w:t>
            </w:r>
          </w:p>
        </w:tc>
      </w:tr>
      <w:tr w14:paraId="04D46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1" w:type="dxa"/>
          </w:tcPr>
          <w:p w14:paraId="5B80E3B8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3</w:t>
            </w:r>
          </w:p>
        </w:tc>
        <w:tc>
          <w:tcPr>
            <w:tcW w:w="3885" w:type="dxa"/>
          </w:tcPr>
          <w:p w14:paraId="0D840FE5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三级</w:t>
            </w:r>
          </w:p>
        </w:tc>
      </w:tr>
      <w:tr w14:paraId="157CD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561" w:type="dxa"/>
          </w:tcPr>
          <w:p w14:paraId="2515EBBF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4</w:t>
            </w:r>
          </w:p>
        </w:tc>
        <w:tc>
          <w:tcPr>
            <w:tcW w:w="3885" w:type="dxa"/>
          </w:tcPr>
          <w:p w14:paraId="63F1AD22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未定级</w:t>
            </w:r>
          </w:p>
        </w:tc>
      </w:tr>
    </w:tbl>
    <w:p w14:paraId="1A0EBC65"/>
    <w:p w14:paraId="2E917C4A">
      <w:r>
        <w:rPr>
          <w:rFonts w:hint="eastAsia" w:asciiTheme="minorEastAsia" w:hAnsiTheme="minorEastAsia" w:cstheme="minorEastAsia"/>
        </w:rPr>
        <w:tab/>
      </w:r>
    </w:p>
    <w:p w14:paraId="2C0AA3F6">
      <w:pPr>
        <w:rPr>
          <w:rFonts w:asciiTheme="minorEastAsia" w:hAnsiTheme="minorEastAsia" w:cstheme="minorEastAsia"/>
        </w:rPr>
      </w:pPr>
    </w:p>
    <w:p w14:paraId="763C08F3">
      <w:pPr>
        <w:pStyle w:val="3"/>
        <w:rPr>
          <w:rFonts w:asciiTheme="minorEastAsia" w:hAnsiTheme="minorEastAsia" w:eastAsiaTheme="minorEastAsia" w:cstheme="minorEastAsia"/>
        </w:rPr>
      </w:pPr>
      <w:bookmarkStart w:id="84" w:name="_Toc4519"/>
      <w:r>
        <w:rPr>
          <w:rFonts w:hint="eastAsia" w:asciiTheme="minorEastAsia" w:hAnsiTheme="minorEastAsia" w:eastAsiaTheme="minorEastAsia" w:cstheme="minorEastAsia"/>
        </w:rPr>
        <w:t>机构等次</w:t>
      </w:r>
      <w:bookmarkEnd w:id="84"/>
    </w:p>
    <w:tbl>
      <w:tblPr>
        <w:tblStyle w:val="16"/>
        <w:tblW w:w="54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1"/>
        <w:gridCol w:w="3885"/>
      </w:tblGrid>
      <w:tr w14:paraId="6B2E8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561" w:type="dxa"/>
          </w:tcPr>
          <w:p w14:paraId="02A099CF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代码</w:t>
            </w:r>
          </w:p>
        </w:tc>
        <w:tc>
          <w:tcPr>
            <w:tcW w:w="3885" w:type="dxa"/>
          </w:tcPr>
          <w:p w14:paraId="00D2AC31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等次</w:t>
            </w:r>
          </w:p>
        </w:tc>
      </w:tr>
      <w:tr w14:paraId="76795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561" w:type="dxa"/>
          </w:tcPr>
          <w:p w14:paraId="6B7035F6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1</w:t>
            </w:r>
          </w:p>
        </w:tc>
        <w:tc>
          <w:tcPr>
            <w:tcW w:w="3885" w:type="dxa"/>
          </w:tcPr>
          <w:p w14:paraId="685816E3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甲</w:t>
            </w:r>
          </w:p>
        </w:tc>
      </w:tr>
      <w:tr w14:paraId="1101B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561" w:type="dxa"/>
          </w:tcPr>
          <w:p w14:paraId="3E9503DB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2</w:t>
            </w:r>
          </w:p>
        </w:tc>
        <w:tc>
          <w:tcPr>
            <w:tcW w:w="3885" w:type="dxa"/>
          </w:tcPr>
          <w:p w14:paraId="025E2D7C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乙</w:t>
            </w:r>
          </w:p>
        </w:tc>
      </w:tr>
      <w:tr w14:paraId="2E486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1" w:type="dxa"/>
          </w:tcPr>
          <w:p w14:paraId="092A7EE9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3</w:t>
            </w:r>
          </w:p>
        </w:tc>
        <w:tc>
          <w:tcPr>
            <w:tcW w:w="3885" w:type="dxa"/>
          </w:tcPr>
          <w:p w14:paraId="736F1AE1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丙</w:t>
            </w:r>
          </w:p>
        </w:tc>
      </w:tr>
      <w:tr w14:paraId="620F5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561" w:type="dxa"/>
          </w:tcPr>
          <w:p w14:paraId="73D8D7E0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4</w:t>
            </w:r>
          </w:p>
        </w:tc>
        <w:tc>
          <w:tcPr>
            <w:tcW w:w="3885" w:type="dxa"/>
          </w:tcPr>
          <w:p w14:paraId="518031DB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合格</w:t>
            </w:r>
          </w:p>
        </w:tc>
      </w:tr>
      <w:tr w14:paraId="3B566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561" w:type="dxa"/>
          </w:tcPr>
          <w:p w14:paraId="29E0FD81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5</w:t>
            </w:r>
          </w:p>
        </w:tc>
        <w:tc>
          <w:tcPr>
            <w:tcW w:w="3885" w:type="dxa"/>
          </w:tcPr>
          <w:p w14:paraId="6F9D3548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未评</w:t>
            </w:r>
          </w:p>
        </w:tc>
      </w:tr>
    </w:tbl>
    <w:p w14:paraId="7461489F">
      <w:pPr>
        <w:rPr>
          <w:rFonts w:asciiTheme="minorEastAsia" w:hAnsiTheme="minorEastAsia" w:cstheme="minorEastAsia"/>
        </w:rPr>
      </w:pPr>
    </w:p>
    <w:p w14:paraId="5BDDFD64">
      <w:pPr>
        <w:rPr>
          <w:rFonts w:asciiTheme="minorEastAsia" w:hAnsiTheme="minorEastAsia" w:cstheme="minorEastAsia"/>
        </w:rPr>
      </w:pPr>
    </w:p>
    <w:p w14:paraId="5EFBD50B">
      <w:pPr>
        <w:pStyle w:val="3"/>
        <w:rPr>
          <w:rFonts w:asciiTheme="minorEastAsia" w:hAnsiTheme="minorEastAsia" w:eastAsiaTheme="minorEastAsia" w:cstheme="minorEastAsia"/>
        </w:rPr>
      </w:pPr>
      <w:bookmarkStart w:id="85" w:name="_Toc4939_WPSOffice_Level2"/>
      <w:bookmarkStart w:id="86" w:name="_Toc18552"/>
      <w:bookmarkStart w:id="87" w:name="_民族字典"/>
      <w:r>
        <w:rPr>
          <w:rFonts w:hint="eastAsia" w:asciiTheme="minorEastAsia" w:hAnsiTheme="minorEastAsia" w:eastAsiaTheme="minorEastAsia" w:cstheme="minorEastAsia"/>
        </w:rPr>
        <w:t>民族字典</w:t>
      </w:r>
      <w:bookmarkEnd w:id="85"/>
      <w:bookmarkEnd w:id="86"/>
      <w:bookmarkEnd w:id="87"/>
    </w:p>
    <w:tbl>
      <w:tblPr>
        <w:tblStyle w:val="16"/>
        <w:tblW w:w="54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2"/>
        <w:gridCol w:w="4622"/>
      </w:tblGrid>
      <w:tr w14:paraId="1A5E7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dxa"/>
          </w:tcPr>
          <w:p w14:paraId="5F64E7EF">
            <w:pPr>
              <w:jc w:val="left"/>
              <w:rPr>
                <w:rFonts w:asciiTheme="minorEastAsia" w:hAnsiTheme="minorEastAsia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Cs w:val="21"/>
              </w:rPr>
              <w:t>代码</w:t>
            </w:r>
          </w:p>
        </w:tc>
        <w:tc>
          <w:tcPr>
            <w:tcW w:w="4622" w:type="dxa"/>
          </w:tcPr>
          <w:p w14:paraId="5EE46982">
            <w:pPr>
              <w:jc w:val="left"/>
              <w:rPr>
                <w:rFonts w:asciiTheme="minorEastAsia" w:hAnsiTheme="minorEastAsia" w:cstheme="minorEastAsia"/>
                <w:b/>
                <w:bCs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Cs w:val="21"/>
              </w:rPr>
              <w:t xml:space="preserve">民族             </w:t>
            </w:r>
          </w:p>
        </w:tc>
      </w:tr>
      <w:tr w14:paraId="5361C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dxa"/>
            <w:vAlign w:val="center"/>
          </w:tcPr>
          <w:p w14:paraId="488DDD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4622" w:type="dxa"/>
          </w:tcPr>
          <w:p w14:paraId="17827FB4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 xml:space="preserve">汉族             </w:t>
            </w:r>
          </w:p>
        </w:tc>
      </w:tr>
      <w:tr w14:paraId="528E2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dxa"/>
            <w:vAlign w:val="center"/>
          </w:tcPr>
          <w:p w14:paraId="6CB21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4622" w:type="dxa"/>
          </w:tcPr>
          <w:p w14:paraId="23F88D93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 xml:space="preserve">蒙古族           </w:t>
            </w:r>
          </w:p>
        </w:tc>
      </w:tr>
      <w:tr w14:paraId="71FB2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dxa"/>
            <w:vAlign w:val="center"/>
          </w:tcPr>
          <w:p w14:paraId="312D0E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4622" w:type="dxa"/>
          </w:tcPr>
          <w:p w14:paraId="6790AC74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 xml:space="preserve">回族             </w:t>
            </w:r>
          </w:p>
        </w:tc>
      </w:tr>
      <w:tr w14:paraId="1C84B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dxa"/>
            <w:vAlign w:val="center"/>
          </w:tcPr>
          <w:p w14:paraId="1BDFB1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4622" w:type="dxa"/>
          </w:tcPr>
          <w:p w14:paraId="3B4D142D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 xml:space="preserve">藏族             </w:t>
            </w:r>
          </w:p>
        </w:tc>
      </w:tr>
      <w:tr w14:paraId="4B0DE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dxa"/>
            <w:vAlign w:val="center"/>
          </w:tcPr>
          <w:p w14:paraId="6BA67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4622" w:type="dxa"/>
          </w:tcPr>
          <w:p w14:paraId="61AFD36E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 xml:space="preserve">维吾尔族         </w:t>
            </w:r>
          </w:p>
        </w:tc>
      </w:tr>
      <w:tr w14:paraId="39461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dxa"/>
            <w:vAlign w:val="center"/>
          </w:tcPr>
          <w:p w14:paraId="6AD3C5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4622" w:type="dxa"/>
          </w:tcPr>
          <w:p w14:paraId="062F3ED1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 xml:space="preserve">苗族             </w:t>
            </w:r>
          </w:p>
        </w:tc>
      </w:tr>
      <w:tr w14:paraId="0E972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dxa"/>
            <w:vAlign w:val="center"/>
          </w:tcPr>
          <w:p w14:paraId="023C53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4622" w:type="dxa"/>
          </w:tcPr>
          <w:p w14:paraId="37B18A7A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 xml:space="preserve">彝族             </w:t>
            </w:r>
          </w:p>
        </w:tc>
      </w:tr>
      <w:tr w14:paraId="05D5F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dxa"/>
            <w:vAlign w:val="center"/>
          </w:tcPr>
          <w:p w14:paraId="72B95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4622" w:type="dxa"/>
          </w:tcPr>
          <w:p w14:paraId="688357F6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 xml:space="preserve">壮族             </w:t>
            </w:r>
          </w:p>
        </w:tc>
      </w:tr>
      <w:tr w14:paraId="49E93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dxa"/>
            <w:vAlign w:val="center"/>
          </w:tcPr>
          <w:p w14:paraId="6DEDA1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4622" w:type="dxa"/>
          </w:tcPr>
          <w:p w14:paraId="7A5823A3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 xml:space="preserve">布依族           </w:t>
            </w:r>
          </w:p>
        </w:tc>
      </w:tr>
      <w:tr w14:paraId="088C3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dxa"/>
            <w:vAlign w:val="center"/>
          </w:tcPr>
          <w:p w14:paraId="277510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4622" w:type="dxa"/>
          </w:tcPr>
          <w:p w14:paraId="63F6D854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 xml:space="preserve">朝鲜族           </w:t>
            </w:r>
          </w:p>
        </w:tc>
      </w:tr>
      <w:tr w14:paraId="552023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dxa"/>
            <w:vAlign w:val="center"/>
          </w:tcPr>
          <w:p w14:paraId="171EC7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4622" w:type="dxa"/>
          </w:tcPr>
          <w:p w14:paraId="4B744611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 xml:space="preserve">满族             </w:t>
            </w:r>
          </w:p>
        </w:tc>
      </w:tr>
      <w:tr w14:paraId="0DA00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dxa"/>
            <w:vAlign w:val="center"/>
          </w:tcPr>
          <w:p w14:paraId="0E2D3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4622" w:type="dxa"/>
          </w:tcPr>
          <w:p w14:paraId="3F25F131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 xml:space="preserve">侗族             </w:t>
            </w:r>
          </w:p>
        </w:tc>
      </w:tr>
      <w:tr w14:paraId="7C54A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dxa"/>
            <w:vAlign w:val="center"/>
          </w:tcPr>
          <w:p w14:paraId="275423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4622" w:type="dxa"/>
          </w:tcPr>
          <w:p w14:paraId="0D3D6E42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 xml:space="preserve">瑶族             </w:t>
            </w:r>
          </w:p>
        </w:tc>
      </w:tr>
      <w:tr w14:paraId="43158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dxa"/>
            <w:vAlign w:val="center"/>
          </w:tcPr>
          <w:p w14:paraId="32654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4622" w:type="dxa"/>
          </w:tcPr>
          <w:p w14:paraId="29F7E36C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 xml:space="preserve">白族             </w:t>
            </w:r>
          </w:p>
        </w:tc>
      </w:tr>
      <w:tr w14:paraId="55DAA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dxa"/>
            <w:vAlign w:val="center"/>
          </w:tcPr>
          <w:p w14:paraId="19AFB6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4622" w:type="dxa"/>
          </w:tcPr>
          <w:p w14:paraId="6FC05A30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 xml:space="preserve">土家族           </w:t>
            </w:r>
          </w:p>
        </w:tc>
      </w:tr>
      <w:tr w14:paraId="7B8E7E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dxa"/>
            <w:vAlign w:val="center"/>
          </w:tcPr>
          <w:p w14:paraId="6C389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4622" w:type="dxa"/>
          </w:tcPr>
          <w:p w14:paraId="271084AA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 xml:space="preserve">哈尼族           </w:t>
            </w:r>
          </w:p>
        </w:tc>
      </w:tr>
      <w:tr w14:paraId="24D89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dxa"/>
            <w:vAlign w:val="center"/>
          </w:tcPr>
          <w:p w14:paraId="3C0F9B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4622" w:type="dxa"/>
          </w:tcPr>
          <w:p w14:paraId="529DDE7B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 xml:space="preserve">哈萨克族         </w:t>
            </w:r>
          </w:p>
        </w:tc>
      </w:tr>
      <w:tr w14:paraId="69ABA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dxa"/>
            <w:vAlign w:val="center"/>
          </w:tcPr>
          <w:p w14:paraId="54CA51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4622" w:type="dxa"/>
          </w:tcPr>
          <w:p w14:paraId="2F5CF2B4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 xml:space="preserve">傣族             </w:t>
            </w:r>
          </w:p>
        </w:tc>
      </w:tr>
      <w:tr w14:paraId="4A2FE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dxa"/>
            <w:vAlign w:val="center"/>
          </w:tcPr>
          <w:p w14:paraId="6CCF98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4622" w:type="dxa"/>
          </w:tcPr>
          <w:p w14:paraId="1D093052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 xml:space="preserve">黎族             </w:t>
            </w:r>
          </w:p>
        </w:tc>
      </w:tr>
      <w:tr w14:paraId="512B1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dxa"/>
            <w:vAlign w:val="center"/>
          </w:tcPr>
          <w:p w14:paraId="14F320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4622" w:type="dxa"/>
          </w:tcPr>
          <w:p w14:paraId="68B0EA37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 xml:space="preserve">傈僳族           </w:t>
            </w:r>
          </w:p>
        </w:tc>
      </w:tr>
      <w:tr w14:paraId="2105D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dxa"/>
            <w:vAlign w:val="center"/>
          </w:tcPr>
          <w:p w14:paraId="237070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4622" w:type="dxa"/>
          </w:tcPr>
          <w:p w14:paraId="4DF2E71C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 xml:space="preserve">佤族             </w:t>
            </w:r>
          </w:p>
        </w:tc>
      </w:tr>
      <w:tr w14:paraId="290C7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dxa"/>
            <w:vAlign w:val="center"/>
          </w:tcPr>
          <w:p w14:paraId="0E3042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4622" w:type="dxa"/>
          </w:tcPr>
          <w:p w14:paraId="1529395B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 xml:space="preserve">畲族             </w:t>
            </w:r>
          </w:p>
        </w:tc>
      </w:tr>
      <w:tr w14:paraId="386C4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dxa"/>
            <w:vAlign w:val="center"/>
          </w:tcPr>
          <w:p w14:paraId="69137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4622" w:type="dxa"/>
          </w:tcPr>
          <w:p w14:paraId="49DA682D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 xml:space="preserve">高山族           </w:t>
            </w:r>
          </w:p>
        </w:tc>
      </w:tr>
      <w:tr w14:paraId="6544D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dxa"/>
            <w:vAlign w:val="center"/>
          </w:tcPr>
          <w:p w14:paraId="2D3356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4622" w:type="dxa"/>
          </w:tcPr>
          <w:p w14:paraId="69E1A144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 xml:space="preserve">拉祜族           </w:t>
            </w:r>
          </w:p>
        </w:tc>
      </w:tr>
      <w:tr w14:paraId="7082D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dxa"/>
            <w:vAlign w:val="center"/>
          </w:tcPr>
          <w:p w14:paraId="0EA3A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4622" w:type="dxa"/>
          </w:tcPr>
          <w:p w14:paraId="66B68AB4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 xml:space="preserve">水族             </w:t>
            </w:r>
          </w:p>
        </w:tc>
      </w:tr>
      <w:tr w14:paraId="62D8A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dxa"/>
            <w:vAlign w:val="center"/>
          </w:tcPr>
          <w:p w14:paraId="4F845B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4622" w:type="dxa"/>
          </w:tcPr>
          <w:p w14:paraId="4E27E1D4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 xml:space="preserve">东乡族           </w:t>
            </w:r>
          </w:p>
        </w:tc>
      </w:tr>
      <w:tr w14:paraId="033F0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dxa"/>
            <w:vAlign w:val="center"/>
          </w:tcPr>
          <w:p w14:paraId="41FC25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4622" w:type="dxa"/>
          </w:tcPr>
          <w:p w14:paraId="4C211531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 xml:space="preserve">纳西族           </w:t>
            </w:r>
          </w:p>
        </w:tc>
      </w:tr>
      <w:tr w14:paraId="6DD08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dxa"/>
            <w:vAlign w:val="center"/>
          </w:tcPr>
          <w:p w14:paraId="63D436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4622" w:type="dxa"/>
          </w:tcPr>
          <w:p w14:paraId="4C1F1E0E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 xml:space="preserve">景颇族           </w:t>
            </w:r>
          </w:p>
        </w:tc>
      </w:tr>
      <w:tr w14:paraId="0B535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dxa"/>
            <w:vAlign w:val="center"/>
          </w:tcPr>
          <w:p w14:paraId="6BAC4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4622" w:type="dxa"/>
          </w:tcPr>
          <w:p w14:paraId="75DD49E0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 xml:space="preserve">柯尔克孜族       </w:t>
            </w:r>
          </w:p>
        </w:tc>
      </w:tr>
      <w:tr w14:paraId="3631C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dxa"/>
            <w:vAlign w:val="center"/>
          </w:tcPr>
          <w:p w14:paraId="2ADF7D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4622" w:type="dxa"/>
          </w:tcPr>
          <w:p w14:paraId="3D384814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 xml:space="preserve">土族             </w:t>
            </w:r>
          </w:p>
        </w:tc>
      </w:tr>
      <w:tr w14:paraId="4654A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dxa"/>
            <w:vAlign w:val="center"/>
          </w:tcPr>
          <w:p w14:paraId="292424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4622" w:type="dxa"/>
          </w:tcPr>
          <w:p w14:paraId="184DA591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 xml:space="preserve">达斡尔族         </w:t>
            </w:r>
          </w:p>
        </w:tc>
      </w:tr>
      <w:tr w14:paraId="39B50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dxa"/>
            <w:vAlign w:val="center"/>
          </w:tcPr>
          <w:p w14:paraId="670A0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4622" w:type="dxa"/>
          </w:tcPr>
          <w:p w14:paraId="53E6E4FF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 xml:space="preserve">仫佬族           </w:t>
            </w:r>
          </w:p>
        </w:tc>
      </w:tr>
      <w:tr w14:paraId="5C0F8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dxa"/>
            <w:vAlign w:val="center"/>
          </w:tcPr>
          <w:p w14:paraId="5DE00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4622" w:type="dxa"/>
          </w:tcPr>
          <w:p w14:paraId="2E803596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 xml:space="preserve">羌族             </w:t>
            </w:r>
          </w:p>
        </w:tc>
      </w:tr>
      <w:tr w14:paraId="7B798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dxa"/>
            <w:vAlign w:val="center"/>
          </w:tcPr>
          <w:p w14:paraId="0BD853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4622" w:type="dxa"/>
          </w:tcPr>
          <w:p w14:paraId="64EFD75D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 xml:space="preserve">布朗族           </w:t>
            </w:r>
          </w:p>
        </w:tc>
      </w:tr>
      <w:tr w14:paraId="7C700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dxa"/>
            <w:vAlign w:val="center"/>
          </w:tcPr>
          <w:p w14:paraId="4D98F4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4622" w:type="dxa"/>
          </w:tcPr>
          <w:p w14:paraId="4E450AAE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 xml:space="preserve">撒拉族           </w:t>
            </w:r>
          </w:p>
        </w:tc>
      </w:tr>
      <w:tr w14:paraId="0364C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dxa"/>
            <w:vAlign w:val="center"/>
          </w:tcPr>
          <w:p w14:paraId="6D3252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4622" w:type="dxa"/>
          </w:tcPr>
          <w:p w14:paraId="2E518A5A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 xml:space="preserve">毛南族           </w:t>
            </w:r>
          </w:p>
        </w:tc>
      </w:tr>
      <w:tr w14:paraId="1F6AD0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dxa"/>
            <w:vAlign w:val="center"/>
          </w:tcPr>
          <w:p w14:paraId="33BF1E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4622" w:type="dxa"/>
          </w:tcPr>
          <w:p w14:paraId="7CB88F7F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 xml:space="preserve">仡佬族           </w:t>
            </w:r>
          </w:p>
        </w:tc>
      </w:tr>
      <w:tr w14:paraId="09DBD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dxa"/>
            <w:vAlign w:val="center"/>
          </w:tcPr>
          <w:p w14:paraId="70A9C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4622" w:type="dxa"/>
          </w:tcPr>
          <w:p w14:paraId="669C3AEC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 xml:space="preserve">锡伯族           </w:t>
            </w:r>
          </w:p>
        </w:tc>
      </w:tr>
      <w:tr w14:paraId="518D4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dxa"/>
            <w:vAlign w:val="center"/>
          </w:tcPr>
          <w:p w14:paraId="42FB5F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4622" w:type="dxa"/>
          </w:tcPr>
          <w:p w14:paraId="673584D6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 xml:space="preserve">阿昌族           </w:t>
            </w:r>
          </w:p>
        </w:tc>
      </w:tr>
      <w:tr w14:paraId="4090F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dxa"/>
            <w:vAlign w:val="center"/>
          </w:tcPr>
          <w:p w14:paraId="237C5E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4622" w:type="dxa"/>
          </w:tcPr>
          <w:p w14:paraId="022C25AB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 xml:space="preserve">普米族           </w:t>
            </w:r>
          </w:p>
        </w:tc>
      </w:tr>
      <w:tr w14:paraId="7B34A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dxa"/>
            <w:vAlign w:val="center"/>
          </w:tcPr>
          <w:p w14:paraId="0EFA7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4622" w:type="dxa"/>
          </w:tcPr>
          <w:p w14:paraId="61BA5299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 xml:space="preserve">塔吉克族         </w:t>
            </w:r>
          </w:p>
        </w:tc>
      </w:tr>
      <w:tr w14:paraId="2F5F4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dxa"/>
            <w:vAlign w:val="center"/>
          </w:tcPr>
          <w:p w14:paraId="2C8D53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4622" w:type="dxa"/>
          </w:tcPr>
          <w:p w14:paraId="5F9BB896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 xml:space="preserve">怒族             </w:t>
            </w:r>
          </w:p>
        </w:tc>
      </w:tr>
      <w:tr w14:paraId="3FE6F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dxa"/>
            <w:vAlign w:val="center"/>
          </w:tcPr>
          <w:p w14:paraId="72C7F2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4622" w:type="dxa"/>
          </w:tcPr>
          <w:p w14:paraId="4DEBFF4D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 xml:space="preserve">乌孜别克族       </w:t>
            </w:r>
          </w:p>
        </w:tc>
      </w:tr>
      <w:tr w14:paraId="266DB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dxa"/>
            <w:vAlign w:val="center"/>
          </w:tcPr>
          <w:p w14:paraId="595B2D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4622" w:type="dxa"/>
          </w:tcPr>
          <w:p w14:paraId="16C6A08D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 xml:space="preserve">俄罗斯族         </w:t>
            </w:r>
          </w:p>
        </w:tc>
      </w:tr>
      <w:tr w14:paraId="4E581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dxa"/>
            <w:vAlign w:val="center"/>
          </w:tcPr>
          <w:p w14:paraId="4A3D9E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4622" w:type="dxa"/>
          </w:tcPr>
          <w:p w14:paraId="6E06C6EA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 xml:space="preserve">鄂温克族         </w:t>
            </w:r>
          </w:p>
        </w:tc>
      </w:tr>
      <w:tr w14:paraId="2AF9C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dxa"/>
            <w:vAlign w:val="center"/>
          </w:tcPr>
          <w:p w14:paraId="34BDA5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4622" w:type="dxa"/>
          </w:tcPr>
          <w:p w14:paraId="56A89A41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 xml:space="preserve">德昂族           </w:t>
            </w:r>
          </w:p>
        </w:tc>
      </w:tr>
      <w:tr w14:paraId="4C3991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dxa"/>
            <w:vAlign w:val="center"/>
          </w:tcPr>
          <w:p w14:paraId="074435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4622" w:type="dxa"/>
          </w:tcPr>
          <w:p w14:paraId="4071B4FC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 xml:space="preserve">保安族           </w:t>
            </w:r>
          </w:p>
        </w:tc>
      </w:tr>
      <w:tr w14:paraId="2C896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dxa"/>
            <w:vAlign w:val="center"/>
          </w:tcPr>
          <w:p w14:paraId="7801AB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4622" w:type="dxa"/>
          </w:tcPr>
          <w:p w14:paraId="5C39A80E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 xml:space="preserve">裕固族           </w:t>
            </w:r>
          </w:p>
        </w:tc>
      </w:tr>
      <w:tr w14:paraId="496A0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dxa"/>
            <w:vAlign w:val="center"/>
          </w:tcPr>
          <w:p w14:paraId="3868D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4622" w:type="dxa"/>
          </w:tcPr>
          <w:p w14:paraId="4B903854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 xml:space="preserve">京族             </w:t>
            </w:r>
          </w:p>
        </w:tc>
      </w:tr>
      <w:tr w14:paraId="35129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dxa"/>
            <w:vAlign w:val="center"/>
          </w:tcPr>
          <w:p w14:paraId="4BFD54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4622" w:type="dxa"/>
          </w:tcPr>
          <w:p w14:paraId="0A10701A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 xml:space="preserve">塔塔尔族         </w:t>
            </w:r>
          </w:p>
        </w:tc>
      </w:tr>
      <w:tr w14:paraId="32F67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dxa"/>
            <w:vAlign w:val="center"/>
          </w:tcPr>
          <w:p w14:paraId="1CD9DC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4622" w:type="dxa"/>
          </w:tcPr>
          <w:p w14:paraId="17448FEC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 xml:space="preserve">独龙族           </w:t>
            </w:r>
          </w:p>
        </w:tc>
      </w:tr>
      <w:tr w14:paraId="6B0FA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dxa"/>
            <w:vAlign w:val="center"/>
          </w:tcPr>
          <w:p w14:paraId="59A80A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4622" w:type="dxa"/>
          </w:tcPr>
          <w:p w14:paraId="59A89914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 xml:space="preserve">鄂伦春族         </w:t>
            </w:r>
          </w:p>
        </w:tc>
      </w:tr>
      <w:tr w14:paraId="1BAF2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dxa"/>
            <w:vAlign w:val="center"/>
          </w:tcPr>
          <w:p w14:paraId="259C25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</w:t>
            </w:r>
          </w:p>
        </w:tc>
        <w:tc>
          <w:tcPr>
            <w:tcW w:w="4622" w:type="dxa"/>
          </w:tcPr>
          <w:p w14:paraId="3902F726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 xml:space="preserve">赫哲族           </w:t>
            </w:r>
          </w:p>
        </w:tc>
      </w:tr>
      <w:tr w14:paraId="7EBF5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dxa"/>
            <w:vAlign w:val="center"/>
          </w:tcPr>
          <w:p w14:paraId="358AAF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</w:t>
            </w:r>
          </w:p>
        </w:tc>
        <w:tc>
          <w:tcPr>
            <w:tcW w:w="4622" w:type="dxa"/>
          </w:tcPr>
          <w:p w14:paraId="7AB089FE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 xml:space="preserve">门巴族           </w:t>
            </w:r>
          </w:p>
        </w:tc>
      </w:tr>
      <w:tr w14:paraId="50BF3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dxa"/>
            <w:vAlign w:val="center"/>
          </w:tcPr>
          <w:p w14:paraId="10AC6B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  <w:tc>
          <w:tcPr>
            <w:tcW w:w="4622" w:type="dxa"/>
          </w:tcPr>
          <w:p w14:paraId="62C2FA91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 xml:space="preserve">珞巴族           </w:t>
            </w:r>
          </w:p>
        </w:tc>
      </w:tr>
      <w:tr w14:paraId="02625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dxa"/>
            <w:vAlign w:val="center"/>
          </w:tcPr>
          <w:p w14:paraId="0795C2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</w:t>
            </w:r>
          </w:p>
        </w:tc>
        <w:tc>
          <w:tcPr>
            <w:tcW w:w="4622" w:type="dxa"/>
          </w:tcPr>
          <w:p w14:paraId="0D7F3081">
            <w:pPr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 xml:space="preserve">基诺族           </w:t>
            </w:r>
          </w:p>
        </w:tc>
      </w:tr>
    </w:tbl>
    <w:p w14:paraId="1493358A">
      <w:pPr>
        <w:rPr>
          <w:rFonts w:asciiTheme="minorEastAsia" w:hAnsiTheme="minorEastAsia" w:cstheme="minorEastAsia"/>
        </w:rPr>
      </w:pPr>
    </w:p>
    <w:p w14:paraId="7A4BF69A">
      <w:pPr>
        <w:rPr>
          <w:rFonts w:asciiTheme="minorEastAsia" w:hAnsiTheme="minorEastAsia" w:cstheme="minorEastAsia"/>
        </w:rPr>
      </w:pPr>
    </w:p>
    <w:p w14:paraId="0213AB5D">
      <w:pPr>
        <w:pStyle w:val="3"/>
        <w:rPr>
          <w:rFonts w:asciiTheme="minorEastAsia" w:hAnsiTheme="minorEastAsia" w:eastAsiaTheme="minorEastAsia" w:cstheme="minorEastAsia"/>
        </w:rPr>
      </w:pPr>
      <w:bookmarkStart w:id="88" w:name="_Toc16633"/>
      <w:bookmarkStart w:id="89" w:name="_证件类型"/>
      <w:r>
        <w:rPr>
          <w:rFonts w:hint="eastAsia" w:asciiTheme="minorEastAsia" w:hAnsiTheme="minorEastAsia" w:eastAsiaTheme="minorEastAsia" w:cstheme="minorEastAsia"/>
        </w:rPr>
        <w:t>证件类型</w:t>
      </w:r>
      <w:bookmarkEnd w:id="88"/>
    </w:p>
    <w:bookmarkEnd w:id="89"/>
    <w:tbl>
      <w:tblPr>
        <w:tblStyle w:val="1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62E04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3CE966D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代码</w:t>
            </w:r>
          </w:p>
        </w:tc>
        <w:tc>
          <w:tcPr>
            <w:tcW w:w="4261" w:type="dxa"/>
          </w:tcPr>
          <w:p w14:paraId="07DBCD86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类型</w:t>
            </w:r>
          </w:p>
        </w:tc>
      </w:tr>
      <w:tr w14:paraId="64EC7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26A39A1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1</w:t>
            </w:r>
          </w:p>
        </w:tc>
        <w:tc>
          <w:tcPr>
            <w:tcW w:w="4261" w:type="dxa"/>
          </w:tcPr>
          <w:p w14:paraId="59856DE3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身份证</w:t>
            </w:r>
          </w:p>
        </w:tc>
      </w:tr>
      <w:tr w14:paraId="4C4FA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45D08A1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2</w:t>
            </w:r>
          </w:p>
        </w:tc>
        <w:tc>
          <w:tcPr>
            <w:tcW w:w="4261" w:type="dxa"/>
          </w:tcPr>
          <w:p w14:paraId="03D7EA67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护照</w:t>
            </w:r>
          </w:p>
        </w:tc>
      </w:tr>
      <w:tr w14:paraId="57865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ABC9E67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3</w:t>
            </w:r>
          </w:p>
        </w:tc>
        <w:tc>
          <w:tcPr>
            <w:tcW w:w="4261" w:type="dxa"/>
          </w:tcPr>
          <w:p w14:paraId="46405BA0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军官证</w:t>
            </w:r>
          </w:p>
        </w:tc>
      </w:tr>
      <w:tr w14:paraId="424FE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8639734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4</w:t>
            </w:r>
          </w:p>
        </w:tc>
        <w:tc>
          <w:tcPr>
            <w:tcW w:w="4261" w:type="dxa"/>
          </w:tcPr>
          <w:p w14:paraId="29F884CB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台胞证</w:t>
            </w:r>
          </w:p>
        </w:tc>
      </w:tr>
      <w:tr w14:paraId="142BE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8EA6D49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5</w:t>
            </w:r>
          </w:p>
        </w:tc>
        <w:tc>
          <w:tcPr>
            <w:tcW w:w="4261" w:type="dxa"/>
          </w:tcPr>
          <w:p w14:paraId="17E50322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回乡证</w:t>
            </w:r>
          </w:p>
        </w:tc>
      </w:tr>
      <w:tr w14:paraId="1AEF0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8125B3B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99</w:t>
            </w:r>
          </w:p>
        </w:tc>
        <w:tc>
          <w:tcPr>
            <w:tcW w:w="4261" w:type="dxa"/>
          </w:tcPr>
          <w:p w14:paraId="054320FC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其他</w:t>
            </w:r>
          </w:p>
        </w:tc>
      </w:tr>
    </w:tbl>
    <w:p w14:paraId="135DCC21">
      <w:pPr>
        <w:pStyle w:val="14"/>
        <w:widowControl/>
        <w:shd w:val="clear" w:color="auto" w:fill="FFFFFF"/>
        <w:spacing w:beforeAutospacing="0" w:afterAutospacing="0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</w:p>
    <w:p w14:paraId="3BF19A75">
      <w:pPr>
        <w:pStyle w:val="3"/>
        <w:rPr>
          <w:rFonts w:asciiTheme="minorEastAsia" w:hAnsiTheme="minorEastAsia" w:eastAsiaTheme="minorEastAsia" w:cstheme="minorEastAsia"/>
        </w:rPr>
      </w:pPr>
      <w:bookmarkStart w:id="90" w:name="_Toc7242"/>
      <w:bookmarkStart w:id="91" w:name="_性别类型"/>
      <w:r>
        <w:rPr>
          <w:rFonts w:hint="eastAsia" w:asciiTheme="minorEastAsia" w:hAnsiTheme="minorEastAsia" w:eastAsiaTheme="minorEastAsia" w:cstheme="minorEastAsia"/>
          <w:lang w:val="en-US" w:eastAsia="zh-CN"/>
        </w:rPr>
        <w:t>性别</w:t>
      </w:r>
      <w:r>
        <w:rPr>
          <w:rFonts w:hint="eastAsia" w:asciiTheme="minorEastAsia" w:hAnsiTheme="minorEastAsia" w:eastAsiaTheme="minorEastAsia" w:cstheme="minorEastAsia"/>
        </w:rPr>
        <w:t>类型</w:t>
      </w:r>
      <w:bookmarkEnd w:id="90"/>
    </w:p>
    <w:bookmarkEnd w:id="91"/>
    <w:tbl>
      <w:tblPr>
        <w:tblStyle w:val="1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11C0E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1CD1077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代码</w:t>
            </w:r>
          </w:p>
        </w:tc>
        <w:tc>
          <w:tcPr>
            <w:tcW w:w="4261" w:type="dxa"/>
          </w:tcPr>
          <w:p w14:paraId="6EA19511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类型</w:t>
            </w:r>
          </w:p>
        </w:tc>
      </w:tr>
      <w:tr w14:paraId="7A363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6D8A576">
            <w:pPr>
              <w:pStyle w:val="14"/>
              <w:widowControl/>
              <w:spacing w:beforeAutospacing="0" w:afterAutospacing="0"/>
              <w:rPr>
                <w:rFonts w:hint="eastAsia" w:ascii="Arial" w:hAnsi="Arial" w:cs="Arial" w:eastAsiaTheme="minorEastAsia"/>
                <w:color w:val="333333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  <w:lang w:val="en-US" w:eastAsia="zh-CN"/>
              </w:rPr>
              <w:t>0</w:t>
            </w:r>
          </w:p>
        </w:tc>
        <w:tc>
          <w:tcPr>
            <w:tcW w:w="4261" w:type="dxa"/>
          </w:tcPr>
          <w:p w14:paraId="7370BD63">
            <w:pPr>
              <w:pStyle w:val="14"/>
              <w:widowControl/>
              <w:spacing w:beforeAutospacing="0" w:afterAutospacing="0"/>
              <w:rPr>
                <w:rFonts w:hint="default" w:ascii="Arial" w:hAnsi="Arial" w:cs="Arial" w:eastAsiaTheme="minorEastAsia"/>
                <w:color w:val="333333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  <w:lang w:val="en-US" w:eastAsia="zh-CN"/>
              </w:rPr>
              <w:t>未知</w:t>
            </w:r>
          </w:p>
        </w:tc>
      </w:tr>
      <w:tr w14:paraId="212F0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63D50A7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1</w:t>
            </w:r>
          </w:p>
        </w:tc>
        <w:tc>
          <w:tcPr>
            <w:tcW w:w="4261" w:type="dxa"/>
          </w:tcPr>
          <w:p w14:paraId="2E6AE477">
            <w:pPr>
              <w:pStyle w:val="14"/>
              <w:widowControl/>
              <w:spacing w:beforeAutospacing="0" w:afterAutospacing="0"/>
              <w:rPr>
                <w:rFonts w:hint="eastAsia" w:ascii="Arial" w:hAnsi="Arial" w:cs="Arial" w:eastAsiaTheme="minorEastAsia"/>
                <w:color w:val="333333"/>
                <w:sz w:val="21"/>
                <w:szCs w:val="21"/>
                <w:shd w:val="clear" w:color="auto" w:fill="FFFFFF"/>
                <w:lang w:eastAsia="zh-CN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  <w:lang w:val="en-US" w:eastAsia="zh-CN"/>
              </w:rPr>
              <w:t>男</w:t>
            </w:r>
          </w:p>
        </w:tc>
      </w:tr>
      <w:tr w14:paraId="50F2E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CCACE9A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2</w:t>
            </w:r>
          </w:p>
        </w:tc>
        <w:tc>
          <w:tcPr>
            <w:tcW w:w="4261" w:type="dxa"/>
          </w:tcPr>
          <w:p w14:paraId="75891E83">
            <w:pPr>
              <w:pStyle w:val="14"/>
              <w:widowControl/>
              <w:spacing w:beforeAutospacing="0" w:afterAutospacing="0"/>
              <w:rPr>
                <w:rFonts w:hint="eastAsia" w:ascii="Arial" w:hAnsi="Arial" w:cs="Arial" w:eastAsiaTheme="minorEastAsia"/>
                <w:color w:val="333333"/>
                <w:sz w:val="21"/>
                <w:szCs w:val="21"/>
                <w:shd w:val="clear" w:color="auto" w:fill="FFFFFF"/>
                <w:lang w:eastAsia="zh-CN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  <w:lang w:val="en-US" w:eastAsia="zh-CN"/>
              </w:rPr>
              <w:t>女</w:t>
            </w:r>
          </w:p>
        </w:tc>
      </w:tr>
    </w:tbl>
    <w:p w14:paraId="56A294D6">
      <w:pPr>
        <w:pStyle w:val="14"/>
        <w:widowControl/>
        <w:shd w:val="clear" w:color="auto" w:fill="FFFFFF"/>
        <w:spacing w:beforeAutospacing="0" w:afterAutospacing="0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</w:p>
    <w:p w14:paraId="558B3B09">
      <w:pPr>
        <w:pStyle w:val="3"/>
        <w:rPr>
          <w:rFonts w:asciiTheme="minorEastAsia" w:hAnsiTheme="minorEastAsia" w:eastAsiaTheme="minorEastAsia" w:cstheme="minorEastAsia"/>
        </w:rPr>
      </w:pPr>
      <w:bookmarkStart w:id="92" w:name="_药品分类代码字典"/>
      <w:bookmarkEnd w:id="92"/>
      <w:bookmarkStart w:id="93" w:name="_Toc10437"/>
      <w:r>
        <w:rPr>
          <w:rFonts w:hint="eastAsia" w:asciiTheme="minorEastAsia" w:hAnsiTheme="minorEastAsia" w:eastAsiaTheme="minorEastAsia" w:cstheme="minorEastAsia"/>
        </w:rPr>
        <w:t>药品分类代码字典</w:t>
      </w:r>
      <w:bookmarkEnd w:id="93"/>
    </w:p>
    <w:tbl>
      <w:tblPr>
        <w:tblStyle w:val="15"/>
        <w:tblW w:w="8364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6"/>
        <w:gridCol w:w="6428"/>
      </w:tblGrid>
      <w:tr w14:paraId="3CFEA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280BA7FA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分类代码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3CDF2500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名称</w:t>
            </w:r>
          </w:p>
        </w:tc>
      </w:tr>
      <w:tr w14:paraId="05AC2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473CC337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01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592520D6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抗感染类药物</w:t>
            </w:r>
          </w:p>
        </w:tc>
      </w:tr>
      <w:tr w14:paraId="6A2FA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6608C0A0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0101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536446C4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抗生素类药物</w:t>
            </w:r>
          </w:p>
        </w:tc>
      </w:tr>
      <w:tr w14:paraId="770B0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4B6C8BFE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010101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3C2CB61D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青霉素类(青霉素、氨苄(biàn)西林、阿莫西林)</w:t>
            </w:r>
          </w:p>
        </w:tc>
      </w:tr>
      <w:tr w14:paraId="4D7E1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1A9CB948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010102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7236C045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头孢菌素类(头孢噻吩钠、头孢氨苄、头孢拉定)</w:t>
            </w:r>
          </w:p>
        </w:tc>
      </w:tr>
      <w:tr w14:paraId="686D9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38B7E628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010103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0582E636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β-内酰胺酶抑制剂(苏巴坦)</w:t>
            </w:r>
          </w:p>
        </w:tc>
      </w:tr>
      <w:tr w14:paraId="09371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1CE72159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010104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21C79A63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氨基糖苷类(庆大霉素、阿米卡星)</w:t>
            </w:r>
          </w:p>
        </w:tc>
      </w:tr>
      <w:tr w14:paraId="49BE1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1562422C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010105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197B49F6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四环素类(四环素、金霉素、半诺环素)</w:t>
            </w:r>
          </w:p>
        </w:tc>
      </w:tr>
      <w:tr w14:paraId="45205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3F75F261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010106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54C46FC5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酰胺醇类(氯霉素)</w:t>
            </w:r>
          </w:p>
        </w:tc>
      </w:tr>
      <w:tr w14:paraId="453AD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564E8BBB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010107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48474847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大环内酯类(红霉素、麦迪霉素、罗红霉素、克拉霉素、阿奇霉素)</w:t>
            </w:r>
          </w:p>
        </w:tc>
      </w:tr>
      <w:tr w14:paraId="3F136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5FC3D7A3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010108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6412A206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其他抗菌抗生素(多粘菌素E)</w:t>
            </w:r>
          </w:p>
        </w:tc>
      </w:tr>
      <w:tr w14:paraId="29E9B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6B89C930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0102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2DCB8DC2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合成的抗菌药</w:t>
            </w:r>
          </w:p>
        </w:tc>
      </w:tr>
      <w:tr w14:paraId="546FE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62873FD2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010201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011E01AA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磺胺类(环胺嘧啶)</w:t>
            </w:r>
          </w:p>
        </w:tc>
      </w:tr>
      <w:tr w14:paraId="615D4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3BD891B7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010202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51920AC5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硝基呋喃类(呋喃妥因)</w:t>
            </w:r>
          </w:p>
        </w:tc>
      </w:tr>
      <w:tr w14:paraId="41F70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44620E69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010203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55FD20D6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喹诺酮类(诺氟沙星)</w:t>
            </w:r>
          </w:p>
        </w:tc>
      </w:tr>
      <w:tr w14:paraId="1B0E6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089CC363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010204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259AEC09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硝咪唑类(甲硝唑、替硝唑)</w:t>
            </w:r>
          </w:p>
        </w:tc>
      </w:tr>
      <w:tr w14:paraId="6A79F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46E4247B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0103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47AB668C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抗结核病药</w:t>
            </w:r>
          </w:p>
        </w:tc>
      </w:tr>
      <w:tr w14:paraId="42B8E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61701367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010301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75027AB0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抗结核病药(异烟肼、利福平)</w:t>
            </w:r>
          </w:p>
        </w:tc>
      </w:tr>
      <w:tr w14:paraId="30247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7A8C6E60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0104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4F07F47C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抗麻风病药</w:t>
            </w:r>
          </w:p>
        </w:tc>
      </w:tr>
      <w:tr w14:paraId="5304F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70FB4123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010401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49D032F2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抗麻风病药(氨苯砜)</w:t>
            </w:r>
          </w:p>
        </w:tc>
      </w:tr>
      <w:tr w14:paraId="00922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60D6E777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0105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12535CE3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抗病毒药</w:t>
            </w:r>
          </w:p>
        </w:tc>
      </w:tr>
      <w:tr w14:paraId="5AC04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1BF373BD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010501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46B76D10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抗病毒药(阿昔洛韦、利巴韦林)</w:t>
            </w:r>
          </w:p>
        </w:tc>
      </w:tr>
      <w:tr w14:paraId="52841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4538867E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0106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5443AAE8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抗真菌药</w:t>
            </w:r>
          </w:p>
        </w:tc>
      </w:tr>
      <w:tr w14:paraId="53181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787031BB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010601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2AB5585C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抗真菌药(咪康唑)</w:t>
            </w:r>
          </w:p>
        </w:tc>
      </w:tr>
      <w:tr w14:paraId="3E489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6386A3D1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0107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4D24C90F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抗寄生虫病药物</w:t>
            </w:r>
          </w:p>
        </w:tc>
      </w:tr>
      <w:tr w14:paraId="48AE8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687BBE94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010701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2D94FBF7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抗疟疾病药物(青蒿素)</w:t>
            </w:r>
          </w:p>
        </w:tc>
      </w:tr>
      <w:tr w14:paraId="5CCDB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24667879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02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13A57FCC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麻醉药及其辅助药物</w:t>
            </w:r>
          </w:p>
        </w:tc>
      </w:tr>
      <w:tr w14:paraId="197DD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52506884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0201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48B6B803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全身麻醉药(硫喷妥钠)</w:t>
            </w:r>
          </w:p>
        </w:tc>
      </w:tr>
      <w:tr w14:paraId="16FA9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29887B90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0202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754D9F4E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局部麻醉药(利多卡因、苯佐卡因)</w:t>
            </w:r>
          </w:p>
        </w:tc>
      </w:tr>
      <w:tr w14:paraId="585BF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2B2EC690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0203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4A03AA72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骨骼肌松弛药(泮(pàn)库溴铵)</w:t>
            </w:r>
          </w:p>
        </w:tc>
      </w:tr>
      <w:tr w14:paraId="2315B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004C1CA4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03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632DC217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神经类药物</w:t>
            </w:r>
          </w:p>
        </w:tc>
      </w:tr>
      <w:tr w14:paraId="19B38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529CF64E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0301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2795B77B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中枢兴奋药(甲氯芬酯、茴拉西坦)</w:t>
            </w:r>
          </w:p>
        </w:tc>
      </w:tr>
      <w:tr w14:paraId="3413A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7CAA774E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0302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0AD7B5CD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镇痛药(哌替啶、曲马朵)</w:t>
            </w:r>
          </w:p>
        </w:tc>
      </w:tr>
      <w:tr w14:paraId="5323F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7C5E9B5A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0303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6577AC01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解热、镇痛、抗炎药</w:t>
            </w:r>
          </w:p>
        </w:tc>
      </w:tr>
      <w:tr w14:paraId="196AC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2371DB08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030301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7FBAEE7F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解热镇痛药(对乙酰氨基酚(扑热息痛))</w:t>
            </w:r>
          </w:p>
        </w:tc>
      </w:tr>
      <w:tr w14:paraId="48284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7174570D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030302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6568C1FD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抗炎镇痛药(双氯芬酸、布洛芬)</w:t>
            </w:r>
          </w:p>
        </w:tc>
      </w:tr>
      <w:tr w14:paraId="6408F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55EEC870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030303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2C670E4A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抗痛风药(别嘌醇)</w:t>
            </w:r>
          </w:p>
        </w:tc>
      </w:tr>
      <w:tr w14:paraId="4DD80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707C46E1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030304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5C06CD26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抗偏头痛药(麦角胺咖啡因片)</w:t>
            </w:r>
          </w:p>
        </w:tc>
      </w:tr>
      <w:tr w14:paraId="779CC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09A51684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0304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1FBE1111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镇静催眠药</w:t>
            </w:r>
          </w:p>
        </w:tc>
      </w:tr>
      <w:tr w14:paraId="6CCEE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67DF231B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030401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5EFC7B9E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巴比妥类(戊巴比妥)</w:t>
            </w:r>
          </w:p>
        </w:tc>
      </w:tr>
      <w:tr w14:paraId="76119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70C39F8D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030402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0AE5F6EC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苯二氮卓类(氯西泮)</w:t>
            </w:r>
          </w:p>
        </w:tc>
      </w:tr>
      <w:tr w14:paraId="00D5D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1E598AD7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030403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4AD43C37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其它类(加兰他敏)</w:t>
            </w:r>
          </w:p>
        </w:tc>
      </w:tr>
      <w:tr w14:paraId="005CF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50CC8859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0305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7F824D67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抗癫痫药(苯妥英钠、卡马西平)</w:t>
            </w:r>
          </w:p>
        </w:tc>
      </w:tr>
      <w:tr w14:paraId="60054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371AC421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0306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2582AD2F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抗震颤麻痹药(卡比多巴、苯海拉明)</w:t>
            </w:r>
          </w:p>
        </w:tc>
      </w:tr>
      <w:tr w14:paraId="705C5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4EB09080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0307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75061EDD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治眩晕药(倍他司汀(tīng))</w:t>
            </w:r>
          </w:p>
        </w:tc>
      </w:tr>
      <w:tr w14:paraId="5EE4E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476F84D9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0308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6E3DB9E4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脑代谢及循环改善剂(长春西丁)</w:t>
            </w:r>
          </w:p>
        </w:tc>
      </w:tr>
      <w:tr w14:paraId="09696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2D209500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04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1758C71A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精神类药物</w:t>
            </w:r>
          </w:p>
        </w:tc>
      </w:tr>
      <w:tr w14:paraId="33BDD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003558EB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0401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020E7C19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抗精神病药</w:t>
            </w:r>
          </w:p>
        </w:tc>
      </w:tr>
      <w:tr w14:paraId="5BC97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7A03FCF3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040101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5471AA38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吩噻嗪类(氯丙嗪、氟哌啶醇)</w:t>
            </w:r>
          </w:p>
        </w:tc>
      </w:tr>
      <w:tr w14:paraId="6EBB0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075B3F58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040102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38E81E14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硫杂蒽类(氯哌噻吨)</w:t>
            </w:r>
          </w:p>
        </w:tc>
      </w:tr>
      <w:tr w14:paraId="3D7E7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5C1B5D13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040103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23F6F0C5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其他抗精神病药(氯氮平)</w:t>
            </w:r>
          </w:p>
        </w:tc>
      </w:tr>
      <w:tr w14:paraId="0F555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7CE41CE9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040104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650BBFC8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长效抗精神病药(哌泊噻嗪棕榈酸酯)</w:t>
            </w:r>
          </w:p>
        </w:tc>
      </w:tr>
      <w:tr w14:paraId="73217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49A3C76D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0402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0D501010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抗焦虑药</w:t>
            </w:r>
          </w:p>
        </w:tc>
      </w:tr>
      <w:tr w14:paraId="19F37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6DDBC66E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040201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16DF6819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抗焦虑药(硝西泮、艾司唑仑)</w:t>
            </w:r>
          </w:p>
        </w:tc>
      </w:tr>
      <w:tr w14:paraId="19F6D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7FAE39C0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0403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6949F1E3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抗情感障碍药(丙咪嗪)</w:t>
            </w:r>
          </w:p>
        </w:tc>
      </w:tr>
      <w:tr w14:paraId="5AB4F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2631DCDF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05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11898568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抗肿瘤类药物</w:t>
            </w:r>
          </w:p>
        </w:tc>
      </w:tr>
      <w:tr w14:paraId="67415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66BFB038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0501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56470534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烷化剂(环磷酰胺)</w:t>
            </w:r>
          </w:p>
        </w:tc>
      </w:tr>
      <w:tr w14:paraId="6146B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323AF17D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0502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4C67ED57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抗代谢药(甲氨喋呤)</w:t>
            </w:r>
          </w:p>
        </w:tc>
      </w:tr>
      <w:tr w14:paraId="37BB3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1F5018C8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0503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63C9FA89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抗肿瘤抗生素(丝裂霉素)</w:t>
            </w:r>
          </w:p>
        </w:tc>
      </w:tr>
      <w:tr w14:paraId="1A707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4A23AD6C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0504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173B0D39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抗肿瘤植物成分(紫杉醇)</w:t>
            </w:r>
          </w:p>
        </w:tc>
      </w:tr>
      <w:tr w14:paraId="66F57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73F7BABA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0505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09CE9521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抗肿瘤激素类(亮丙瑞林)</w:t>
            </w:r>
          </w:p>
        </w:tc>
      </w:tr>
      <w:tr w14:paraId="3CD28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633021AF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0506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23DE0C5F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其他抗肿瘤药及辅助治疗药(顺铂)</w:t>
            </w:r>
          </w:p>
        </w:tc>
      </w:tr>
      <w:tr w14:paraId="63054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24414DC6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06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58E862FC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心血管类药物</w:t>
            </w:r>
          </w:p>
        </w:tc>
      </w:tr>
      <w:tr w14:paraId="3079D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265FE9EB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0601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21F41B07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抗心绞痛药物</w:t>
            </w:r>
          </w:p>
        </w:tc>
      </w:tr>
      <w:tr w14:paraId="304D9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13583F2F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060101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461FB547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硝酸脂类药物(硝酸甘油)</w:t>
            </w:r>
          </w:p>
        </w:tc>
      </w:tr>
      <w:tr w14:paraId="304D7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4DAF1F18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060102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45A32096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钙拮抗药(维拉帕米、硝苯地平)</w:t>
            </w:r>
          </w:p>
        </w:tc>
      </w:tr>
      <w:tr w14:paraId="5ED9E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68D7D9EA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060103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71FC0D51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其他抗心绞痛药物(普尼拉明)</w:t>
            </w:r>
          </w:p>
        </w:tc>
      </w:tr>
      <w:tr w14:paraId="1F108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7CD0BD91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0602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0A2802DD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抗心律失常药</w:t>
            </w:r>
          </w:p>
        </w:tc>
      </w:tr>
      <w:tr w14:paraId="45189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7F547688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060201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66DA9D80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膜反应抑制剂(奎尼丁)</w:t>
            </w:r>
          </w:p>
        </w:tc>
      </w:tr>
      <w:tr w14:paraId="78DD7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1A91EAB6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060202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28DAFCB2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β-受体阻滞剂(盐酸艾司洛尔)</w:t>
            </w:r>
          </w:p>
        </w:tc>
      </w:tr>
      <w:tr w14:paraId="7414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5995534F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060203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372DA109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动作电位时间延长剂(胺碘酮)</w:t>
            </w:r>
          </w:p>
        </w:tc>
      </w:tr>
      <w:tr w14:paraId="2E525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4384FC19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060204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5200E49C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其他抗心律失常药(苄普地尔)</w:t>
            </w:r>
          </w:p>
        </w:tc>
      </w:tr>
      <w:tr w14:paraId="3117F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66E5CA1D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0603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1AB71047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抗高血压药</w:t>
            </w:r>
          </w:p>
        </w:tc>
      </w:tr>
      <w:tr w14:paraId="4A564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5B0207CF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060301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146AEFBB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交感神经抑制剂(可乐定、乌拉地尔)</w:t>
            </w:r>
          </w:p>
        </w:tc>
      </w:tr>
      <w:tr w14:paraId="740F3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0B990148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060302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0FD8B20A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血管扩张剂(硝普钠)</w:t>
            </w:r>
          </w:p>
        </w:tc>
      </w:tr>
      <w:tr w14:paraId="6B483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63A42437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060303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02E238EA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钙离子拮抗剂(尼莫地平)</w:t>
            </w:r>
          </w:p>
        </w:tc>
      </w:tr>
      <w:tr w14:paraId="5D3A9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08688CB5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060304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1A143843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血管紧张素转换酶抑制剂(马来酸依那普利)</w:t>
            </w:r>
          </w:p>
        </w:tc>
      </w:tr>
      <w:tr w14:paraId="10854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604CBA7B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0604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0951B815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抗心力衰竭药物</w:t>
            </w:r>
          </w:p>
        </w:tc>
      </w:tr>
      <w:tr w14:paraId="402CA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4855580E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060401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7411A74B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洋地黄类药物(洋地黄毒苷)</w:t>
            </w:r>
          </w:p>
        </w:tc>
      </w:tr>
      <w:tr w14:paraId="024AA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40BDAA2A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060402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7E6B0783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非洋地黄类正性肌力药物(氨力农)</w:t>
            </w:r>
          </w:p>
        </w:tc>
      </w:tr>
      <w:tr w14:paraId="241E8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6FBACF98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0605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2154668A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抗休克药物(肾上腺素)</w:t>
            </w:r>
          </w:p>
        </w:tc>
      </w:tr>
      <w:tr w14:paraId="7A7D2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0F891B69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0606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178E1A6B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调血脂药物(烟酸)</w:t>
            </w:r>
          </w:p>
        </w:tc>
      </w:tr>
      <w:tr w14:paraId="153F5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7CEBDE07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0607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437CC26D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抗血小板药物(川芎嗪)</w:t>
            </w:r>
          </w:p>
        </w:tc>
      </w:tr>
      <w:tr w14:paraId="44409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263EC01C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0608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78CE667C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抗凝溶栓(shuān)药物(肝素钠、尿激酶)</w:t>
            </w:r>
          </w:p>
        </w:tc>
      </w:tr>
      <w:tr w14:paraId="3337F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7C84816D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07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77D07149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呼吸类药物</w:t>
            </w:r>
          </w:p>
        </w:tc>
      </w:tr>
      <w:tr w14:paraId="7AC7D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7760339A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0701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3403BA6D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祛痰药</w:t>
            </w:r>
          </w:p>
        </w:tc>
      </w:tr>
      <w:tr w14:paraId="2929C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4C0AAE4E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070101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79855440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祛痰药(盐酸溴己新)</w:t>
            </w:r>
          </w:p>
        </w:tc>
      </w:tr>
      <w:tr w14:paraId="2D852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46C2166E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0702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1C5F4A6C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镇咳药</w:t>
            </w:r>
          </w:p>
        </w:tc>
      </w:tr>
      <w:tr w14:paraId="63384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2A84A6D3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070201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31D718D7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镇咳药(苯丙哌林)</w:t>
            </w:r>
          </w:p>
        </w:tc>
      </w:tr>
      <w:tr w14:paraId="5D30C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79C9E545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0703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758C9D9B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平喘药</w:t>
            </w:r>
          </w:p>
        </w:tc>
      </w:tr>
      <w:tr w14:paraId="06DBD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000A56B1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070301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70914098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β-肾上腺素受体激动剂(盐酸克伦特罗)</w:t>
            </w:r>
          </w:p>
        </w:tc>
      </w:tr>
      <w:tr w14:paraId="4B6A7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7ABDEF70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070302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40B04EC2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M胆碱受体拮抗剂(异丙托溴铵)</w:t>
            </w:r>
          </w:p>
        </w:tc>
      </w:tr>
      <w:tr w14:paraId="21706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2728E92F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070303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4393C9C2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磷酸二酯酶抑制剂(氨茶碱)</w:t>
            </w:r>
          </w:p>
        </w:tc>
      </w:tr>
      <w:tr w14:paraId="1861E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6095823C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070304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2C78FF1A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过敏介质阻释剂(奈多罗米)</w:t>
            </w:r>
          </w:p>
        </w:tc>
      </w:tr>
      <w:tr w14:paraId="4303F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0F59948E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070305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7A41D689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肾上腺皮质激素(丙酸倍氯米松)</w:t>
            </w:r>
          </w:p>
        </w:tc>
      </w:tr>
      <w:tr w14:paraId="2827A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1259945B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08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4E36DE2E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消化类药物</w:t>
            </w:r>
          </w:p>
        </w:tc>
      </w:tr>
      <w:tr w14:paraId="53A0D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4E1810E7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0801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7E4F242C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抗酸及抗溃疡病药(雷尼替丁)</w:t>
            </w:r>
          </w:p>
        </w:tc>
      </w:tr>
      <w:tr w14:paraId="157D7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4976E2B8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0802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4C393183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胃肠解痉药(溴丙胺太林)</w:t>
            </w:r>
          </w:p>
        </w:tc>
      </w:tr>
      <w:tr w14:paraId="67A13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52A57B4B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0803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6CAAF3AC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止吐药及催吐药(多潘立酮)</w:t>
            </w:r>
          </w:p>
        </w:tc>
      </w:tr>
      <w:tr w14:paraId="3B8EA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23DD878E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0804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53EE99A4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泻药及止泻药(硫酸镁、比沙可啶)</w:t>
            </w:r>
          </w:p>
        </w:tc>
      </w:tr>
      <w:tr w14:paraId="50061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11EA4073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0805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38E879C6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肝胆胰疾病辅助用药(谷氨酸钠、美他多辛)</w:t>
            </w:r>
          </w:p>
        </w:tc>
      </w:tr>
      <w:tr w14:paraId="585F8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16523D0D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0806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0AD6CB45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酶及菌制剂(胃蛋白酶)</w:t>
            </w:r>
          </w:p>
        </w:tc>
      </w:tr>
      <w:tr w14:paraId="548C7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780D0112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09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564B1448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泌尿系统类药</w:t>
            </w:r>
          </w:p>
        </w:tc>
      </w:tr>
      <w:tr w14:paraId="2EF55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0A4D1E4D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0901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4FE7C2AA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利尿药</w:t>
            </w:r>
          </w:p>
        </w:tc>
      </w:tr>
      <w:tr w14:paraId="22D37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363142B0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090101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30D25E7D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高效利尿药(呋噻米)</w:t>
            </w:r>
          </w:p>
        </w:tc>
      </w:tr>
      <w:tr w14:paraId="43796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69BD6B80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090102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2D88BF21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中效利尿药(氢氯噻嗪)</w:t>
            </w:r>
          </w:p>
        </w:tc>
      </w:tr>
      <w:tr w14:paraId="0B561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60552A7B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090103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3BE4593F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低效利尿药(螺内酯)</w:t>
            </w:r>
          </w:p>
        </w:tc>
      </w:tr>
      <w:tr w14:paraId="096E6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7E000FEF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090104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3F4CFC00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尿酸化药(氯化铵)</w:t>
            </w:r>
          </w:p>
        </w:tc>
      </w:tr>
      <w:tr w14:paraId="46F2B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04F503F3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090105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6AAE4894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黄嘌呤类(茶碱)</w:t>
            </w:r>
          </w:p>
        </w:tc>
      </w:tr>
      <w:tr w14:paraId="6CB1B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4506162E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0902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25FBEA44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脱水药</w:t>
            </w:r>
          </w:p>
        </w:tc>
      </w:tr>
      <w:tr w14:paraId="6EB44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3FCDC840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090201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04F9A962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脱水药(山梨醇)</w:t>
            </w:r>
          </w:p>
        </w:tc>
      </w:tr>
      <w:tr w14:paraId="6C49B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6B3C505C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0903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102D87C6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防治尿结石的药物(消石丸)</w:t>
            </w:r>
          </w:p>
        </w:tc>
      </w:tr>
      <w:tr w14:paraId="131F5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4579D38A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0904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3472DF5F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泌尿道平滑肌解痉药(盐酸黄酮哌酯)</w:t>
            </w:r>
          </w:p>
        </w:tc>
      </w:tr>
      <w:tr w14:paraId="03DC5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6342C7A4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0905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638E784D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治疗尿崩症用药(垂体后叶粉鼻吸入剂)</w:t>
            </w:r>
          </w:p>
        </w:tc>
      </w:tr>
      <w:tr w14:paraId="65C4A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3FED9E06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0906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7921C394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治疗遗尿药(甲氯芬酯)</w:t>
            </w:r>
          </w:p>
        </w:tc>
      </w:tr>
      <w:tr w14:paraId="2BDF9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023EBBDF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0907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1D7CD3E6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治疗前列腺肥大药物(非那甾胺)</w:t>
            </w:r>
          </w:p>
        </w:tc>
      </w:tr>
      <w:tr w14:paraId="5691B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53E3B176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10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6E2A4157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激素及其有关药物</w:t>
            </w:r>
          </w:p>
        </w:tc>
      </w:tr>
      <w:tr w14:paraId="30148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49CBB7BE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1001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51C1DEC9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脑垂体激素及有关药物(缩宫素)</w:t>
            </w:r>
          </w:p>
        </w:tc>
      </w:tr>
      <w:tr w14:paraId="6D733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33A301E3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1002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7D07FEF2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肾上腺皮质激素及促性激素(氟轻松)</w:t>
            </w:r>
          </w:p>
        </w:tc>
      </w:tr>
      <w:tr w14:paraId="4C4D8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437E8C18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1003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272EBC1C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盐皮质激素(去氧皮质酮)</w:t>
            </w:r>
          </w:p>
        </w:tc>
      </w:tr>
      <w:tr w14:paraId="670A3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76C1C821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1004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0A151E08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性激素及促性激素</w:t>
            </w:r>
          </w:p>
        </w:tc>
      </w:tr>
      <w:tr w14:paraId="2D537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7EB37303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100401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05C4C04D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雄激素及同化激素(苯丙酸诺龙)</w:t>
            </w:r>
          </w:p>
        </w:tc>
      </w:tr>
      <w:tr w14:paraId="03DE6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283CC261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100402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4E16293A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雌激素及其类似合成药物(雌二醇)</w:t>
            </w:r>
          </w:p>
        </w:tc>
      </w:tr>
      <w:tr w14:paraId="46154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62E9595F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100403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692126BE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孕激素类(甲羟孕酮)</w:t>
            </w:r>
          </w:p>
        </w:tc>
      </w:tr>
      <w:tr w14:paraId="2DA45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6553B1E6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100404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74315974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促性腺激素(戈那瑞林)</w:t>
            </w:r>
          </w:p>
        </w:tc>
      </w:tr>
      <w:tr w14:paraId="0D29F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1D9DDBEC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1005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737430C0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甲状腺激素类药物及抗甲状腺</w:t>
            </w:r>
          </w:p>
        </w:tc>
      </w:tr>
      <w:tr w14:paraId="2C0D5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78A7F48F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100501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67823E8B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甲状腺激素类药物(促甲状腺素)</w:t>
            </w:r>
          </w:p>
        </w:tc>
      </w:tr>
      <w:tr w14:paraId="47FBB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45081713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100502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07CAE9F0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抗甲状腺药(丙硫氧嘧啶)</w:t>
            </w:r>
          </w:p>
        </w:tc>
      </w:tr>
      <w:tr w14:paraId="67B83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2A636FE7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11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69A0FE4D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调血糖药物</w:t>
            </w:r>
          </w:p>
        </w:tc>
      </w:tr>
      <w:tr w14:paraId="3FB08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4A8FDD0E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1101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3E72CFBD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降血糖类</w:t>
            </w:r>
          </w:p>
        </w:tc>
      </w:tr>
      <w:tr w14:paraId="1DF6F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4E7A816F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110101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26DC773E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磺酰脲类(甲苯磺丁脲、格列吡嗪)</w:t>
            </w:r>
          </w:p>
        </w:tc>
      </w:tr>
      <w:tr w14:paraId="5CABF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7F5A7EA5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110102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57B30824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双胍类(二甲双胍)</w:t>
            </w:r>
          </w:p>
        </w:tc>
      </w:tr>
      <w:tr w14:paraId="418F7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2F4C116C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110103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3B326E6A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葡萄糖苷酶抑制剂(阿卡波糖)</w:t>
            </w:r>
          </w:p>
        </w:tc>
      </w:tr>
      <w:tr w14:paraId="3ED89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7B440625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110104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1A6FB65F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胰岛素抑制剂(高血糖素)</w:t>
            </w:r>
          </w:p>
        </w:tc>
      </w:tr>
      <w:tr w14:paraId="5315B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34662DBE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   110105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3843B352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胰岛素分泌剂(基因重组胰岛素生长因子-1)</w:t>
            </w:r>
          </w:p>
        </w:tc>
      </w:tr>
      <w:tr w14:paraId="198BD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7F4B1252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18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7EA933DB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中成药</w:t>
            </w:r>
          </w:p>
        </w:tc>
      </w:tr>
      <w:tr w14:paraId="1526E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06039BA7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1801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76FA723C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其他</w:t>
            </w:r>
          </w:p>
        </w:tc>
      </w:tr>
      <w:tr w14:paraId="52FC8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0DB7B2E5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1802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007C6D18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妇产科</w:t>
            </w:r>
          </w:p>
        </w:tc>
      </w:tr>
      <w:tr w14:paraId="1F48A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13B4647F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1803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7D31A72C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呼吸系统</w:t>
            </w:r>
          </w:p>
        </w:tc>
      </w:tr>
      <w:tr w14:paraId="206CB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1069AC89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1804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102A34CE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泌尿系统</w:t>
            </w:r>
          </w:p>
        </w:tc>
      </w:tr>
      <w:tr w14:paraId="4AD50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03D5A7F6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1805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4FB7A8BE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皮肤科</w:t>
            </w:r>
          </w:p>
        </w:tc>
      </w:tr>
      <w:tr w14:paraId="03A68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3D950646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1806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18277AA9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神经系统</w:t>
            </w:r>
          </w:p>
        </w:tc>
      </w:tr>
      <w:tr w14:paraId="26F99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71B322BE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1807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638DBB9E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外科及骨伤科</w:t>
            </w:r>
          </w:p>
        </w:tc>
      </w:tr>
      <w:tr w14:paraId="0A6CA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58F22D0D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1808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6021990F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消化系统用药</w:t>
            </w:r>
          </w:p>
        </w:tc>
      </w:tr>
      <w:tr w14:paraId="4D37E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3873FA10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1809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5E296FEC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心，脑血管系统</w:t>
            </w:r>
          </w:p>
        </w:tc>
      </w:tr>
      <w:tr w14:paraId="546FC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0DD41A9D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1810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61785BE8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血液系统</w:t>
            </w:r>
          </w:p>
        </w:tc>
      </w:tr>
      <w:tr w14:paraId="1CD76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5F089FBE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1811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2495695C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眼科，五官科及口腔科</w:t>
            </w:r>
          </w:p>
        </w:tc>
      </w:tr>
      <w:tr w14:paraId="1C43E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66A1F71D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1812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2BD0AC6E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肿瘤科及免疫调节药</w:t>
            </w:r>
          </w:p>
        </w:tc>
      </w:tr>
      <w:tr w14:paraId="5AA3B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050FF68C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19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1D0D7B59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其他</w:t>
            </w:r>
          </w:p>
        </w:tc>
      </w:tr>
      <w:tr w14:paraId="7EF53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412E3715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1901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53658884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其他</w:t>
            </w:r>
          </w:p>
        </w:tc>
      </w:tr>
      <w:tr w14:paraId="354E2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7F814866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20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71ECB981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中药</w:t>
            </w:r>
          </w:p>
        </w:tc>
      </w:tr>
      <w:tr w14:paraId="1E687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36" w:type="dxa"/>
            <w:shd w:val="clear" w:color="auto" w:fill="auto"/>
            <w:noWrap/>
            <w:vAlign w:val="center"/>
          </w:tcPr>
          <w:p w14:paraId="3677BA6B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     2001</w:t>
            </w:r>
          </w:p>
        </w:tc>
        <w:tc>
          <w:tcPr>
            <w:tcW w:w="6428" w:type="dxa"/>
            <w:shd w:val="clear" w:color="auto" w:fill="auto"/>
            <w:noWrap/>
            <w:vAlign w:val="center"/>
          </w:tcPr>
          <w:p w14:paraId="62BE1000">
            <w:pPr>
              <w:pStyle w:val="14"/>
              <w:widowControl/>
              <w:spacing w:beforeAutospacing="0" w:afterAutospacing="0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1"/>
                <w:szCs w:val="21"/>
                <w:shd w:val="clear" w:color="auto" w:fill="FFFFFF"/>
              </w:rPr>
              <w:t>中药</w:t>
            </w:r>
          </w:p>
        </w:tc>
      </w:tr>
    </w:tbl>
    <w:p w14:paraId="0775E8FA">
      <w:pPr>
        <w:pStyle w:val="14"/>
        <w:widowControl/>
        <w:spacing w:beforeAutospacing="0" w:afterAutospacing="0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</w:p>
    <w:p w14:paraId="365E3E36">
      <w:pPr>
        <w:pStyle w:val="3"/>
        <w:rPr>
          <w:rFonts w:asciiTheme="minorEastAsia" w:hAnsiTheme="minorEastAsia" w:eastAsiaTheme="minorEastAsia" w:cstheme="minorEastAsia"/>
        </w:rPr>
      </w:pPr>
      <w:bookmarkStart w:id="94" w:name="_Toc8512"/>
      <w:bookmarkStart w:id="95" w:name="_互联网护理服务项目字典"/>
      <w:r>
        <w:rPr>
          <w:rFonts w:hint="eastAsia" w:asciiTheme="minorEastAsia" w:hAnsiTheme="minorEastAsia" w:eastAsiaTheme="minorEastAsia" w:cstheme="minorEastAsia"/>
        </w:rPr>
        <w:t>互联网护理服务项目字典</w:t>
      </w:r>
      <w:bookmarkEnd w:id="94"/>
    </w:p>
    <w:bookmarkEnd w:id="95"/>
    <w:tbl>
      <w:tblPr>
        <w:tblStyle w:val="15"/>
        <w:tblW w:w="5931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4"/>
        <w:gridCol w:w="1080"/>
        <w:gridCol w:w="4177"/>
      </w:tblGrid>
      <w:tr w14:paraId="146FE7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019BDB">
            <w:pPr>
              <w:jc w:val="center"/>
              <w:rPr>
                <w:rFonts w:asciiTheme="minorEastAsia" w:hAnsiTheme="minorEastAsia" w:cstheme="minorEastAsia"/>
                <w:b/>
                <w:szCs w:val="18"/>
              </w:rPr>
            </w:pPr>
            <w:r>
              <w:rPr>
                <w:rFonts w:hint="eastAsia" w:asciiTheme="minorEastAsia" w:hAnsiTheme="minorEastAsia" w:cstheme="minorEastAsia"/>
                <w:b/>
                <w:szCs w:val="18"/>
              </w:rPr>
              <w:t>序号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7846CB">
            <w:pPr>
              <w:jc w:val="left"/>
              <w:rPr>
                <w:rFonts w:asciiTheme="minorEastAsia" w:hAnsiTheme="minorEastAsia" w:cstheme="minorEastAsia"/>
                <w:b/>
                <w:szCs w:val="18"/>
              </w:rPr>
            </w:pPr>
            <w:r>
              <w:rPr>
                <w:rFonts w:hint="eastAsia" w:asciiTheme="minorEastAsia" w:hAnsiTheme="minorEastAsia" w:cstheme="minorEastAsia"/>
                <w:b/>
                <w:szCs w:val="18"/>
              </w:rPr>
              <w:t>类别代码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449884">
            <w:pPr>
              <w:jc w:val="left"/>
              <w:rPr>
                <w:rFonts w:asciiTheme="minorEastAsia" w:hAnsiTheme="minorEastAsia" w:cstheme="minorEastAsia"/>
                <w:b/>
                <w:szCs w:val="18"/>
              </w:rPr>
            </w:pPr>
            <w:r>
              <w:rPr>
                <w:rFonts w:hint="eastAsia" w:asciiTheme="minorEastAsia" w:hAnsiTheme="minorEastAsia" w:cstheme="minorEastAsia"/>
                <w:b/>
                <w:szCs w:val="18"/>
              </w:rPr>
              <w:t>服务项目</w:t>
            </w:r>
          </w:p>
        </w:tc>
      </w:tr>
      <w:tr w14:paraId="1F330D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67A9EA">
            <w:pPr>
              <w:jc w:val="center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</w:rPr>
              <w:t>1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B3BFF9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</w:rPr>
              <w:t>01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ABEBCB">
            <w:pPr>
              <w:jc w:val="left"/>
              <w:rPr>
                <w:rFonts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</w:rPr>
              <w:t>健康促进</w:t>
            </w:r>
          </w:p>
        </w:tc>
      </w:tr>
      <w:tr w14:paraId="3CE4E4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79D78A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</w:rPr>
              <w:t>2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85D5F0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</w:rPr>
              <w:t>01.01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DD6CE8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</w:rPr>
              <w:t>疾病健康教育</w:t>
            </w:r>
          </w:p>
        </w:tc>
      </w:tr>
      <w:tr w14:paraId="74DB7D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003B0C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</w:rPr>
              <w:t>3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8B402F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</w:rPr>
              <w:t>02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CB6DC1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</w:rPr>
              <w:t>常用临床护理</w:t>
            </w:r>
          </w:p>
        </w:tc>
      </w:tr>
      <w:tr w14:paraId="04D4E1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029BCD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</w:rPr>
              <w:t>4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7D5F7C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02.01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164BB6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生命体征监测</w:t>
            </w:r>
          </w:p>
        </w:tc>
      </w:tr>
      <w:tr w14:paraId="10D337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47F61C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</w:rPr>
              <w:t>5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8F9D18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02.02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434933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口腔护理</w:t>
            </w:r>
          </w:p>
        </w:tc>
      </w:tr>
      <w:tr w14:paraId="46DA85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54578F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6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B9C68C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02.03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E764E4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吸氧</w:t>
            </w:r>
          </w:p>
        </w:tc>
      </w:tr>
      <w:tr w14:paraId="249BE9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BAB100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</w:rPr>
              <w:t>7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59A101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02.04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59EC0B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鼻饲</w:t>
            </w:r>
          </w:p>
        </w:tc>
      </w:tr>
      <w:tr w14:paraId="4AC3C9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124EA5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</w:rPr>
              <w:t>8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224610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02.05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F47038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血糖监测</w:t>
            </w:r>
          </w:p>
        </w:tc>
      </w:tr>
      <w:tr w14:paraId="1BB5AF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D6FBF2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</w:rPr>
              <w:t>9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AF9769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02.06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10AA3C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静脉采血</w:t>
            </w:r>
          </w:p>
        </w:tc>
      </w:tr>
      <w:tr w14:paraId="14C24C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54D351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</w:rPr>
              <w:t>10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36CC19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02.07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B7C7F0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肌肉注射</w:t>
            </w:r>
          </w:p>
        </w:tc>
      </w:tr>
      <w:tr w14:paraId="4A11A1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2A11E2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</w:rPr>
              <w:t>11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8D7035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02.08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17FE40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皮下注射</w:t>
            </w:r>
          </w:p>
        </w:tc>
      </w:tr>
      <w:tr w14:paraId="6D9683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4EF6A2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</w:rPr>
              <w:t>12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9E6FC0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02.09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559A43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留置尿管护理</w:t>
            </w:r>
          </w:p>
        </w:tc>
      </w:tr>
      <w:tr w14:paraId="21E337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1199A1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</w:rPr>
              <w:t>13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8251E0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02.10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A11739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灌肠</w:t>
            </w:r>
          </w:p>
        </w:tc>
      </w:tr>
      <w:tr w14:paraId="484D30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FBC632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</w:rPr>
              <w:t>14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52D795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02.13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9EDC4B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更换引流袋</w:t>
            </w:r>
          </w:p>
        </w:tc>
      </w:tr>
      <w:tr w14:paraId="3D06DF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A42F2E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</w:rPr>
              <w:t>15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91DBF3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02.14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15BC36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留置/更换鼻饲管护理</w:t>
            </w:r>
          </w:p>
        </w:tc>
      </w:tr>
      <w:tr w14:paraId="0E2EEB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35993B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</w:rPr>
              <w:t>16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3F91D0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02.15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DAF3A9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肛管排气</w:t>
            </w:r>
          </w:p>
        </w:tc>
      </w:tr>
      <w:tr w14:paraId="1C9803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D38645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</w:rPr>
              <w:t>17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1757CE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02.16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E4026F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便秘护理</w:t>
            </w:r>
          </w:p>
        </w:tc>
      </w:tr>
      <w:tr w14:paraId="601456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891AD0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</w:rPr>
              <w:t>18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62141B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02.17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E9A15E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拔管</w:t>
            </w:r>
          </w:p>
        </w:tc>
      </w:tr>
      <w:tr w14:paraId="6E5770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043B71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</w:rPr>
              <w:t>19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FFF33C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02.18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5E0FE0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压疮预防</w:t>
            </w:r>
          </w:p>
        </w:tc>
      </w:tr>
      <w:tr w14:paraId="3BF391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70C49A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</w:rPr>
              <w:t>20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9DE939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02.19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99F77F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压疮护理</w:t>
            </w:r>
          </w:p>
        </w:tc>
      </w:tr>
      <w:tr w14:paraId="18AF02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2C3B50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</w:rPr>
              <w:t>21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1B0644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02.20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87B393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冷疗</w:t>
            </w:r>
          </w:p>
        </w:tc>
      </w:tr>
      <w:tr w14:paraId="30D4CE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ECEAA7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</w:rPr>
              <w:t>22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03631C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02.21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C12C7E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热疗</w:t>
            </w:r>
          </w:p>
        </w:tc>
      </w:tr>
      <w:tr w14:paraId="1BFFCC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08B852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</w:rPr>
              <w:t>23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796669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02.22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D4B906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物理降温</w:t>
            </w:r>
          </w:p>
        </w:tc>
      </w:tr>
      <w:tr w14:paraId="6E3B62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681E35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</w:rPr>
              <w:t>24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63DC86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02.23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D8A6EE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雾化吸入</w:t>
            </w:r>
          </w:p>
        </w:tc>
      </w:tr>
      <w:tr w14:paraId="034567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728077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</w:rPr>
              <w:t>25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23C22E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02.24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63E847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辅助排痰</w:t>
            </w:r>
          </w:p>
        </w:tc>
      </w:tr>
      <w:tr w14:paraId="6EA5A1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584486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</w:rPr>
              <w:t>26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867099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02.25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6CCF11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吸痰护理</w:t>
            </w:r>
          </w:p>
        </w:tc>
      </w:tr>
      <w:tr w14:paraId="28DDA1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D7DA69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</w:rPr>
              <w:t>27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DBFF62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02.26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8F2E48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标本采集</w:t>
            </w:r>
          </w:p>
        </w:tc>
      </w:tr>
      <w:tr w14:paraId="27ED87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3D8EF5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</w:rPr>
              <w:t>28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3CC2C0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02.27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4CB21F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外周静脉留置针的维护</w:t>
            </w:r>
          </w:p>
        </w:tc>
      </w:tr>
      <w:tr w14:paraId="023936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679A34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</w:rPr>
              <w:t>29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4281D1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02.28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B2B093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导尿</w:t>
            </w:r>
          </w:p>
        </w:tc>
      </w:tr>
      <w:tr w14:paraId="66BDCC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8B2525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</w:rPr>
              <w:t>30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F1D23E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02.29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595111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膀胱冲洗</w:t>
            </w:r>
          </w:p>
        </w:tc>
      </w:tr>
      <w:tr w14:paraId="2B6828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BFF143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</w:rPr>
              <w:t>31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E99B46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02.30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B57362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协助选择、使用辅助器具指导</w:t>
            </w:r>
          </w:p>
        </w:tc>
      </w:tr>
      <w:tr w14:paraId="6B2D8F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B93B46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</w:rPr>
              <w:t>32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1B1CBE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02.31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9B7331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输液港维护</w:t>
            </w:r>
          </w:p>
        </w:tc>
      </w:tr>
      <w:tr w14:paraId="7DCEBC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7DE477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</w:rPr>
              <w:t>33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FEC923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</w:rPr>
              <w:t>03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E66A33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</w:rPr>
              <w:t>专科护理</w:t>
            </w:r>
          </w:p>
        </w:tc>
      </w:tr>
      <w:tr w14:paraId="49089A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A8FC21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</w:rPr>
              <w:t>34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DC9A73">
            <w:pPr>
              <w:jc w:val="left"/>
              <w:rPr>
                <w:rFonts w:hint="default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03.01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D4FE8C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PICC维护</w:t>
            </w:r>
          </w:p>
        </w:tc>
      </w:tr>
      <w:tr w14:paraId="34D732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8A7288">
            <w:pPr>
              <w:jc w:val="center"/>
              <w:rPr>
                <w:rFonts w:hint="default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35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FFD74C">
            <w:pPr>
              <w:jc w:val="left"/>
              <w:rPr>
                <w:rFonts w:hint="default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03.02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F075F0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伤口护理</w:t>
            </w:r>
          </w:p>
        </w:tc>
      </w:tr>
      <w:tr w14:paraId="58DE91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239116">
            <w:pPr>
              <w:jc w:val="center"/>
              <w:rPr>
                <w:rFonts w:hint="default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36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E3CB38">
            <w:pPr>
              <w:jc w:val="left"/>
              <w:rPr>
                <w:rFonts w:hint="default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03.03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6E557A">
            <w:pPr>
              <w:jc w:val="left"/>
              <w:rPr>
                <w:rFonts w:hint="default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气管切开护理</w:t>
            </w:r>
          </w:p>
        </w:tc>
      </w:tr>
      <w:tr w14:paraId="6D8870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2F6536">
            <w:pPr>
              <w:jc w:val="center"/>
              <w:rPr>
                <w:rFonts w:hint="default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37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48FAC2">
            <w:pPr>
              <w:jc w:val="left"/>
              <w:rPr>
                <w:rFonts w:hint="default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03.04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C1FF6A">
            <w:pPr>
              <w:jc w:val="left"/>
              <w:rPr>
                <w:rFonts w:hint="default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关节松动训练</w:t>
            </w:r>
          </w:p>
        </w:tc>
      </w:tr>
      <w:tr w14:paraId="188CFA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07FD87">
            <w:pPr>
              <w:jc w:val="center"/>
              <w:rPr>
                <w:rFonts w:hint="default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38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1EFCBF">
            <w:pPr>
              <w:jc w:val="left"/>
              <w:rPr>
                <w:rFonts w:hint="default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03.05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44293F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造口护理</w:t>
            </w:r>
          </w:p>
        </w:tc>
      </w:tr>
      <w:tr w14:paraId="6BC8AF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0CB3AA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39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50DAD6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03.06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42EB9E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失禁照护及指导</w:t>
            </w:r>
          </w:p>
        </w:tc>
      </w:tr>
      <w:tr w14:paraId="5024ED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A11ADE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40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ACFD0E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03.07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B37721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专科伤口护理</w:t>
            </w:r>
          </w:p>
        </w:tc>
      </w:tr>
      <w:tr w14:paraId="22CC7A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F7B22D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41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346FF0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03.08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4FE459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小儿普通伤口护理</w:t>
            </w:r>
          </w:p>
        </w:tc>
      </w:tr>
      <w:tr w14:paraId="2F3B50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10E6DE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42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F2A6A1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03.09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E2AFC1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失禁性皮炎的预防及护理</w:t>
            </w:r>
          </w:p>
        </w:tc>
      </w:tr>
      <w:tr w14:paraId="11509E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DFE25A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43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0BB240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03.10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A1F52A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胃造瘘管护理</w:t>
            </w:r>
          </w:p>
        </w:tc>
      </w:tr>
      <w:tr w14:paraId="293212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D5543D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44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330807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03.11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93BFE4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穴位敷贴</w:t>
            </w:r>
          </w:p>
        </w:tc>
      </w:tr>
      <w:tr w14:paraId="535931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196814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45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E8C63C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03.12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EAAC2E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拔罐</w:t>
            </w:r>
          </w:p>
        </w:tc>
      </w:tr>
      <w:tr w14:paraId="24F2D4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D53A4B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46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D02CB9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03.13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C23A34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刮痧</w:t>
            </w:r>
          </w:p>
        </w:tc>
      </w:tr>
      <w:tr w14:paraId="6ED7DC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AB0D13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47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04ADF4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03.14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36D1D4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耳穴贴压</w:t>
            </w:r>
          </w:p>
        </w:tc>
      </w:tr>
      <w:tr w14:paraId="18A44E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1662EF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48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AFF177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03.15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0B0E2F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悬灸</w:t>
            </w:r>
          </w:p>
        </w:tc>
      </w:tr>
      <w:tr w14:paraId="340941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AE58D4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49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310EF8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03.16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7A612F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新生儿经皮胆红素测定</w:t>
            </w:r>
          </w:p>
        </w:tc>
      </w:tr>
      <w:tr w14:paraId="71413F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0B29D0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50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5E0A08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03.17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DE4622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多普勒胎心监护</w:t>
            </w:r>
          </w:p>
        </w:tc>
      </w:tr>
      <w:tr w14:paraId="099D50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C29818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51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A19EAA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03.18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3DF86D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乳腺疏通、催乳及母乳喂养指导</w:t>
            </w:r>
          </w:p>
        </w:tc>
      </w:tr>
      <w:tr w14:paraId="49D966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1AB3FE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52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26723D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03.19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3870C0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鼻腔冲洗</w:t>
            </w:r>
          </w:p>
        </w:tc>
      </w:tr>
      <w:tr w14:paraId="4BB8DA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E4120B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53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E599CC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03.20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502004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牙周冲洗</w:t>
            </w:r>
          </w:p>
        </w:tc>
      </w:tr>
      <w:tr w14:paraId="6981C2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D5CDD6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54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CF66A1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03.21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5BE7CF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胰岛素泵护理</w:t>
            </w:r>
          </w:p>
        </w:tc>
      </w:tr>
      <w:tr w14:paraId="4ACA64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B70DAC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55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74DD02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03.22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D61522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眼压测量</w:t>
            </w:r>
          </w:p>
        </w:tc>
      </w:tr>
      <w:tr w14:paraId="34D098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4D6944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56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F5B54F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03.23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BFFBF7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颞浅动脉旁皮下注射</w:t>
            </w:r>
          </w:p>
        </w:tc>
      </w:tr>
      <w:tr w14:paraId="4B95A7A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162395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57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EDE146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03.24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3531F4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泪道冲洗</w:t>
            </w:r>
          </w:p>
        </w:tc>
      </w:tr>
      <w:tr w14:paraId="704AA3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2C66AF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58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70069A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03.25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B41B0C">
            <w:pPr>
              <w:jc w:val="left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结膜囊冲洗</w:t>
            </w:r>
          </w:p>
        </w:tc>
      </w:tr>
    </w:tbl>
    <w:p w14:paraId="584B9832">
      <w:pPr>
        <w:pStyle w:val="14"/>
        <w:widowControl/>
        <w:spacing w:beforeAutospacing="0" w:afterAutospacing="0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</w:p>
    <w:p w14:paraId="7A8D4BF7">
      <w:pPr>
        <w:pStyle w:val="14"/>
        <w:widowControl/>
        <w:spacing w:beforeAutospacing="0" w:afterAutospacing="0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</w:p>
    <w:p w14:paraId="32E8E4F2">
      <w:pPr>
        <w:pStyle w:val="14"/>
        <w:widowControl/>
        <w:spacing w:beforeAutospacing="0" w:afterAutospacing="0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</w:p>
    <w:p w14:paraId="4B3021F9">
      <w:pPr>
        <w:pStyle w:val="3"/>
        <w:tabs>
          <w:tab w:val="clear" w:pos="432"/>
        </w:tabs>
        <w:rPr>
          <w:rFonts w:ascii="宋体" w:hAnsi="宋体"/>
          <w:color w:val="auto"/>
        </w:rPr>
      </w:pPr>
      <w:bookmarkStart w:id="96" w:name="_Toc12942"/>
      <w:bookmarkStart w:id="97" w:name="_Toc370740834"/>
      <w:bookmarkStart w:id="98" w:name="_Toc386058297"/>
      <w:bookmarkStart w:id="99" w:name="_Toc12927"/>
      <w:r>
        <w:rPr>
          <w:rFonts w:hint="default" w:ascii="Times New Roman" w:hAnsi="Times New Roman" w:cs="Times New Roman"/>
        </w:rPr>
        <w:t>CV08_50_002</w:t>
      </w:r>
      <w:r>
        <w:rPr>
          <w:rFonts w:hint="eastAsia"/>
        </w:rPr>
        <w:t>：</w:t>
      </w:r>
      <w:r>
        <w:rPr>
          <w:rFonts w:hint="eastAsia" w:ascii="宋体" w:hAnsi="宋体"/>
          <w:color w:val="auto"/>
        </w:rPr>
        <w:t>药物剂型代码字典</w:t>
      </w:r>
      <w:bookmarkEnd w:id="96"/>
      <w:bookmarkEnd w:id="97"/>
      <w:bookmarkEnd w:id="98"/>
      <w:bookmarkEnd w:id="99"/>
    </w:p>
    <w:p w14:paraId="65723278">
      <w:pPr>
        <w:rPr>
          <w:b/>
          <w:bCs/>
        </w:rPr>
      </w:pPr>
      <w:r>
        <w:rPr>
          <w:rFonts w:hint="eastAsia"/>
        </w:rPr>
        <w:t>注释：WS364.16</w:t>
      </w:r>
      <w:r>
        <w:t>-2011</w:t>
      </w:r>
      <w:r>
        <w:rPr>
          <w:rFonts w:hint="eastAsia"/>
        </w:rPr>
        <w:t xml:space="preserve"> 卫生信息数据元值域代码 第16部分:药品、设备与材料 CV08.50.002药物剂型代码表</w:t>
      </w:r>
    </w:p>
    <w:tbl>
      <w:tblPr>
        <w:tblStyle w:val="15"/>
        <w:tblW w:w="0" w:type="auto"/>
        <w:tblInd w:w="-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99"/>
        <w:gridCol w:w="5597"/>
      </w:tblGrid>
      <w:tr w14:paraId="217E9C5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7608A144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代码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3D5E3D10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名称</w:t>
            </w:r>
          </w:p>
        </w:tc>
      </w:tr>
      <w:tr w14:paraId="3286AF0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4C0F40AB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00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32BEE2EC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原料</w:t>
            </w:r>
          </w:p>
        </w:tc>
      </w:tr>
      <w:tr w14:paraId="4778C39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2984C102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01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20617821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片剂(素片,压制片),浸膏片,非包衣片，半浸膏片，全粉片</w:t>
            </w:r>
          </w:p>
        </w:tc>
      </w:tr>
      <w:tr w14:paraId="5951EC4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4C5EDAA2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02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0C59D6A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糖衣片,包衣片,薄膜衣片</w:t>
            </w:r>
          </w:p>
        </w:tc>
      </w:tr>
      <w:tr w14:paraId="0818F4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7ED3E64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03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7B770FEE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咀嚼片,糖片,异型片,糖胶片</w:t>
            </w:r>
          </w:p>
        </w:tc>
      </w:tr>
      <w:tr w14:paraId="4CCBEDC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6D28C1CA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04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69C7330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肠溶片(肠衣片</w:t>
            </w:r>
          </w:p>
        </w:tc>
      </w:tr>
      <w:tr w14:paraId="4A85D72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4E81D350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05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2261A8AF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调释片,缓释片,控释片,长效片</w:t>
            </w:r>
          </w:p>
        </w:tc>
      </w:tr>
      <w:tr w14:paraId="24FA8E5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0F82D316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06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4426E8C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泡腾片</w:t>
            </w:r>
          </w:p>
        </w:tc>
      </w:tr>
      <w:tr w14:paraId="62AF8B2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7AADA818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07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AB0D1FB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舌下片</w:t>
            </w:r>
          </w:p>
        </w:tc>
      </w:tr>
      <w:tr w14:paraId="32417A7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6B93EA8D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08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0E1E66F3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含片,嗽口片(含嗽片),喉症片(喉片),口腔贴片,</w:t>
            </w:r>
          </w:p>
        </w:tc>
      </w:tr>
      <w:tr w14:paraId="4FAF166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5C853A19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09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0B9D1C8F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外用片,外用膜,坐药片,环型片</w:t>
            </w:r>
          </w:p>
        </w:tc>
      </w:tr>
      <w:tr w14:paraId="09B2B6B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21227352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10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0DC99866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阴道片,外用阴道膜,阴道用药,阴道栓片</w:t>
            </w:r>
          </w:p>
        </w:tc>
      </w:tr>
      <w:tr w14:paraId="4D68BF7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73786A72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11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5F260B2F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水溶片,眼药水片</w:t>
            </w:r>
          </w:p>
        </w:tc>
      </w:tr>
      <w:tr w14:paraId="115C891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666CDB7E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12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0997F3BE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分散片(适应片)</w:t>
            </w:r>
          </w:p>
        </w:tc>
      </w:tr>
      <w:tr w14:paraId="6A3810D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4DC36FB1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13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3EC31FFB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纸片(纸型片),膜片(薄膜片)</w:t>
            </w:r>
          </w:p>
        </w:tc>
      </w:tr>
      <w:tr w14:paraId="2FF288C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2C16D0A5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14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3934B70F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丸剂,药丸,眼丸,耳丸,糖丸,糖衣丸,浓缩丸,调释丸,水丸，蜜丸，水蜜丸，糊丸，蜡丸、浓缩丸</w:t>
            </w:r>
          </w:p>
        </w:tc>
      </w:tr>
      <w:tr w14:paraId="64F0505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7CF337A0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15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52D83F0C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粉针剂(冻干粉针剂),冻干粉</w:t>
            </w:r>
          </w:p>
        </w:tc>
      </w:tr>
      <w:tr w14:paraId="77303C8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25DF21BD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16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7F7506A8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注射液(水针剂),油针剂,混悬针剂</w:t>
            </w:r>
          </w:p>
        </w:tc>
      </w:tr>
      <w:tr w14:paraId="7DF91B7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3A81BB3F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17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6F7937F7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注射溶媒(在16有冲突时,可代油针剂,混悬针剂)</w:t>
            </w:r>
          </w:p>
        </w:tc>
      </w:tr>
      <w:tr w14:paraId="261FDC2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33DDE22A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18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5B88ED92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输液剂,血浆代用品</w:t>
            </w:r>
          </w:p>
        </w:tc>
      </w:tr>
      <w:tr w14:paraId="0457A60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49DA174E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19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3050A58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胶囊剂,硬胶囊</w:t>
            </w:r>
          </w:p>
        </w:tc>
      </w:tr>
      <w:tr w14:paraId="1F51ACB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EACCF29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20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0007FE2C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软胶囊,滴丸,胶丸</w:t>
            </w:r>
          </w:p>
        </w:tc>
      </w:tr>
      <w:tr w14:paraId="3F94313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58AD9283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21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08F4B412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肠溶胶囊,肠溶胶丸</w:t>
            </w:r>
          </w:p>
        </w:tc>
      </w:tr>
      <w:tr w14:paraId="2916E08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AB756EC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22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47D66770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调释胶囊,控释胶囊,缓释胶囊</w:t>
            </w:r>
          </w:p>
        </w:tc>
      </w:tr>
      <w:tr w14:paraId="7D16E1B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7A5B0B1B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23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697565BE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溶液剂,含漱液,内服混悬液</w:t>
            </w:r>
          </w:p>
        </w:tc>
      </w:tr>
      <w:tr w14:paraId="61F27C6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BB6F361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24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55BC7BC3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合剂</w:t>
            </w:r>
          </w:p>
        </w:tc>
      </w:tr>
      <w:tr w14:paraId="13CA8B0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4AAA66FF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25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5853F407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乳剂,乳胶</w:t>
            </w:r>
          </w:p>
        </w:tc>
      </w:tr>
      <w:tr w14:paraId="349E5C1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525D5C14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26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2A43062D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凝胶剂,胶剂(胶体),胶冻,胶体微粒</w:t>
            </w:r>
          </w:p>
        </w:tc>
      </w:tr>
      <w:tr w14:paraId="040ADB9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523807D1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27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78D4300D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胶浆剂</w:t>
            </w:r>
          </w:p>
        </w:tc>
      </w:tr>
      <w:tr w14:paraId="5F8CF5B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05ABC19D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28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5E59CEC7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芳香水剂(露剂)</w:t>
            </w:r>
          </w:p>
        </w:tc>
      </w:tr>
      <w:tr w14:paraId="6A34828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76AFEE54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29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081ECD24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滴剂</w:t>
            </w:r>
          </w:p>
        </w:tc>
      </w:tr>
      <w:tr w14:paraId="5335C26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36E1119F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30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5C58E59F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糖浆剂(蜜浆剂)</w:t>
            </w:r>
          </w:p>
        </w:tc>
      </w:tr>
      <w:tr w14:paraId="199C040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46F657C0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31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757F6E02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口服液</w:t>
            </w:r>
          </w:p>
        </w:tc>
      </w:tr>
      <w:tr w14:paraId="42CB577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432174AD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32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2A395CF1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浸膏剂</w:t>
            </w:r>
          </w:p>
        </w:tc>
      </w:tr>
      <w:tr w14:paraId="0E8F15D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492ECA8D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33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675BE1F5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流浸膏剂</w:t>
            </w:r>
          </w:p>
        </w:tc>
      </w:tr>
      <w:tr w14:paraId="27A7E05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0FD1D684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34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78990D4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酊剂</w:t>
            </w:r>
          </w:p>
        </w:tc>
      </w:tr>
      <w:tr w14:paraId="6B79AAB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F3CFE0A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35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5BB18D1E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醑剂</w:t>
            </w:r>
          </w:p>
        </w:tc>
      </w:tr>
      <w:tr w14:paraId="3E6B519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7C16934D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36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65CD181B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酏剂</w:t>
            </w:r>
          </w:p>
        </w:tc>
      </w:tr>
      <w:tr w14:paraId="07D3B85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03AA6402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37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B5C24FA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洗剂,阴道冲洗剂</w:t>
            </w:r>
          </w:p>
        </w:tc>
      </w:tr>
      <w:tr w14:paraId="5153C7E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268FAD43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38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72F1692F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搽剂(涂剂,擦剂),外用混悬液剂</w:t>
            </w:r>
          </w:p>
        </w:tc>
      </w:tr>
      <w:tr w14:paraId="52D9E2F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4D680B94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39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5A3D4009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油剂,甘油剂</w:t>
            </w:r>
          </w:p>
        </w:tc>
      </w:tr>
      <w:tr w14:paraId="7219DFA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0028F1D0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40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41ECDCC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棉胶剂(火棉胶剂)</w:t>
            </w:r>
          </w:p>
        </w:tc>
      </w:tr>
      <w:tr w14:paraId="4127C4C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38E734DC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41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1A27288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涂膜剂</w:t>
            </w:r>
          </w:p>
        </w:tc>
      </w:tr>
      <w:tr w14:paraId="64E06CE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5A4D898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42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3173F7D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涂布剂</w:t>
            </w:r>
          </w:p>
        </w:tc>
      </w:tr>
      <w:tr w14:paraId="17FF893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31DACA1E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43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342C46AC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滴眼剂,洗眼剂,粉剂眼花缭乱药</w:t>
            </w:r>
          </w:p>
        </w:tc>
      </w:tr>
      <w:tr w14:paraId="58D1B68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69DC8190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44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351BB76B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滴鼻剂,洗鼻剂</w:t>
            </w:r>
          </w:p>
        </w:tc>
      </w:tr>
      <w:tr w14:paraId="6633F2A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0B714EAC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45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924EF0E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滴耳剂,洗耳剂</w:t>
            </w:r>
          </w:p>
        </w:tc>
      </w:tr>
      <w:tr w14:paraId="4151D7B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738320B0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46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608FBAA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口腔药剂,口腔用药,牙科用药</w:t>
            </w:r>
          </w:p>
        </w:tc>
      </w:tr>
      <w:tr w14:paraId="341D3BA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E3C5780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47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73B311F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灌肠剂</w:t>
            </w:r>
          </w:p>
        </w:tc>
      </w:tr>
      <w:tr w14:paraId="7A36AEE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00888C5F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48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0D63076D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软膏剂(油膏剂,水膏剂)</w:t>
            </w:r>
          </w:p>
        </w:tc>
      </w:tr>
      <w:tr w14:paraId="643AEA7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4896F84B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49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49E7388E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霜剂(乳膏剂)</w:t>
            </w:r>
          </w:p>
        </w:tc>
      </w:tr>
      <w:tr w14:paraId="6161199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B4B5AE5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50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665CE3E1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糊剂</w:t>
            </w:r>
          </w:p>
        </w:tc>
      </w:tr>
      <w:tr w14:paraId="4C3987F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39EE70AA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51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7E30E51D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硬膏剂,橡皮膏</w:t>
            </w:r>
          </w:p>
        </w:tc>
      </w:tr>
      <w:tr w14:paraId="094D81D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4A126D12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52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36A69555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眼膏剂</w:t>
            </w:r>
          </w:p>
        </w:tc>
      </w:tr>
      <w:tr w14:paraId="15E6C6C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564E4FDD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53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0E06B45C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散剂(内服散剂,外用散剂,粉剂,撒布粉</w:t>
            </w:r>
          </w:p>
        </w:tc>
      </w:tr>
      <w:tr w14:paraId="0FA7051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7880B800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54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4372C008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颗粒剂(冲剂),晶剂(结晶,晶体),干糖浆</w:t>
            </w:r>
          </w:p>
        </w:tc>
      </w:tr>
      <w:tr w14:paraId="5BB807B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3955BB49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55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5BD5EBAA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泡腾颗粒剂</w:t>
            </w:r>
          </w:p>
        </w:tc>
      </w:tr>
      <w:tr w14:paraId="3B03467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39BE0C92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56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5D5B452A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调释颗粒剂,缓释颗粒剂</w:t>
            </w:r>
          </w:p>
        </w:tc>
      </w:tr>
      <w:tr w14:paraId="78A5F74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727AC40B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57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6AEDDD2B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气雾剂,水雾剂,(加抛射剂)</w:t>
            </w:r>
          </w:p>
        </w:tc>
      </w:tr>
      <w:tr w14:paraId="59BEFC8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658D359B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58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36DDC818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喷雾剂,(不加抛射剂)</w:t>
            </w:r>
          </w:p>
        </w:tc>
      </w:tr>
      <w:tr w14:paraId="67503D2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2C8567BB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59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27C85B0B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混悬雾剂,(水,气,粉三相)</w:t>
            </w:r>
          </w:p>
        </w:tc>
      </w:tr>
      <w:tr w14:paraId="645477B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2C13549A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60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499BB565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吸入药剂(鼻吸式),粉雾剂</w:t>
            </w:r>
          </w:p>
        </w:tc>
      </w:tr>
      <w:tr w14:paraId="746338D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32757326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61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02C555F7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膜剂(口腔膜)</w:t>
            </w:r>
          </w:p>
        </w:tc>
      </w:tr>
      <w:tr w14:paraId="15EC475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5D8B576A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62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72ACCC9E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海绵剂</w:t>
            </w:r>
          </w:p>
        </w:tc>
      </w:tr>
      <w:tr w14:paraId="61243D2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D6EDA8C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63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55986AB7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栓剂,痔疮栓,耳栓</w:t>
            </w:r>
          </w:p>
        </w:tc>
      </w:tr>
      <w:tr w14:paraId="30FC2BB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5670E40C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64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5E1AEDB2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植入栓</w:t>
            </w:r>
          </w:p>
        </w:tc>
      </w:tr>
      <w:tr w14:paraId="776505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793738C5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65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D8EF468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透皮剂,贴剂(贴膏,贴膜),贴片</w:t>
            </w:r>
          </w:p>
        </w:tc>
      </w:tr>
      <w:tr w14:paraId="4870C8D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615F4099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66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7A1C2BED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控释透皮剂,控释贴片,控释口颊片</w:t>
            </w:r>
          </w:p>
        </w:tc>
      </w:tr>
      <w:tr w14:paraId="5DAD17A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3E24AFF0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67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72D0A1CE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划痕剂</w:t>
            </w:r>
          </w:p>
        </w:tc>
      </w:tr>
      <w:tr w14:paraId="5E11E05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34373A35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68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0F0B1833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珠链(泥珠链)</w:t>
            </w:r>
          </w:p>
        </w:tc>
      </w:tr>
      <w:tr w14:paraId="2826724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006993E0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69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60237CA8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锭剂,糖锭</w:t>
            </w:r>
          </w:p>
        </w:tc>
      </w:tr>
      <w:tr w14:paraId="0031D1D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8AE8DBF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70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027D945D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微囊胶囊(微丸胶囊)</w:t>
            </w:r>
          </w:p>
        </w:tc>
      </w:tr>
      <w:tr w14:paraId="695CC57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425BC17E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71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BDAB194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干混悬剂(干悬乳剂\口服乳干粉)</w:t>
            </w:r>
          </w:p>
        </w:tc>
      </w:tr>
      <w:tr w14:paraId="70427C4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4325B7C7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72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497121AB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吸放剂(气体)</w:t>
            </w:r>
          </w:p>
        </w:tc>
      </w:tr>
      <w:tr w14:paraId="00772D6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A3B44F5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73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70A927BC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煎膏剂（膏滋）</w:t>
            </w:r>
          </w:p>
        </w:tc>
      </w:tr>
      <w:tr w14:paraId="0B3F2D7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274FF6C2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74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2AA86CF4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酒剂</w:t>
            </w:r>
          </w:p>
        </w:tc>
      </w:tr>
      <w:tr w14:paraId="4E87A0C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416BAC1B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75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7DDE2D28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搽剂</w:t>
            </w:r>
          </w:p>
        </w:tc>
      </w:tr>
      <w:tr w14:paraId="16C96BE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3C7113B1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76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797532A0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胶剂</w:t>
            </w:r>
          </w:p>
        </w:tc>
      </w:tr>
      <w:tr w14:paraId="669AF99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14671ED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80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7CACF774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蜡棒</w:t>
            </w:r>
          </w:p>
        </w:tc>
      </w:tr>
      <w:tr w14:paraId="0E5A782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7517590D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81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A06AD9B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缓释植入剂</w:t>
            </w:r>
          </w:p>
        </w:tc>
      </w:tr>
      <w:tr w14:paraId="1B2E9FD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C8F1696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82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209C0334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多层片</w:t>
            </w:r>
          </w:p>
        </w:tc>
      </w:tr>
      <w:tr w14:paraId="47CDC45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02FDF297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83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70FC0057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冲洗剂</w:t>
            </w:r>
          </w:p>
        </w:tc>
      </w:tr>
      <w:tr w14:paraId="056B98E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2130D6D4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90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3E73354D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试剂盒(诊断用试剂),药盒</w:t>
            </w:r>
          </w:p>
        </w:tc>
      </w:tr>
      <w:tr w14:paraId="5BB07D4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AA96EEB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99</w:t>
            </w:r>
          </w:p>
        </w:tc>
        <w:tc>
          <w:tcPr>
            <w:tcW w:w="5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32050C23">
            <w:pPr>
              <w:jc w:val="center"/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Cs w:val="21"/>
                <w:lang w:val="en-US" w:eastAsia="zh-CN"/>
              </w:rPr>
              <w:t>其它剂型(空心胶囊,绷带,纱布,胶布</w:t>
            </w:r>
          </w:p>
        </w:tc>
      </w:tr>
    </w:tbl>
    <w:p w14:paraId="64A4496C">
      <w:pPr>
        <w:pStyle w:val="14"/>
        <w:widowControl/>
        <w:spacing w:beforeAutospacing="0" w:afterAutospacing="0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</w:p>
    <w:p w14:paraId="0734355A">
      <w:pPr>
        <w:pStyle w:val="14"/>
        <w:widowControl/>
        <w:spacing w:beforeAutospacing="0" w:afterAutospacing="0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</w:p>
    <w:p w14:paraId="5276ECC7">
      <w:pPr>
        <w:pStyle w:val="3"/>
        <w:tabs>
          <w:tab w:val="clear" w:pos="432"/>
        </w:tabs>
      </w:pPr>
      <w:bookmarkStart w:id="100" w:name="_Toc367264140"/>
      <w:bookmarkStart w:id="101" w:name="_Toc407622950"/>
      <w:bookmarkStart w:id="102" w:name="_Toc20831"/>
      <w:bookmarkStart w:id="103" w:name="_Toc4888"/>
      <w:r>
        <w:rPr>
          <w:rFonts w:hint="default" w:ascii="Times New Roman" w:hAnsi="Times New Roman" w:cs="Times New Roman"/>
        </w:rPr>
        <w:t>CV06_00_102</w:t>
      </w:r>
      <w:r>
        <w:rPr>
          <w:rFonts w:hint="eastAsia" w:ascii="Times New Roman" w:hAnsi="Times New Roman" w:cs="Times New Roman"/>
        </w:rPr>
        <w:t>：</w:t>
      </w:r>
      <w:r>
        <w:rPr>
          <w:rFonts w:hint="eastAsia"/>
        </w:rPr>
        <w:t>用药途径代码表</w:t>
      </w:r>
      <w:bookmarkEnd w:id="100"/>
      <w:bookmarkEnd w:id="101"/>
      <w:bookmarkEnd w:id="102"/>
      <w:bookmarkEnd w:id="103"/>
    </w:p>
    <w:p w14:paraId="05760C6F">
      <w:r>
        <w:rPr>
          <w:rFonts w:hint="eastAsia"/>
        </w:rPr>
        <w:t>注释：WS364.12</w:t>
      </w:r>
      <w:r>
        <w:t>-2011</w:t>
      </w:r>
      <w:r>
        <w:rPr>
          <w:rFonts w:hint="eastAsia"/>
        </w:rPr>
        <w:t xml:space="preserve"> 卫生信息数据元值域代码 第12部分:计划与干预 CV06.00.102用药途径代码表</w:t>
      </w:r>
    </w:p>
    <w:tbl>
      <w:tblPr>
        <w:tblStyle w:val="15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976"/>
        <w:gridCol w:w="2552"/>
      </w:tblGrid>
      <w:tr w14:paraId="6C8D7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4" w:type="dxa"/>
            <w:noWrap w:val="0"/>
            <w:vAlign w:val="top"/>
          </w:tcPr>
          <w:p w14:paraId="133163C6">
            <w:pPr>
              <w:widowControl w:val="0"/>
              <w:spacing w:after="0"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代码</w:t>
            </w:r>
          </w:p>
        </w:tc>
        <w:tc>
          <w:tcPr>
            <w:tcW w:w="2976" w:type="dxa"/>
            <w:noWrap w:val="0"/>
            <w:vAlign w:val="top"/>
          </w:tcPr>
          <w:p w14:paraId="3DA7336E">
            <w:pPr>
              <w:widowControl w:val="0"/>
              <w:spacing w:after="0"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名称</w:t>
            </w:r>
          </w:p>
        </w:tc>
        <w:tc>
          <w:tcPr>
            <w:tcW w:w="2552" w:type="dxa"/>
            <w:noWrap w:val="0"/>
            <w:vAlign w:val="top"/>
          </w:tcPr>
          <w:p w14:paraId="5AD5DF75">
            <w:pPr>
              <w:widowControl w:val="0"/>
              <w:spacing w:after="0"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备注</w:t>
            </w:r>
          </w:p>
        </w:tc>
      </w:tr>
      <w:tr w14:paraId="032BA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4" w:type="dxa"/>
            <w:noWrap w:val="0"/>
            <w:vAlign w:val="center"/>
          </w:tcPr>
          <w:p w14:paraId="2E35EE08">
            <w:pPr>
              <w:widowControl w:val="0"/>
              <w:spacing w:after="0" w:line="240" w:lineRule="auto"/>
              <w:jc w:val="center"/>
              <w:rPr>
                <w:rFonts w:cs="等线"/>
                <w:kern w:val="2"/>
                <w:sz w:val="20"/>
                <w:szCs w:val="20"/>
              </w:rPr>
            </w:pPr>
            <w:r>
              <w:rPr>
                <w:rFonts w:cs="等线"/>
                <w:kern w:val="2"/>
                <w:sz w:val="20"/>
                <w:szCs w:val="20"/>
              </w:rPr>
              <w:t>1</w:t>
            </w:r>
          </w:p>
        </w:tc>
        <w:tc>
          <w:tcPr>
            <w:tcW w:w="2976" w:type="dxa"/>
            <w:noWrap w:val="0"/>
            <w:vAlign w:val="center"/>
          </w:tcPr>
          <w:p w14:paraId="713FAE9F">
            <w:pPr>
              <w:widowControl w:val="0"/>
              <w:spacing w:after="0" w:line="240" w:lineRule="auto"/>
              <w:jc w:val="both"/>
              <w:rPr>
                <w:rFonts w:cs="等线"/>
                <w:kern w:val="2"/>
                <w:sz w:val="20"/>
                <w:szCs w:val="20"/>
              </w:rPr>
            </w:pPr>
            <w:r>
              <w:rPr>
                <w:rFonts w:hint="eastAsia" w:cs="等线"/>
                <w:kern w:val="2"/>
                <w:sz w:val="20"/>
                <w:szCs w:val="20"/>
              </w:rPr>
              <w:t>口服</w:t>
            </w:r>
          </w:p>
        </w:tc>
        <w:tc>
          <w:tcPr>
            <w:tcW w:w="2552" w:type="dxa"/>
            <w:noWrap w:val="0"/>
            <w:vAlign w:val="center"/>
          </w:tcPr>
          <w:p w14:paraId="00CEBE47">
            <w:pPr>
              <w:widowControl w:val="0"/>
              <w:spacing w:after="0" w:line="240" w:lineRule="auto"/>
              <w:jc w:val="both"/>
              <w:rPr>
                <w:rFonts w:cs="等线"/>
                <w:kern w:val="2"/>
                <w:sz w:val="20"/>
                <w:szCs w:val="20"/>
              </w:rPr>
            </w:pPr>
            <w:r>
              <w:rPr>
                <w:rFonts w:hint="eastAsia" w:cs="等线"/>
                <w:kern w:val="2"/>
                <w:sz w:val="20"/>
                <w:szCs w:val="20"/>
              </w:rPr>
              <w:t>经口吞服药物</w:t>
            </w:r>
          </w:p>
        </w:tc>
      </w:tr>
      <w:tr w14:paraId="47314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4" w:type="dxa"/>
            <w:noWrap w:val="0"/>
            <w:vAlign w:val="center"/>
          </w:tcPr>
          <w:p w14:paraId="332C01B4">
            <w:pPr>
              <w:widowControl w:val="0"/>
              <w:spacing w:after="0" w:line="240" w:lineRule="auto"/>
              <w:jc w:val="center"/>
              <w:rPr>
                <w:rFonts w:cs="等线"/>
                <w:kern w:val="2"/>
                <w:sz w:val="20"/>
                <w:szCs w:val="20"/>
              </w:rPr>
            </w:pPr>
            <w:r>
              <w:rPr>
                <w:rFonts w:cs="等线"/>
                <w:kern w:val="2"/>
                <w:sz w:val="20"/>
                <w:szCs w:val="20"/>
              </w:rPr>
              <w:t>2</w:t>
            </w:r>
          </w:p>
        </w:tc>
        <w:tc>
          <w:tcPr>
            <w:tcW w:w="2976" w:type="dxa"/>
            <w:noWrap w:val="0"/>
            <w:vAlign w:val="center"/>
          </w:tcPr>
          <w:p w14:paraId="4EEDDF8E">
            <w:pPr>
              <w:widowControl w:val="0"/>
              <w:spacing w:after="0" w:line="240" w:lineRule="auto"/>
              <w:jc w:val="both"/>
              <w:rPr>
                <w:rFonts w:cs="等线"/>
                <w:kern w:val="2"/>
                <w:sz w:val="20"/>
                <w:szCs w:val="20"/>
              </w:rPr>
            </w:pPr>
            <w:r>
              <w:rPr>
                <w:rFonts w:hint="eastAsia" w:cs="等线"/>
                <w:kern w:val="2"/>
                <w:sz w:val="20"/>
                <w:szCs w:val="20"/>
              </w:rPr>
              <w:t>直肠用药</w:t>
            </w:r>
          </w:p>
        </w:tc>
        <w:tc>
          <w:tcPr>
            <w:tcW w:w="2552" w:type="dxa"/>
            <w:noWrap w:val="0"/>
            <w:vAlign w:val="center"/>
          </w:tcPr>
          <w:p w14:paraId="794259BA">
            <w:pPr>
              <w:widowControl w:val="0"/>
              <w:spacing w:after="0" w:line="240" w:lineRule="auto"/>
              <w:jc w:val="both"/>
              <w:rPr>
                <w:rFonts w:cs="等线"/>
                <w:kern w:val="2"/>
                <w:sz w:val="20"/>
                <w:szCs w:val="20"/>
              </w:rPr>
            </w:pPr>
            <w:r>
              <w:rPr>
                <w:rFonts w:hint="eastAsia" w:cs="等线"/>
                <w:kern w:val="2"/>
                <w:sz w:val="20"/>
                <w:szCs w:val="20"/>
              </w:rPr>
              <w:t>将药物经肛门塞入或注入直肠</w:t>
            </w:r>
          </w:p>
        </w:tc>
      </w:tr>
      <w:tr w14:paraId="1BD69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4" w:type="dxa"/>
            <w:noWrap w:val="0"/>
            <w:vAlign w:val="center"/>
          </w:tcPr>
          <w:p w14:paraId="67EBD5D1">
            <w:pPr>
              <w:widowControl w:val="0"/>
              <w:spacing w:after="0" w:line="240" w:lineRule="auto"/>
              <w:jc w:val="center"/>
              <w:rPr>
                <w:rFonts w:cs="等线"/>
                <w:kern w:val="2"/>
                <w:sz w:val="20"/>
                <w:szCs w:val="20"/>
              </w:rPr>
            </w:pPr>
            <w:r>
              <w:rPr>
                <w:rFonts w:cs="等线"/>
                <w:kern w:val="2"/>
                <w:sz w:val="20"/>
                <w:szCs w:val="20"/>
              </w:rPr>
              <w:t>3</w:t>
            </w:r>
          </w:p>
        </w:tc>
        <w:tc>
          <w:tcPr>
            <w:tcW w:w="2976" w:type="dxa"/>
            <w:noWrap w:val="0"/>
            <w:vAlign w:val="center"/>
          </w:tcPr>
          <w:p w14:paraId="2C25C551">
            <w:pPr>
              <w:widowControl w:val="0"/>
              <w:spacing w:after="0" w:line="240" w:lineRule="auto"/>
              <w:jc w:val="both"/>
              <w:rPr>
                <w:rFonts w:cs="等线"/>
                <w:kern w:val="2"/>
                <w:sz w:val="20"/>
                <w:szCs w:val="20"/>
              </w:rPr>
            </w:pPr>
            <w:r>
              <w:rPr>
                <w:rFonts w:hint="eastAsia" w:cs="等线"/>
                <w:kern w:val="2"/>
                <w:sz w:val="20"/>
                <w:szCs w:val="20"/>
              </w:rPr>
              <w:t>舌下用药</w:t>
            </w:r>
          </w:p>
        </w:tc>
        <w:tc>
          <w:tcPr>
            <w:tcW w:w="2552" w:type="dxa"/>
            <w:noWrap w:val="0"/>
            <w:vAlign w:val="center"/>
          </w:tcPr>
          <w:p w14:paraId="6BFD871A">
            <w:pPr>
              <w:widowControl w:val="0"/>
              <w:spacing w:after="0" w:line="240" w:lineRule="auto"/>
              <w:jc w:val="both"/>
              <w:rPr>
                <w:rFonts w:cs="等线"/>
                <w:kern w:val="2"/>
                <w:sz w:val="20"/>
                <w:szCs w:val="20"/>
              </w:rPr>
            </w:pPr>
            <w:r>
              <w:rPr>
                <w:rFonts w:hint="eastAsia" w:cs="等线"/>
                <w:kern w:val="2"/>
                <w:sz w:val="20"/>
                <w:szCs w:val="20"/>
              </w:rPr>
              <w:t>将药物置于舌下</w:t>
            </w:r>
            <w:r>
              <w:rPr>
                <w:rFonts w:cs="等线"/>
                <w:kern w:val="2"/>
                <w:sz w:val="20"/>
                <w:szCs w:val="20"/>
              </w:rPr>
              <w:t>_</w:t>
            </w:r>
            <w:r>
              <w:rPr>
                <w:rFonts w:hint="eastAsia" w:cs="等线"/>
                <w:kern w:val="2"/>
                <w:sz w:val="20"/>
                <w:szCs w:val="20"/>
              </w:rPr>
              <w:t>颊部的给药方法</w:t>
            </w:r>
          </w:p>
        </w:tc>
      </w:tr>
      <w:tr w14:paraId="05AD6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4" w:type="dxa"/>
            <w:noWrap w:val="0"/>
            <w:vAlign w:val="center"/>
          </w:tcPr>
          <w:p w14:paraId="3098896F">
            <w:pPr>
              <w:widowControl w:val="0"/>
              <w:spacing w:after="0" w:line="240" w:lineRule="auto"/>
              <w:jc w:val="center"/>
              <w:rPr>
                <w:rFonts w:cs="等线"/>
                <w:kern w:val="2"/>
                <w:sz w:val="20"/>
                <w:szCs w:val="20"/>
              </w:rPr>
            </w:pPr>
            <w:r>
              <w:rPr>
                <w:rFonts w:cs="等线"/>
                <w:kern w:val="2"/>
                <w:sz w:val="20"/>
                <w:szCs w:val="20"/>
              </w:rPr>
              <w:t>4</w:t>
            </w:r>
          </w:p>
        </w:tc>
        <w:tc>
          <w:tcPr>
            <w:tcW w:w="2976" w:type="dxa"/>
            <w:noWrap w:val="0"/>
            <w:vAlign w:val="center"/>
          </w:tcPr>
          <w:p w14:paraId="1B9AB581">
            <w:pPr>
              <w:widowControl w:val="0"/>
              <w:spacing w:after="0" w:line="240" w:lineRule="auto"/>
              <w:jc w:val="both"/>
              <w:rPr>
                <w:rFonts w:cs="等线"/>
                <w:kern w:val="2"/>
                <w:sz w:val="20"/>
                <w:szCs w:val="20"/>
              </w:rPr>
            </w:pPr>
            <w:r>
              <w:rPr>
                <w:rFonts w:hint="eastAsia" w:cs="等线"/>
                <w:kern w:val="2"/>
                <w:sz w:val="20"/>
                <w:szCs w:val="20"/>
              </w:rPr>
              <w:t>注射用药</w:t>
            </w:r>
          </w:p>
        </w:tc>
        <w:tc>
          <w:tcPr>
            <w:tcW w:w="2552" w:type="dxa"/>
            <w:noWrap w:val="0"/>
            <w:vAlign w:val="center"/>
          </w:tcPr>
          <w:p w14:paraId="68B532E4">
            <w:pPr>
              <w:widowControl w:val="0"/>
              <w:spacing w:after="0" w:line="240" w:lineRule="auto"/>
              <w:jc w:val="both"/>
              <w:rPr>
                <w:rFonts w:cs="等线"/>
                <w:kern w:val="2"/>
                <w:sz w:val="20"/>
                <w:szCs w:val="20"/>
              </w:rPr>
            </w:pPr>
            <w:r>
              <w:rPr>
                <w:rFonts w:hint="eastAsia" w:cs="等线"/>
                <w:kern w:val="2"/>
                <w:sz w:val="20"/>
                <w:szCs w:val="20"/>
              </w:rPr>
              <w:t>将药物经过表皮注入体内</w:t>
            </w:r>
          </w:p>
        </w:tc>
      </w:tr>
      <w:tr w14:paraId="4AE43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4" w:type="dxa"/>
            <w:noWrap w:val="0"/>
            <w:vAlign w:val="center"/>
          </w:tcPr>
          <w:p w14:paraId="5F57A203">
            <w:pPr>
              <w:widowControl w:val="0"/>
              <w:spacing w:after="0" w:line="240" w:lineRule="auto"/>
              <w:jc w:val="center"/>
              <w:rPr>
                <w:rFonts w:cs="等线"/>
                <w:kern w:val="2"/>
                <w:sz w:val="20"/>
                <w:szCs w:val="20"/>
              </w:rPr>
            </w:pPr>
            <w:r>
              <w:rPr>
                <w:rFonts w:cs="等线"/>
                <w:kern w:val="2"/>
                <w:sz w:val="20"/>
                <w:szCs w:val="20"/>
              </w:rPr>
              <w:t>401</w:t>
            </w:r>
          </w:p>
        </w:tc>
        <w:tc>
          <w:tcPr>
            <w:tcW w:w="2976" w:type="dxa"/>
            <w:noWrap w:val="0"/>
            <w:vAlign w:val="center"/>
          </w:tcPr>
          <w:p w14:paraId="56E669B0">
            <w:pPr>
              <w:widowControl w:val="0"/>
              <w:spacing w:after="0" w:line="240" w:lineRule="auto"/>
              <w:jc w:val="both"/>
              <w:rPr>
                <w:rFonts w:cs="等线"/>
                <w:kern w:val="2"/>
                <w:sz w:val="20"/>
                <w:szCs w:val="20"/>
              </w:rPr>
            </w:pPr>
            <w:r>
              <w:rPr>
                <w:rFonts w:hint="eastAsia" w:cs="等线"/>
                <w:kern w:val="2"/>
                <w:sz w:val="20"/>
                <w:szCs w:val="20"/>
              </w:rPr>
              <w:t>皮下注射</w:t>
            </w:r>
          </w:p>
        </w:tc>
        <w:tc>
          <w:tcPr>
            <w:tcW w:w="2552" w:type="dxa"/>
            <w:noWrap w:val="0"/>
            <w:vAlign w:val="center"/>
          </w:tcPr>
          <w:p w14:paraId="38775A5B">
            <w:pPr>
              <w:widowControl w:val="0"/>
              <w:spacing w:after="0" w:line="240" w:lineRule="auto"/>
              <w:jc w:val="both"/>
              <w:rPr>
                <w:rFonts w:cs="等线"/>
                <w:kern w:val="2"/>
                <w:sz w:val="20"/>
                <w:szCs w:val="20"/>
              </w:rPr>
            </w:pPr>
            <w:r>
              <w:rPr>
                <w:rFonts w:hint="eastAsia" w:cs="等线"/>
                <w:kern w:val="2"/>
                <w:sz w:val="20"/>
                <w:szCs w:val="20"/>
              </w:rPr>
              <w:t>将药物注射于皮下组织</w:t>
            </w:r>
          </w:p>
        </w:tc>
      </w:tr>
      <w:tr w14:paraId="34BBB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4" w:type="dxa"/>
            <w:noWrap w:val="0"/>
            <w:vAlign w:val="center"/>
          </w:tcPr>
          <w:p w14:paraId="18299402">
            <w:pPr>
              <w:widowControl w:val="0"/>
              <w:spacing w:after="0" w:line="240" w:lineRule="auto"/>
              <w:jc w:val="center"/>
              <w:rPr>
                <w:rFonts w:cs="等线"/>
                <w:kern w:val="2"/>
                <w:sz w:val="20"/>
                <w:szCs w:val="20"/>
              </w:rPr>
            </w:pPr>
            <w:r>
              <w:rPr>
                <w:rFonts w:cs="等线"/>
                <w:kern w:val="2"/>
                <w:sz w:val="20"/>
                <w:szCs w:val="20"/>
              </w:rPr>
              <w:t>402</w:t>
            </w:r>
          </w:p>
        </w:tc>
        <w:tc>
          <w:tcPr>
            <w:tcW w:w="2976" w:type="dxa"/>
            <w:noWrap w:val="0"/>
            <w:vAlign w:val="center"/>
          </w:tcPr>
          <w:p w14:paraId="010AE46B">
            <w:pPr>
              <w:widowControl w:val="0"/>
              <w:spacing w:after="0" w:line="240" w:lineRule="auto"/>
              <w:jc w:val="both"/>
              <w:rPr>
                <w:rFonts w:cs="等线"/>
                <w:kern w:val="2"/>
                <w:sz w:val="20"/>
                <w:szCs w:val="20"/>
              </w:rPr>
            </w:pPr>
            <w:r>
              <w:rPr>
                <w:rFonts w:hint="eastAsia" w:cs="等线"/>
                <w:kern w:val="2"/>
                <w:sz w:val="20"/>
                <w:szCs w:val="20"/>
              </w:rPr>
              <w:t>皮内注射</w:t>
            </w:r>
          </w:p>
        </w:tc>
        <w:tc>
          <w:tcPr>
            <w:tcW w:w="2552" w:type="dxa"/>
            <w:noWrap w:val="0"/>
            <w:vAlign w:val="center"/>
          </w:tcPr>
          <w:p w14:paraId="2449C4F0">
            <w:pPr>
              <w:widowControl w:val="0"/>
              <w:spacing w:after="0" w:line="240" w:lineRule="auto"/>
              <w:jc w:val="both"/>
              <w:rPr>
                <w:rFonts w:cs="等线"/>
                <w:kern w:val="2"/>
                <w:sz w:val="20"/>
                <w:szCs w:val="20"/>
              </w:rPr>
            </w:pPr>
            <w:r>
              <w:rPr>
                <w:rFonts w:hint="eastAsia" w:cs="等线"/>
                <w:kern w:val="2"/>
                <w:sz w:val="20"/>
                <w:szCs w:val="20"/>
              </w:rPr>
              <w:t>将药物注射于皮内组织</w:t>
            </w:r>
          </w:p>
        </w:tc>
      </w:tr>
      <w:tr w14:paraId="59AF3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4" w:type="dxa"/>
            <w:noWrap w:val="0"/>
            <w:vAlign w:val="center"/>
          </w:tcPr>
          <w:p w14:paraId="2397C768">
            <w:pPr>
              <w:widowControl w:val="0"/>
              <w:spacing w:after="0" w:line="240" w:lineRule="auto"/>
              <w:jc w:val="center"/>
              <w:rPr>
                <w:rFonts w:cs="等线"/>
                <w:kern w:val="2"/>
                <w:sz w:val="20"/>
                <w:szCs w:val="20"/>
              </w:rPr>
            </w:pPr>
            <w:r>
              <w:rPr>
                <w:rFonts w:cs="等线"/>
                <w:kern w:val="2"/>
                <w:sz w:val="20"/>
                <w:szCs w:val="20"/>
              </w:rPr>
              <w:t>403</w:t>
            </w:r>
          </w:p>
        </w:tc>
        <w:tc>
          <w:tcPr>
            <w:tcW w:w="2976" w:type="dxa"/>
            <w:noWrap w:val="0"/>
            <w:vAlign w:val="center"/>
          </w:tcPr>
          <w:p w14:paraId="47614622">
            <w:pPr>
              <w:widowControl w:val="0"/>
              <w:spacing w:after="0" w:line="240" w:lineRule="auto"/>
              <w:jc w:val="both"/>
              <w:rPr>
                <w:rFonts w:cs="等线"/>
                <w:kern w:val="2"/>
                <w:sz w:val="20"/>
                <w:szCs w:val="20"/>
              </w:rPr>
            </w:pPr>
            <w:r>
              <w:rPr>
                <w:rFonts w:hint="eastAsia" w:cs="等线"/>
                <w:kern w:val="2"/>
                <w:sz w:val="20"/>
                <w:szCs w:val="20"/>
              </w:rPr>
              <w:t>肌肉注射</w:t>
            </w:r>
          </w:p>
        </w:tc>
        <w:tc>
          <w:tcPr>
            <w:tcW w:w="2552" w:type="dxa"/>
            <w:noWrap w:val="0"/>
            <w:vAlign w:val="center"/>
          </w:tcPr>
          <w:p w14:paraId="02FD06CB">
            <w:pPr>
              <w:widowControl w:val="0"/>
              <w:spacing w:after="0" w:line="240" w:lineRule="auto"/>
              <w:jc w:val="both"/>
              <w:rPr>
                <w:rFonts w:cs="等线"/>
                <w:kern w:val="2"/>
                <w:sz w:val="20"/>
                <w:szCs w:val="20"/>
              </w:rPr>
            </w:pPr>
            <w:r>
              <w:rPr>
                <w:rFonts w:hint="eastAsia" w:cs="等线"/>
                <w:kern w:val="2"/>
                <w:sz w:val="20"/>
                <w:szCs w:val="20"/>
              </w:rPr>
              <w:t>将药物注射于肌肉组织内</w:t>
            </w:r>
          </w:p>
        </w:tc>
      </w:tr>
      <w:tr w14:paraId="4EAD8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4" w:type="dxa"/>
            <w:noWrap w:val="0"/>
            <w:vAlign w:val="center"/>
          </w:tcPr>
          <w:p w14:paraId="08E06391">
            <w:pPr>
              <w:widowControl w:val="0"/>
              <w:spacing w:after="0" w:line="240" w:lineRule="auto"/>
              <w:jc w:val="center"/>
              <w:rPr>
                <w:rFonts w:cs="等线"/>
                <w:kern w:val="2"/>
                <w:sz w:val="20"/>
                <w:szCs w:val="20"/>
              </w:rPr>
            </w:pPr>
            <w:r>
              <w:rPr>
                <w:rFonts w:cs="等线"/>
                <w:kern w:val="2"/>
                <w:sz w:val="20"/>
                <w:szCs w:val="20"/>
              </w:rPr>
              <w:t>404</w:t>
            </w:r>
          </w:p>
        </w:tc>
        <w:tc>
          <w:tcPr>
            <w:tcW w:w="2976" w:type="dxa"/>
            <w:noWrap w:val="0"/>
            <w:vAlign w:val="center"/>
          </w:tcPr>
          <w:p w14:paraId="18A3FA5A">
            <w:pPr>
              <w:widowControl w:val="0"/>
              <w:spacing w:after="0" w:line="240" w:lineRule="auto"/>
              <w:jc w:val="both"/>
              <w:rPr>
                <w:rFonts w:cs="等线"/>
                <w:kern w:val="2"/>
                <w:sz w:val="20"/>
                <w:szCs w:val="20"/>
              </w:rPr>
            </w:pPr>
            <w:r>
              <w:rPr>
                <w:rFonts w:hint="eastAsia" w:cs="等线"/>
                <w:kern w:val="2"/>
                <w:sz w:val="20"/>
                <w:szCs w:val="20"/>
              </w:rPr>
              <w:t>静脉注射或静脉滴注</w:t>
            </w:r>
          </w:p>
        </w:tc>
        <w:tc>
          <w:tcPr>
            <w:tcW w:w="2552" w:type="dxa"/>
            <w:noWrap w:val="0"/>
            <w:vAlign w:val="center"/>
          </w:tcPr>
          <w:p w14:paraId="183F0A18">
            <w:pPr>
              <w:widowControl w:val="0"/>
              <w:spacing w:after="0" w:line="240" w:lineRule="auto"/>
              <w:jc w:val="both"/>
              <w:rPr>
                <w:rFonts w:cs="等线"/>
                <w:kern w:val="2"/>
                <w:sz w:val="20"/>
                <w:szCs w:val="20"/>
              </w:rPr>
            </w:pPr>
            <w:r>
              <w:rPr>
                <w:rFonts w:hint="eastAsia" w:cs="等线"/>
                <w:kern w:val="2"/>
                <w:sz w:val="20"/>
                <w:szCs w:val="20"/>
              </w:rPr>
              <w:t>将药物注入静脉血管内</w:t>
            </w:r>
          </w:p>
        </w:tc>
      </w:tr>
      <w:tr w14:paraId="12EF9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4" w:type="dxa"/>
            <w:noWrap w:val="0"/>
            <w:vAlign w:val="center"/>
          </w:tcPr>
          <w:p w14:paraId="487F8B60">
            <w:pPr>
              <w:widowControl w:val="0"/>
              <w:spacing w:after="0" w:line="240" w:lineRule="auto"/>
              <w:jc w:val="center"/>
              <w:rPr>
                <w:rFonts w:cs="等线"/>
                <w:kern w:val="2"/>
                <w:sz w:val="20"/>
                <w:szCs w:val="20"/>
              </w:rPr>
            </w:pPr>
            <w:r>
              <w:rPr>
                <w:rFonts w:cs="等线"/>
                <w:kern w:val="2"/>
                <w:sz w:val="20"/>
                <w:szCs w:val="20"/>
              </w:rPr>
              <w:t>5</w:t>
            </w:r>
          </w:p>
        </w:tc>
        <w:tc>
          <w:tcPr>
            <w:tcW w:w="2976" w:type="dxa"/>
            <w:noWrap w:val="0"/>
            <w:vAlign w:val="center"/>
          </w:tcPr>
          <w:p w14:paraId="7742057D">
            <w:pPr>
              <w:widowControl w:val="0"/>
              <w:spacing w:after="0" w:line="240" w:lineRule="auto"/>
              <w:jc w:val="both"/>
              <w:rPr>
                <w:rFonts w:cs="等线"/>
                <w:kern w:val="2"/>
                <w:sz w:val="20"/>
                <w:szCs w:val="20"/>
              </w:rPr>
            </w:pPr>
            <w:r>
              <w:rPr>
                <w:rFonts w:hint="eastAsia" w:cs="等线"/>
                <w:kern w:val="2"/>
                <w:sz w:val="20"/>
                <w:szCs w:val="20"/>
              </w:rPr>
              <w:t>吸入用药</w:t>
            </w:r>
          </w:p>
        </w:tc>
        <w:tc>
          <w:tcPr>
            <w:tcW w:w="2552" w:type="dxa"/>
            <w:noWrap w:val="0"/>
            <w:vAlign w:val="center"/>
          </w:tcPr>
          <w:p w14:paraId="52D26451">
            <w:pPr>
              <w:widowControl w:val="0"/>
              <w:spacing w:after="0" w:line="240" w:lineRule="auto"/>
              <w:jc w:val="both"/>
              <w:rPr>
                <w:rFonts w:cs="等线"/>
                <w:kern w:val="2"/>
                <w:sz w:val="20"/>
                <w:szCs w:val="20"/>
              </w:rPr>
            </w:pPr>
            <w:r>
              <w:rPr>
                <w:rFonts w:hint="eastAsia" w:cs="等线"/>
                <w:kern w:val="2"/>
                <w:sz w:val="20"/>
                <w:szCs w:val="20"/>
              </w:rPr>
              <w:t>将药物化为气雾状而后由呼吸道吸入</w:t>
            </w:r>
          </w:p>
        </w:tc>
      </w:tr>
      <w:tr w14:paraId="6019B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4" w:type="dxa"/>
            <w:noWrap w:val="0"/>
            <w:vAlign w:val="center"/>
          </w:tcPr>
          <w:p w14:paraId="7C0CEB46">
            <w:pPr>
              <w:widowControl w:val="0"/>
              <w:spacing w:after="0" w:line="240" w:lineRule="auto"/>
              <w:jc w:val="center"/>
              <w:rPr>
                <w:rFonts w:cs="等线"/>
                <w:kern w:val="2"/>
                <w:sz w:val="20"/>
                <w:szCs w:val="20"/>
              </w:rPr>
            </w:pPr>
            <w:r>
              <w:rPr>
                <w:rFonts w:cs="等线"/>
                <w:kern w:val="2"/>
                <w:sz w:val="20"/>
                <w:szCs w:val="20"/>
              </w:rPr>
              <w:t>6</w:t>
            </w:r>
          </w:p>
        </w:tc>
        <w:tc>
          <w:tcPr>
            <w:tcW w:w="2976" w:type="dxa"/>
            <w:noWrap w:val="0"/>
            <w:vAlign w:val="center"/>
          </w:tcPr>
          <w:p w14:paraId="7DDBF852">
            <w:pPr>
              <w:widowControl w:val="0"/>
              <w:spacing w:after="0" w:line="240" w:lineRule="auto"/>
              <w:jc w:val="both"/>
              <w:rPr>
                <w:rFonts w:cs="等线"/>
                <w:kern w:val="2"/>
                <w:sz w:val="20"/>
                <w:szCs w:val="20"/>
              </w:rPr>
            </w:pPr>
            <w:r>
              <w:rPr>
                <w:rFonts w:hint="eastAsia" w:cs="等线"/>
                <w:kern w:val="2"/>
                <w:sz w:val="20"/>
                <w:szCs w:val="20"/>
              </w:rPr>
              <w:t>局部用药</w:t>
            </w:r>
          </w:p>
        </w:tc>
        <w:tc>
          <w:tcPr>
            <w:tcW w:w="2552" w:type="dxa"/>
            <w:noWrap w:val="0"/>
            <w:vAlign w:val="center"/>
          </w:tcPr>
          <w:p w14:paraId="17DEB9AB">
            <w:pPr>
              <w:widowControl w:val="0"/>
              <w:spacing w:after="0" w:line="240" w:lineRule="auto"/>
              <w:jc w:val="both"/>
              <w:rPr>
                <w:rFonts w:cs="等线"/>
                <w:kern w:val="2"/>
                <w:sz w:val="20"/>
                <w:szCs w:val="20"/>
              </w:rPr>
            </w:pPr>
            <w:r>
              <w:rPr>
                <w:rFonts w:hint="eastAsia" w:cs="等线"/>
                <w:kern w:val="2"/>
                <w:sz w:val="20"/>
                <w:szCs w:val="20"/>
              </w:rPr>
              <w:t>主要发挥局部作用的给药方法</w:t>
            </w:r>
          </w:p>
        </w:tc>
      </w:tr>
      <w:tr w14:paraId="68EC5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4" w:type="dxa"/>
            <w:noWrap w:val="0"/>
            <w:vAlign w:val="center"/>
          </w:tcPr>
          <w:p w14:paraId="39154C37">
            <w:pPr>
              <w:widowControl w:val="0"/>
              <w:spacing w:after="0" w:line="240" w:lineRule="auto"/>
              <w:jc w:val="center"/>
              <w:rPr>
                <w:rFonts w:cs="等线"/>
                <w:kern w:val="2"/>
                <w:sz w:val="20"/>
                <w:szCs w:val="20"/>
              </w:rPr>
            </w:pPr>
            <w:r>
              <w:rPr>
                <w:rFonts w:cs="等线"/>
                <w:kern w:val="2"/>
                <w:sz w:val="20"/>
                <w:szCs w:val="20"/>
              </w:rPr>
              <w:t>601</w:t>
            </w:r>
          </w:p>
        </w:tc>
        <w:tc>
          <w:tcPr>
            <w:tcW w:w="2976" w:type="dxa"/>
            <w:noWrap w:val="0"/>
            <w:vAlign w:val="center"/>
          </w:tcPr>
          <w:p w14:paraId="3273E0C2">
            <w:pPr>
              <w:widowControl w:val="0"/>
              <w:spacing w:after="0" w:line="240" w:lineRule="auto"/>
              <w:jc w:val="both"/>
              <w:rPr>
                <w:rFonts w:cs="等线"/>
                <w:kern w:val="2"/>
                <w:sz w:val="20"/>
                <w:szCs w:val="20"/>
              </w:rPr>
            </w:pPr>
            <w:r>
              <w:rPr>
                <w:rFonts w:hint="eastAsia" w:cs="等线"/>
                <w:kern w:val="2"/>
                <w:sz w:val="20"/>
                <w:szCs w:val="20"/>
              </w:rPr>
              <w:t>椎管内用药</w:t>
            </w:r>
          </w:p>
        </w:tc>
        <w:tc>
          <w:tcPr>
            <w:tcW w:w="2552" w:type="dxa"/>
            <w:noWrap w:val="0"/>
            <w:vAlign w:val="center"/>
          </w:tcPr>
          <w:p w14:paraId="735BB47A">
            <w:pPr>
              <w:widowControl w:val="0"/>
              <w:spacing w:after="0" w:line="240" w:lineRule="auto"/>
              <w:jc w:val="both"/>
              <w:rPr>
                <w:rFonts w:cs="等线"/>
                <w:kern w:val="2"/>
                <w:sz w:val="20"/>
                <w:szCs w:val="20"/>
              </w:rPr>
            </w:pPr>
            <w:r>
              <w:rPr>
                <w:rFonts w:hint="eastAsia" w:cs="等线"/>
                <w:kern w:val="2"/>
                <w:sz w:val="20"/>
                <w:szCs w:val="20"/>
              </w:rPr>
              <w:t>将药物注入椎管内</w:t>
            </w:r>
          </w:p>
        </w:tc>
      </w:tr>
      <w:tr w14:paraId="57EB0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4" w:type="dxa"/>
            <w:noWrap w:val="0"/>
            <w:vAlign w:val="center"/>
          </w:tcPr>
          <w:p w14:paraId="6FE68803">
            <w:pPr>
              <w:widowControl w:val="0"/>
              <w:spacing w:after="0" w:line="240" w:lineRule="auto"/>
              <w:jc w:val="center"/>
              <w:rPr>
                <w:rFonts w:cs="等线"/>
                <w:kern w:val="2"/>
                <w:sz w:val="20"/>
                <w:szCs w:val="20"/>
              </w:rPr>
            </w:pPr>
            <w:r>
              <w:rPr>
                <w:rFonts w:cs="等线"/>
                <w:kern w:val="2"/>
                <w:sz w:val="20"/>
                <w:szCs w:val="20"/>
              </w:rPr>
              <w:t>602</w:t>
            </w:r>
          </w:p>
        </w:tc>
        <w:tc>
          <w:tcPr>
            <w:tcW w:w="2976" w:type="dxa"/>
            <w:noWrap w:val="0"/>
            <w:vAlign w:val="center"/>
          </w:tcPr>
          <w:p w14:paraId="534164DE">
            <w:pPr>
              <w:widowControl w:val="0"/>
              <w:spacing w:after="0" w:line="240" w:lineRule="auto"/>
              <w:jc w:val="both"/>
              <w:rPr>
                <w:rFonts w:cs="等线"/>
                <w:kern w:val="2"/>
                <w:sz w:val="20"/>
                <w:szCs w:val="20"/>
              </w:rPr>
            </w:pPr>
            <w:r>
              <w:rPr>
                <w:rFonts w:hint="eastAsia" w:cs="等线"/>
                <w:kern w:val="2"/>
                <w:sz w:val="20"/>
                <w:szCs w:val="20"/>
              </w:rPr>
              <w:t>关节腔内用药</w:t>
            </w:r>
          </w:p>
        </w:tc>
        <w:tc>
          <w:tcPr>
            <w:tcW w:w="2552" w:type="dxa"/>
            <w:noWrap w:val="0"/>
            <w:vAlign w:val="center"/>
          </w:tcPr>
          <w:p w14:paraId="23A49C7D">
            <w:pPr>
              <w:widowControl w:val="0"/>
              <w:spacing w:after="0" w:line="240" w:lineRule="auto"/>
              <w:jc w:val="both"/>
              <w:rPr>
                <w:rFonts w:cs="等线"/>
                <w:kern w:val="2"/>
                <w:sz w:val="20"/>
                <w:szCs w:val="20"/>
              </w:rPr>
            </w:pPr>
            <w:r>
              <w:rPr>
                <w:rFonts w:hint="eastAsia" w:cs="等线"/>
                <w:kern w:val="2"/>
                <w:sz w:val="20"/>
                <w:szCs w:val="20"/>
              </w:rPr>
              <w:t>将药物注入关节腔内</w:t>
            </w:r>
          </w:p>
        </w:tc>
      </w:tr>
      <w:tr w14:paraId="6AF0D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4" w:type="dxa"/>
            <w:noWrap w:val="0"/>
            <w:vAlign w:val="center"/>
          </w:tcPr>
          <w:p w14:paraId="39D05038">
            <w:pPr>
              <w:widowControl w:val="0"/>
              <w:spacing w:after="0" w:line="240" w:lineRule="auto"/>
              <w:jc w:val="center"/>
              <w:rPr>
                <w:rFonts w:cs="等线"/>
                <w:kern w:val="2"/>
                <w:sz w:val="20"/>
                <w:szCs w:val="20"/>
              </w:rPr>
            </w:pPr>
            <w:r>
              <w:rPr>
                <w:rFonts w:cs="等线"/>
                <w:kern w:val="2"/>
                <w:sz w:val="20"/>
                <w:szCs w:val="20"/>
              </w:rPr>
              <w:t>603</w:t>
            </w:r>
          </w:p>
        </w:tc>
        <w:tc>
          <w:tcPr>
            <w:tcW w:w="2976" w:type="dxa"/>
            <w:noWrap w:val="0"/>
            <w:vAlign w:val="center"/>
          </w:tcPr>
          <w:p w14:paraId="3D69193A">
            <w:pPr>
              <w:widowControl w:val="0"/>
              <w:spacing w:after="0" w:line="240" w:lineRule="auto"/>
              <w:jc w:val="both"/>
              <w:rPr>
                <w:rFonts w:cs="等线"/>
                <w:kern w:val="2"/>
                <w:sz w:val="20"/>
                <w:szCs w:val="20"/>
              </w:rPr>
            </w:pPr>
            <w:r>
              <w:rPr>
                <w:rFonts w:hint="eastAsia" w:cs="等线"/>
                <w:kern w:val="2"/>
                <w:sz w:val="20"/>
                <w:szCs w:val="20"/>
              </w:rPr>
              <w:t>胸膜腔用药</w:t>
            </w:r>
          </w:p>
        </w:tc>
        <w:tc>
          <w:tcPr>
            <w:tcW w:w="2552" w:type="dxa"/>
            <w:noWrap w:val="0"/>
            <w:vAlign w:val="center"/>
          </w:tcPr>
          <w:p w14:paraId="6630AEFE">
            <w:pPr>
              <w:widowControl w:val="0"/>
              <w:spacing w:after="0" w:line="240" w:lineRule="auto"/>
              <w:jc w:val="both"/>
              <w:rPr>
                <w:rFonts w:cs="等线"/>
                <w:kern w:val="2"/>
                <w:sz w:val="20"/>
                <w:szCs w:val="20"/>
              </w:rPr>
            </w:pPr>
            <w:r>
              <w:rPr>
                <w:rFonts w:hint="eastAsia" w:cs="等线"/>
                <w:kern w:val="2"/>
                <w:sz w:val="20"/>
                <w:szCs w:val="20"/>
              </w:rPr>
              <w:t>将药物注入胸膜腔内</w:t>
            </w:r>
          </w:p>
        </w:tc>
      </w:tr>
      <w:tr w14:paraId="45D77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4" w:type="dxa"/>
            <w:noWrap w:val="0"/>
            <w:vAlign w:val="center"/>
          </w:tcPr>
          <w:p w14:paraId="7678EA42">
            <w:pPr>
              <w:widowControl w:val="0"/>
              <w:spacing w:after="0" w:line="240" w:lineRule="auto"/>
              <w:jc w:val="center"/>
              <w:rPr>
                <w:rFonts w:cs="等线"/>
                <w:kern w:val="2"/>
                <w:sz w:val="20"/>
                <w:szCs w:val="20"/>
              </w:rPr>
            </w:pPr>
            <w:r>
              <w:rPr>
                <w:rFonts w:cs="等线"/>
                <w:kern w:val="2"/>
                <w:sz w:val="20"/>
                <w:szCs w:val="20"/>
              </w:rPr>
              <w:t>604</w:t>
            </w:r>
          </w:p>
        </w:tc>
        <w:tc>
          <w:tcPr>
            <w:tcW w:w="2976" w:type="dxa"/>
            <w:noWrap w:val="0"/>
            <w:vAlign w:val="center"/>
          </w:tcPr>
          <w:p w14:paraId="77FAB5C5">
            <w:pPr>
              <w:widowControl w:val="0"/>
              <w:spacing w:after="0" w:line="240" w:lineRule="auto"/>
              <w:jc w:val="both"/>
              <w:rPr>
                <w:rFonts w:cs="等线"/>
                <w:kern w:val="2"/>
                <w:sz w:val="20"/>
                <w:szCs w:val="20"/>
              </w:rPr>
            </w:pPr>
            <w:r>
              <w:rPr>
                <w:rFonts w:hint="eastAsia" w:cs="等线"/>
                <w:kern w:val="2"/>
                <w:sz w:val="20"/>
                <w:szCs w:val="20"/>
              </w:rPr>
              <w:t>腹腔用药</w:t>
            </w:r>
          </w:p>
        </w:tc>
        <w:tc>
          <w:tcPr>
            <w:tcW w:w="2552" w:type="dxa"/>
            <w:noWrap w:val="0"/>
            <w:vAlign w:val="center"/>
          </w:tcPr>
          <w:p w14:paraId="664A9D74">
            <w:pPr>
              <w:widowControl w:val="0"/>
              <w:spacing w:after="0" w:line="240" w:lineRule="auto"/>
              <w:jc w:val="both"/>
              <w:rPr>
                <w:rFonts w:cs="等线"/>
                <w:kern w:val="2"/>
                <w:sz w:val="20"/>
                <w:szCs w:val="20"/>
              </w:rPr>
            </w:pPr>
            <w:r>
              <w:rPr>
                <w:rFonts w:hint="eastAsia" w:cs="等线"/>
                <w:kern w:val="2"/>
                <w:sz w:val="20"/>
                <w:szCs w:val="20"/>
              </w:rPr>
              <w:t>将药物注入腹腔内</w:t>
            </w:r>
          </w:p>
        </w:tc>
      </w:tr>
      <w:tr w14:paraId="55A79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4" w:type="dxa"/>
            <w:noWrap w:val="0"/>
            <w:vAlign w:val="center"/>
          </w:tcPr>
          <w:p w14:paraId="34FEEB1D">
            <w:pPr>
              <w:widowControl w:val="0"/>
              <w:spacing w:after="0" w:line="240" w:lineRule="auto"/>
              <w:jc w:val="center"/>
              <w:rPr>
                <w:rFonts w:cs="等线"/>
                <w:kern w:val="2"/>
                <w:sz w:val="20"/>
                <w:szCs w:val="20"/>
              </w:rPr>
            </w:pPr>
            <w:r>
              <w:rPr>
                <w:rFonts w:cs="等线"/>
                <w:kern w:val="2"/>
                <w:sz w:val="20"/>
                <w:szCs w:val="20"/>
              </w:rPr>
              <w:t>605</w:t>
            </w:r>
          </w:p>
        </w:tc>
        <w:tc>
          <w:tcPr>
            <w:tcW w:w="2976" w:type="dxa"/>
            <w:noWrap w:val="0"/>
            <w:vAlign w:val="center"/>
          </w:tcPr>
          <w:p w14:paraId="4EAEC11D">
            <w:pPr>
              <w:widowControl w:val="0"/>
              <w:spacing w:after="0" w:line="240" w:lineRule="auto"/>
              <w:jc w:val="both"/>
              <w:rPr>
                <w:rFonts w:cs="等线"/>
                <w:kern w:val="2"/>
                <w:sz w:val="20"/>
                <w:szCs w:val="20"/>
              </w:rPr>
            </w:pPr>
            <w:r>
              <w:rPr>
                <w:rFonts w:hint="eastAsia" w:cs="等线"/>
                <w:kern w:val="2"/>
                <w:sz w:val="20"/>
                <w:szCs w:val="20"/>
              </w:rPr>
              <w:t>阴道用药</w:t>
            </w:r>
          </w:p>
        </w:tc>
        <w:tc>
          <w:tcPr>
            <w:tcW w:w="2552" w:type="dxa"/>
            <w:noWrap w:val="0"/>
            <w:vAlign w:val="center"/>
          </w:tcPr>
          <w:p w14:paraId="43461324">
            <w:pPr>
              <w:widowControl w:val="0"/>
              <w:spacing w:after="0" w:line="240" w:lineRule="auto"/>
              <w:jc w:val="both"/>
              <w:rPr>
                <w:rFonts w:ascii="Microsoft YaHei UI" w:hAnsi="Microsoft YaHei UI" w:cs="Microsoft YaHei UI"/>
                <w:kern w:val="2"/>
                <w:sz w:val="20"/>
                <w:szCs w:val="20"/>
              </w:rPr>
            </w:pPr>
            <w:r>
              <w:rPr>
                <w:rFonts w:hint="eastAsia" w:cs="等线"/>
                <w:kern w:val="2"/>
                <w:sz w:val="20"/>
                <w:szCs w:val="20"/>
              </w:rPr>
              <w:t>将药物置于阴道中</w:t>
            </w:r>
          </w:p>
        </w:tc>
      </w:tr>
      <w:tr w14:paraId="7B783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4" w:type="dxa"/>
            <w:noWrap w:val="0"/>
            <w:vAlign w:val="center"/>
          </w:tcPr>
          <w:p w14:paraId="32DA8DB4">
            <w:pPr>
              <w:widowControl w:val="0"/>
              <w:spacing w:after="0" w:line="240" w:lineRule="auto"/>
              <w:jc w:val="center"/>
              <w:rPr>
                <w:rFonts w:ascii="Microsoft YaHei UI" w:hAnsi="Microsoft YaHei UI" w:cs="Microsoft YaHei UI"/>
                <w:kern w:val="2"/>
                <w:sz w:val="20"/>
                <w:szCs w:val="20"/>
              </w:rPr>
            </w:pPr>
            <w:r>
              <w:rPr>
                <w:rFonts w:ascii="Microsoft YaHei UI" w:hAnsi="Microsoft YaHei UI" w:cs="Microsoft YaHei UI"/>
                <w:kern w:val="2"/>
                <w:sz w:val="20"/>
                <w:szCs w:val="20"/>
              </w:rPr>
              <w:t>606</w:t>
            </w:r>
          </w:p>
        </w:tc>
        <w:tc>
          <w:tcPr>
            <w:tcW w:w="2976" w:type="dxa"/>
            <w:noWrap w:val="0"/>
            <w:vAlign w:val="center"/>
          </w:tcPr>
          <w:p w14:paraId="18F8DEB3">
            <w:pPr>
              <w:widowControl w:val="0"/>
              <w:spacing w:after="0" w:line="240" w:lineRule="auto"/>
              <w:jc w:val="both"/>
              <w:rPr>
                <w:rFonts w:ascii="Arial Unicode MS" w:cs="Arial Unicode MS"/>
                <w:kern w:val="2"/>
                <w:sz w:val="20"/>
                <w:szCs w:val="20"/>
              </w:rPr>
            </w:pPr>
            <w:r>
              <w:rPr>
                <w:rFonts w:hint="eastAsia"/>
                <w:kern w:val="2"/>
                <w:sz w:val="20"/>
                <w:szCs w:val="20"/>
              </w:rPr>
              <w:t>气管内用药</w:t>
            </w:r>
          </w:p>
        </w:tc>
        <w:tc>
          <w:tcPr>
            <w:tcW w:w="2552" w:type="dxa"/>
            <w:noWrap w:val="0"/>
            <w:vAlign w:val="center"/>
          </w:tcPr>
          <w:p w14:paraId="5A4D0EF5">
            <w:pPr>
              <w:widowControl w:val="0"/>
              <w:spacing w:after="0" w:line="240" w:lineRule="auto"/>
              <w:jc w:val="both"/>
              <w:rPr>
                <w:rFonts w:ascii="STSongStd-Light" w:cs="STSongStd-Light"/>
                <w:kern w:val="2"/>
                <w:sz w:val="20"/>
                <w:szCs w:val="20"/>
              </w:rPr>
            </w:pPr>
            <w:r>
              <w:rPr>
                <w:rFonts w:hint="eastAsia"/>
                <w:kern w:val="2"/>
                <w:sz w:val="20"/>
                <w:szCs w:val="20"/>
              </w:rPr>
              <w:t>将药物注入气管内</w:t>
            </w:r>
          </w:p>
        </w:tc>
      </w:tr>
      <w:tr w14:paraId="29D07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4" w:type="dxa"/>
            <w:noWrap w:val="0"/>
            <w:vAlign w:val="center"/>
          </w:tcPr>
          <w:p w14:paraId="68DB5D88">
            <w:pPr>
              <w:widowControl w:val="0"/>
              <w:spacing w:after="0" w:line="240" w:lineRule="auto"/>
              <w:jc w:val="center"/>
              <w:rPr>
                <w:rFonts w:ascii="Cambria Math" w:hAnsi="Cambria Math" w:cs="Cambria Math"/>
                <w:kern w:val="2"/>
                <w:sz w:val="20"/>
                <w:szCs w:val="20"/>
              </w:rPr>
            </w:pPr>
            <w:r>
              <w:rPr>
                <w:rFonts w:ascii="Cambria Math" w:hAnsi="Cambria Math" w:cs="Cambria Math"/>
                <w:kern w:val="2"/>
                <w:sz w:val="20"/>
                <w:szCs w:val="20"/>
              </w:rPr>
              <w:t>607</w:t>
            </w:r>
          </w:p>
        </w:tc>
        <w:tc>
          <w:tcPr>
            <w:tcW w:w="2976" w:type="dxa"/>
            <w:noWrap w:val="0"/>
            <w:vAlign w:val="center"/>
          </w:tcPr>
          <w:p w14:paraId="6FF95A76">
            <w:pPr>
              <w:widowControl w:val="0"/>
              <w:spacing w:after="0" w:line="240" w:lineRule="auto"/>
              <w:jc w:val="both"/>
              <w:rPr>
                <w:rFonts w:ascii="Cambria Math" w:hAnsi="Cambria Math" w:cs="Cambria Math"/>
                <w:kern w:val="2"/>
                <w:sz w:val="20"/>
                <w:szCs w:val="20"/>
              </w:rPr>
            </w:pPr>
            <w:r>
              <w:rPr>
                <w:rFonts w:hint="eastAsia" w:ascii="Cambria Math" w:hAnsi="Cambria Math" w:cs="Cambria Math"/>
                <w:kern w:val="2"/>
                <w:sz w:val="20"/>
                <w:szCs w:val="20"/>
              </w:rPr>
              <w:t>滴眼</w:t>
            </w:r>
          </w:p>
        </w:tc>
        <w:tc>
          <w:tcPr>
            <w:tcW w:w="2552" w:type="dxa"/>
            <w:noWrap w:val="0"/>
            <w:vAlign w:val="center"/>
          </w:tcPr>
          <w:p w14:paraId="23D638A9">
            <w:pPr>
              <w:widowControl w:val="0"/>
              <w:spacing w:after="0" w:line="240" w:lineRule="auto"/>
              <w:jc w:val="both"/>
              <w:rPr>
                <w:rFonts w:ascii="Cambria Math" w:hAnsi="Cambria Math" w:cs="Cambria Math"/>
                <w:kern w:val="2"/>
                <w:sz w:val="20"/>
                <w:szCs w:val="20"/>
              </w:rPr>
            </w:pPr>
            <w:r>
              <w:rPr>
                <w:rFonts w:hint="eastAsia" w:ascii="Cambria Math" w:hAnsi="Cambria Math" w:cs="Cambria Math"/>
                <w:kern w:val="2"/>
                <w:sz w:val="20"/>
                <w:szCs w:val="20"/>
              </w:rPr>
              <w:t>将药物经眼滴入</w:t>
            </w:r>
          </w:p>
        </w:tc>
      </w:tr>
      <w:tr w14:paraId="4765C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4" w:type="dxa"/>
            <w:noWrap w:val="0"/>
            <w:vAlign w:val="center"/>
          </w:tcPr>
          <w:p w14:paraId="1B33DD9C">
            <w:pPr>
              <w:widowControl w:val="0"/>
              <w:spacing w:after="0" w:line="240" w:lineRule="auto"/>
              <w:jc w:val="center"/>
              <w:rPr>
                <w:rFonts w:ascii="Cambria Math" w:hAnsi="Cambria Math" w:cs="Cambria Math"/>
                <w:kern w:val="2"/>
                <w:sz w:val="20"/>
                <w:szCs w:val="20"/>
              </w:rPr>
            </w:pPr>
            <w:r>
              <w:rPr>
                <w:rFonts w:ascii="Cambria Math" w:hAnsi="Cambria Math" w:cs="Cambria Math"/>
                <w:kern w:val="2"/>
                <w:sz w:val="20"/>
                <w:szCs w:val="20"/>
              </w:rPr>
              <w:t>608</w:t>
            </w:r>
          </w:p>
        </w:tc>
        <w:tc>
          <w:tcPr>
            <w:tcW w:w="2976" w:type="dxa"/>
            <w:noWrap w:val="0"/>
            <w:vAlign w:val="center"/>
          </w:tcPr>
          <w:p w14:paraId="22A08472">
            <w:pPr>
              <w:widowControl w:val="0"/>
              <w:spacing w:after="0" w:line="240" w:lineRule="auto"/>
              <w:jc w:val="both"/>
              <w:rPr>
                <w:rFonts w:ascii="Cambria Math" w:hAnsi="Cambria Math" w:cs="Cambria Math"/>
                <w:kern w:val="2"/>
                <w:sz w:val="20"/>
                <w:szCs w:val="20"/>
              </w:rPr>
            </w:pPr>
            <w:r>
              <w:rPr>
                <w:rFonts w:hint="eastAsia" w:ascii="Cambria Math" w:hAnsi="Cambria Math" w:cs="Cambria Math"/>
                <w:kern w:val="2"/>
                <w:sz w:val="20"/>
                <w:szCs w:val="20"/>
              </w:rPr>
              <w:t>滴鼻</w:t>
            </w:r>
          </w:p>
        </w:tc>
        <w:tc>
          <w:tcPr>
            <w:tcW w:w="2552" w:type="dxa"/>
            <w:noWrap w:val="0"/>
            <w:vAlign w:val="center"/>
          </w:tcPr>
          <w:p w14:paraId="30F19FA1">
            <w:pPr>
              <w:widowControl w:val="0"/>
              <w:spacing w:after="0" w:line="240" w:lineRule="auto"/>
              <w:jc w:val="both"/>
              <w:rPr>
                <w:rFonts w:ascii="Cambria Math" w:hAnsi="Cambria Math" w:cs="Cambria Math"/>
                <w:kern w:val="2"/>
                <w:sz w:val="20"/>
                <w:szCs w:val="20"/>
              </w:rPr>
            </w:pPr>
            <w:r>
              <w:rPr>
                <w:rFonts w:hint="eastAsia" w:ascii="Cambria Math" w:hAnsi="Cambria Math" w:cs="Cambria Math"/>
                <w:kern w:val="2"/>
                <w:sz w:val="20"/>
                <w:szCs w:val="20"/>
              </w:rPr>
              <w:t>将药物经鼻滴入</w:t>
            </w:r>
          </w:p>
        </w:tc>
      </w:tr>
      <w:tr w14:paraId="7D731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4" w:type="dxa"/>
            <w:noWrap w:val="0"/>
            <w:vAlign w:val="center"/>
          </w:tcPr>
          <w:p w14:paraId="3DFC3F57">
            <w:pPr>
              <w:widowControl w:val="0"/>
              <w:spacing w:after="0" w:line="240" w:lineRule="auto"/>
              <w:jc w:val="center"/>
              <w:rPr>
                <w:rFonts w:ascii="Cambria Math" w:hAnsi="Cambria Math" w:cs="Cambria Math"/>
                <w:kern w:val="2"/>
                <w:sz w:val="20"/>
                <w:szCs w:val="20"/>
              </w:rPr>
            </w:pPr>
            <w:r>
              <w:rPr>
                <w:rFonts w:ascii="Cambria Math" w:hAnsi="Cambria Math" w:cs="Cambria Math"/>
                <w:kern w:val="2"/>
                <w:sz w:val="20"/>
                <w:szCs w:val="20"/>
              </w:rPr>
              <w:t>609</w:t>
            </w:r>
          </w:p>
        </w:tc>
        <w:tc>
          <w:tcPr>
            <w:tcW w:w="2976" w:type="dxa"/>
            <w:noWrap w:val="0"/>
            <w:vAlign w:val="center"/>
          </w:tcPr>
          <w:p w14:paraId="0CB456F7">
            <w:pPr>
              <w:widowControl w:val="0"/>
              <w:spacing w:after="0" w:line="240" w:lineRule="auto"/>
              <w:jc w:val="both"/>
              <w:rPr>
                <w:rFonts w:ascii="Cambria Math" w:hAnsi="Cambria Math" w:cs="Cambria Math"/>
                <w:kern w:val="2"/>
                <w:sz w:val="20"/>
                <w:szCs w:val="20"/>
              </w:rPr>
            </w:pPr>
            <w:r>
              <w:rPr>
                <w:rFonts w:hint="eastAsia" w:ascii="Cambria Math" w:hAnsi="Cambria Math" w:cs="Cambria Math"/>
                <w:kern w:val="2"/>
                <w:sz w:val="20"/>
                <w:szCs w:val="20"/>
              </w:rPr>
              <w:t>喷喉</w:t>
            </w:r>
          </w:p>
        </w:tc>
        <w:tc>
          <w:tcPr>
            <w:tcW w:w="2552" w:type="dxa"/>
            <w:noWrap w:val="0"/>
            <w:vAlign w:val="center"/>
          </w:tcPr>
          <w:p w14:paraId="1DCF413E">
            <w:pPr>
              <w:widowControl w:val="0"/>
              <w:spacing w:after="0" w:line="240" w:lineRule="auto"/>
              <w:jc w:val="both"/>
              <w:rPr>
                <w:rFonts w:ascii="Cambria Math" w:hAnsi="Cambria Math" w:cs="Cambria Math"/>
                <w:kern w:val="2"/>
                <w:sz w:val="20"/>
                <w:szCs w:val="20"/>
              </w:rPr>
            </w:pPr>
            <w:r>
              <w:rPr>
                <w:rFonts w:hint="eastAsia" w:ascii="Cambria Math" w:hAnsi="Cambria Math" w:cs="Cambria Math"/>
                <w:kern w:val="2"/>
                <w:sz w:val="20"/>
                <w:szCs w:val="20"/>
              </w:rPr>
              <w:t>将药物喷于喉部粘膜表面</w:t>
            </w:r>
          </w:p>
        </w:tc>
      </w:tr>
      <w:tr w14:paraId="2BF24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4" w:type="dxa"/>
            <w:noWrap w:val="0"/>
            <w:vAlign w:val="center"/>
          </w:tcPr>
          <w:p w14:paraId="2F522011">
            <w:pPr>
              <w:widowControl w:val="0"/>
              <w:spacing w:after="0" w:line="240" w:lineRule="auto"/>
              <w:jc w:val="center"/>
              <w:rPr>
                <w:rFonts w:ascii="Cambria Math" w:hAnsi="Cambria Math" w:cs="Cambria Math"/>
                <w:kern w:val="2"/>
                <w:sz w:val="20"/>
                <w:szCs w:val="20"/>
              </w:rPr>
            </w:pPr>
            <w:r>
              <w:rPr>
                <w:rFonts w:ascii="Cambria Math" w:hAnsi="Cambria Math" w:cs="Cambria Math"/>
                <w:kern w:val="2"/>
                <w:sz w:val="20"/>
                <w:szCs w:val="20"/>
              </w:rPr>
              <w:t>610</w:t>
            </w:r>
          </w:p>
        </w:tc>
        <w:tc>
          <w:tcPr>
            <w:tcW w:w="2976" w:type="dxa"/>
            <w:noWrap w:val="0"/>
            <w:vAlign w:val="center"/>
          </w:tcPr>
          <w:p w14:paraId="636397C7">
            <w:pPr>
              <w:widowControl w:val="0"/>
              <w:spacing w:after="0" w:line="240" w:lineRule="auto"/>
              <w:jc w:val="both"/>
              <w:rPr>
                <w:rFonts w:ascii="Cambria Math" w:hAnsi="Cambria Math" w:cs="Cambria Math"/>
                <w:kern w:val="2"/>
                <w:sz w:val="20"/>
                <w:szCs w:val="20"/>
              </w:rPr>
            </w:pPr>
            <w:r>
              <w:rPr>
                <w:rFonts w:hint="eastAsia" w:ascii="Cambria Math" w:hAnsi="Cambria Math" w:cs="Cambria Math"/>
                <w:kern w:val="2"/>
                <w:sz w:val="20"/>
                <w:szCs w:val="20"/>
              </w:rPr>
              <w:t>含化</w:t>
            </w:r>
          </w:p>
        </w:tc>
        <w:tc>
          <w:tcPr>
            <w:tcW w:w="2552" w:type="dxa"/>
            <w:noWrap w:val="0"/>
            <w:vAlign w:val="center"/>
          </w:tcPr>
          <w:p w14:paraId="7CFD9D45">
            <w:pPr>
              <w:widowControl w:val="0"/>
              <w:spacing w:after="0" w:line="240" w:lineRule="auto"/>
              <w:jc w:val="both"/>
              <w:rPr>
                <w:rFonts w:ascii="Cambria Math" w:hAnsi="Cambria Math" w:cs="Cambria Math"/>
                <w:kern w:val="2"/>
                <w:sz w:val="20"/>
                <w:szCs w:val="20"/>
              </w:rPr>
            </w:pPr>
            <w:r>
              <w:rPr>
                <w:rFonts w:hint="eastAsia" w:ascii="Cambria Math" w:hAnsi="Cambria Math" w:cs="Cambria Math"/>
                <w:kern w:val="2"/>
                <w:sz w:val="20"/>
                <w:szCs w:val="20"/>
              </w:rPr>
              <w:t>将药物置于口腔内汉化</w:t>
            </w:r>
          </w:p>
        </w:tc>
      </w:tr>
      <w:tr w14:paraId="3AED1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4" w:type="dxa"/>
            <w:noWrap w:val="0"/>
            <w:vAlign w:val="center"/>
          </w:tcPr>
          <w:p w14:paraId="0C204669">
            <w:pPr>
              <w:widowControl w:val="0"/>
              <w:spacing w:after="0" w:line="240" w:lineRule="auto"/>
              <w:jc w:val="center"/>
              <w:rPr>
                <w:rFonts w:ascii="Cambria Math" w:hAnsi="Cambria Math" w:cs="Cambria Math"/>
                <w:kern w:val="2"/>
                <w:sz w:val="20"/>
                <w:szCs w:val="20"/>
              </w:rPr>
            </w:pPr>
            <w:r>
              <w:rPr>
                <w:rFonts w:ascii="Cambria Math" w:hAnsi="Cambria Math" w:cs="Cambria Math"/>
                <w:kern w:val="2"/>
                <w:sz w:val="20"/>
                <w:szCs w:val="20"/>
              </w:rPr>
              <w:t>611</w:t>
            </w:r>
          </w:p>
        </w:tc>
        <w:tc>
          <w:tcPr>
            <w:tcW w:w="2976" w:type="dxa"/>
            <w:noWrap w:val="0"/>
            <w:vAlign w:val="center"/>
          </w:tcPr>
          <w:p w14:paraId="74D17947">
            <w:pPr>
              <w:widowControl w:val="0"/>
              <w:spacing w:after="0" w:line="240" w:lineRule="auto"/>
              <w:jc w:val="both"/>
              <w:rPr>
                <w:rFonts w:ascii="Cambria Math" w:hAnsi="Cambria Math" w:cs="Cambria Math"/>
                <w:kern w:val="2"/>
                <w:sz w:val="20"/>
                <w:szCs w:val="20"/>
              </w:rPr>
            </w:pPr>
            <w:r>
              <w:rPr>
                <w:rFonts w:hint="eastAsia" w:ascii="Cambria Math" w:hAnsi="Cambria Math" w:cs="Cambria Math"/>
                <w:kern w:val="2"/>
                <w:sz w:val="20"/>
                <w:szCs w:val="20"/>
              </w:rPr>
              <w:t>敷伤口</w:t>
            </w:r>
          </w:p>
        </w:tc>
        <w:tc>
          <w:tcPr>
            <w:tcW w:w="2552" w:type="dxa"/>
            <w:noWrap w:val="0"/>
            <w:vAlign w:val="center"/>
          </w:tcPr>
          <w:p w14:paraId="05C29EFF">
            <w:pPr>
              <w:widowControl w:val="0"/>
              <w:spacing w:after="0" w:line="240" w:lineRule="auto"/>
              <w:jc w:val="both"/>
              <w:rPr>
                <w:rFonts w:ascii="Cambria Math" w:hAnsi="Cambria Math" w:cs="Cambria Math"/>
                <w:kern w:val="2"/>
                <w:sz w:val="20"/>
                <w:szCs w:val="20"/>
              </w:rPr>
            </w:pPr>
            <w:r>
              <w:rPr>
                <w:rFonts w:hint="eastAsia" w:ascii="Cambria Math" w:hAnsi="Cambria Math" w:cs="Cambria Math"/>
                <w:kern w:val="2"/>
                <w:sz w:val="20"/>
                <w:szCs w:val="20"/>
              </w:rPr>
              <w:t>将药物直接敷于伤口表面</w:t>
            </w:r>
          </w:p>
        </w:tc>
      </w:tr>
      <w:tr w14:paraId="00D2D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4" w:type="dxa"/>
            <w:noWrap w:val="0"/>
            <w:vAlign w:val="center"/>
          </w:tcPr>
          <w:p w14:paraId="7EE77271">
            <w:pPr>
              <w:widowControl w:val="0"/>
              <w:spacing w:after="0" w:line="240" w:lineRule="auto"/>
              <w:jc w:val="center"/>
              <w:rPr>
                <w:rFonts w:ascii="Cambria Math" w:hAnsi="Cambria Math" w:cs="Cambria Math"/>
                <w:kern w:val="2"/>
                <w:sz w:val="20"/>
                <w:szCs w:val="20"/>
              </w:rPr>
            </w:pPr>
            <w:r>
              <w:rPr>
                <w:rFonts w:ascii="Cambria Math" w:hAnsi="Cambria Math" w:cs="Cambria Math"/>
                <w:kern w:val="2"/>
                <w:sz w:val="20"/>
                <w:szCs w:val="20"/>
              </w:rPr>
              <w:t>612</w:t>
            </w:r>
          </w:p>
        </w:tc>
        <w:tc>
          <w:tcPr>
            <w:tcW w:w="2976" w:type="dxa"/>
            <w:noWrap w:val="0"/>
            <w:vAlign w:val="center"/>
          </w:tcPr>
          <w:p w14:paraId="40D24621">
            <w:pPr>
              <w:widowControl w:val="0"/>
              <w:spacing w:after="0" w:line="240" w:lineRule="auto"/>
              <w:jc w:val="both"/>
              <w:rPr>
                <w:rFonts w:ascii="Cambria Math" w:hAnsi="Cambria Math" w:cs="Cambria Math"/>
                <w:kern w:val="2"/>
                <w:sz w:val="20"/>
                <w:szCs w:val="20"/>
              </w:rPr>
            </w:pPr>
            <w:r>
              <w:rPr>
                <w:rFonts w:hint="eastAsia" w:ascii="Cambria Math" w:hAnsi="Cambria Math" w:cs="Cambria Math"/>
                <w:kern w:val="2"/>
                <w:sz w:val="20"/>
                <w:szCs w:val="20"/>
              </w:rPr>
              <w:t>擦皮肤</w:t>
            </w:r>
          </w:p>
        </w:tc>
        <w:tc>
          <w:tcPr>
            <w:tcW w:w="2552" w:type="dxa"/>
            <w:noWrap w:val="0"/>
            <w:vAlign w:val="center"/>
          </w:tcPr>
          <w:p w14:paraId="2156613F">
            <w:pPr>
              <w:widowControl w:val="0"/>
              <w:spacing w:after="0" w:line="240" w:lineRule="auto"/>
              <w:jc w:val="both"/>
              <w:rPr>
                <w:rFonts w:ascii="Cambria Math" w:hAnsi="Cambria Math" w:cs="Cambria Math"/>
                <w:kern w:val="2"/>
                <w:sz w:val="20"/>
                <w:szCs w:val="20"/>
              </w:rPr>
            </w:pPr>
            <w:r>
              <w:rPr>
                <w:rFonts w:hint="eastAsia" w:ascii="Cambria Math" w:hAnsi="Cambria Math" w:cs="Cambria Math"/>
                <w:kern w:val="2"/>
                <w:sz w:val="20"/>
                <w:szCs w:val="20"/>
              </w:rPr>
              <w:t>用药物擦拭皮肤</w:t>
            </w:r>
          </w:p>
        </w:tc>
      </w:tr>
      <w:tr w14:paraId="0DD1A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4" w:type="dxa"/>
            <w:noWrap w:val="0"/>
            <w:vAlign w:val="center"/>
          </w:tcPr>
          <w:p w14:paraId="758E53EF">
            <w:pPr>
              <w:widowControl w:val="0"/>
              <w:spacing w:after="0" w:line="240" w:lineRule="auto"/>
              <w:jc w:val="center"/>
              <w:rPr>
                <w:rFonts w:ascii="Cambria Math" w:hAnsi="Cambria Math" w:cs="Cambria Math"/>
                <w:kern w:val="2"/>
                <w:sz w:val="20"/>
                <w:szCs w:val="20"/>
              </w:rPr>
            </w:pPr>
            <w:r>
              <w:rPr>
                <w:rFonts w:ascii="Cambria Math" w:hAnsi="Cambria Math" w:cs="Cambria Math"/>
                <w:kern w:val="2"/>
                <w:sz w:val="20"/>
                <w:szCs w:val="20"/>
              </w:rPr>
              <w:t>699</w:t>
            </w:r>
          </w:p>
        </w:tc>
        <w:tc>
          <w:tcPr>
            <w:tcW w:w="2976" w:type="dxa"/>
            <w:noWrap w:val="0"/>
            <w:vAlign w:val="center"/>
          </w:tcPr>
          <w:p w14:paraId="1327FBBC">
            <w:pPr>
              <w:widowControl w:val="0"/>
              <w:spacing w:after="0" w:line="240" w:lineRule="auto"/>
              <w:jc w:val="both"/>
              <w:rPr>
                <w:rFonts w:ascii="Cambria Math" w:hAnsi="Cambria Math" w:cs="Cambria Math"/>
                <w:kern w:val="2"/>
                <w:sz w:val="20"/>
                <w:szCs w:val="20"/>
              </w:rPr>
            </w:pPr>
            <w:r>
              <w:rPr>
                <w:rFonts w:hint="eastAsia" w:ascii="Cambria Math" w:hAnsi="Cambria Math" w:cs="Cambria Math"/>
                <w:kern w:val="2"/>
                <w:sz w:val="20"/>
                <w:szCs w:val="20"/>
              </w:rPr>
              <w:t>其他局部用药途径</w:t>
            </w:r>
          </w:p>
        </w:tc>
        <w:tc>
          <w:tcPr>
            <w:tcW w:w="2552" w:type="dxa"/>
            <w:noWrap w:val="0"/>
            <w:vAlign w:val="center"/>
          </w:tcPr>
          <w:p w14:paraId="69E3E679">
            <w:pPr>
              <w:widowControl w:val="0"/>
              <w:spacing w:after="0" w:line="240" w:lineRule="auto"/>
              <w:jc w:val="both"/>
              <w:rPr>
                <w:rFonts w:ascii="STSongStd-Light" w:cs="STSongStd-Light"/>
                <w:kern w:val="2"/>
                <w:sz w:val="20"/>
                <w:szCs w:val="20"/>
              </w:rPr>
            </w:pPr>
            <w:r>
              <w:rPr>
                <w:rFonts w:hint="eastAsia"/>
                <w:kern w:val="2"/>
                <w:sz w:val="20"/>
                <w:szCs w:val="20"/>
              </w:rPr>
              <w:t>其他局部用药途径</w:t>
            </w:r>
          </w:p>
        </w:tc>
      </w:tr>
      <w:tr w14:paraId="1F220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4" w:type="dxa"/>
            <w:noWrap w:val="0"/>
            <w:vAlign w:val="center"/>
          </w:tcPr>
          <w:p w14:paraId="1451E2CB">
            <w:pPr>
              <w:widowControl w:val="0"/>
              <w:spacing w:after="0" w:line="240" w:lineRule="auto"/>
              <w:jc w:val="center"/>
              <w:rPr>
                <w:rFonts w:ascii="Cambria Math" w:hAnsi="Cambria Math" w:cs="Cambria Math"/>
                <w:kern w:val="2"/>
                <w:sz w:val="20"/>
                <w:szCs w:val="20"/>
              </w:rPr>
            </w:pPr>
            <w:r>
              <w:rPr>
                <w:rFonts w:ascii="Cambria Math" w:hAnsi="Cambria Math" w:cs="Cambria Math"/>
                <w:kern w:val="2"/>
                <w:sz w:val="20"/>
                <w:szCs w:val="20"/>
              </w:rPr>
              <w:t>9</w:t>
            </w:r>
          </w:p>
        </w:tc>
        <w:tc>
          <w:tcPr>
            <w:tcW w:w="2976" w:type="dxa"/>
            <w:noWrap w:val="0"/>
            <w:vAlign w:val="center"/>
          </w:tcPr>
          <w:p w14:paraId="6E7DE80A">
            <w:pPr>
              <w:widowControl w:val="0"/>
              <w:spacing w:after="0" w:line="240" w:lineRule="auto"/>
              <w:jc w:val="both"/>
              <w:rPr>
                <w:rFonts w:ascii="Cambria Math" w:hAnsi="Cambria Math" w:cs="Cambria Math"/>
                <w:kern w:val="2"/>
                <w:sz w:val="20"/>
                <w:szCs w:val="20"/>
              </w:rPr>
            </w:pPr>
            <w:r>
              <w:rPr>
                <w:rFonts w:hint="eastAsia" w:ascii="Cambria Math" w:hAnsi="Cambria Math" w:cs="Cambria Math"/>
                <w:kern w:val="2"/>
                <w:sz w:val="20"/>
                <w:szCs w:val="20"/>
              </w:rPr>
              <w:t>其他用药途径</w:t>
            </w:r>
          </w:p>
        </w:tc>
        <w:tc>
          <w:tcPr>
            <w:tcW w:w="2552" w:type="dxa"/>
            <w:noWrap w:val="0"/>
            <w:vAlign w:val="center"/>
          </w:tcPr>
          <w:p w14:paraId="5ABDEEDD">
            <w:pPr>
              <w:widowControl w:val="0"/>
              <w:spacing w:after="0" w:line="240" w:lineRule="auto"/>
              <w:jc w:val="both"/>
              <w:rPr>
                <w:rFonts w:ascii="Cambria Math" w:hAnsi="Cambria Math" w:cs="Cambria Math"/>
                <w:kern w:val="2"/>
                <w:sz w:val="20"/>
                <w:szCs w:val="20"/>
              </w:rPr>
            </w:pPr>
            <w:r>
              <w:rPr>
                <w:rFonts w:hint="eastAsia" w:ascii="Cambria Math" w:hAnsi="Cambria Math" w:cs="Cambria Math"/>
                <w:kern w:val="2"/>
                <w:sz w:val="20"/>
                <w:szCs w:val="20"/>
              </w:rPr>
              <w:t>增补的用药途径内容</w:t>
            </w:r>
          </w:p>
        </w:tc>
      </w:tr>
    </w:tbl>
    <w:p w14:paraId="7574EA9C">
      <w:pPr>
        <w:pStyle w:val="14"/>
        <w:widowControl/>
        <w:spacing w:beforeAutospacing="0" w:afterAutospacing="0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moder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swiss"/>
    <w:pitch w:val="default"/>
    <w:sig w:usb0="00000000" w:usb1="00000000" w:usb2="00000000" w:usb3="00000000" w:csb0="2000019F" w:csb1="4F01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Unicode MS">
    <w:altName w:val="宋体"/>
    <w:panose1 w:val="020B0604020202020204"/>
    <w:charset w:val="86"/>
    <w:family w:val="roman"/>
    <w:pitch w:val="default"/>
    <w:sig w:usb0="00000000" w:usb1="00000000" w:usb2="0000003F" w:usb3="00000000" w:csb0="603F01FF" w:csb1="FFFF0000"/>
  </w:font>
  <w:font w:name="STSongStd-Light">
    <w:altName w:val="Segoe Print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A26171">
    <w:pPr>
      <w:pStyle w:val="1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BBA9E3"/>
    <w:multiLevelType w:val="multilevel"/>
    <w:tmpl w:val="8DBBA9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591BAC85"/>
    <w:multiLevelType w:val="multilevel"/>
    <w:tmpl w:val="591BAC85"/>
    <w:lvl w:ilvl="0" w:tentative="0">
      <w:start w:val="1"/>
      <w:numFmt w:val="decimal"/>
      <w:pStyle w:val="2"/>
      <w:lvlText w:val="%1.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tabs>
          <w:tab w:val="left" w:pos="575"/>
        </w:tabs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tabs>
          <w:tab w:val="left" w:pos="3272"/>
        </w:tabs>
        <w:ind w:left="3272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tabs>
          <w:tab w:val="left" w:pos="1573"/>
        </w:tabs>
        <w:ind w:left="1573" w:hanging="864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151"/>
        </w:tabs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83"/>
        </w:tabs>
        <w:ind w:left="1583" w:hanging="1583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2"/>
    </w:lvlOverride>
    <w:lvlOverride w:ilvl="1">
      <w:startOverride w:val="3"/>
    </w:lvlOverride>
    <w:lvlOverride w:ilvl="2">
      <w:startOverride w:val="5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周芳">
    <w15:presenceInfo w15:providerId="WPS Office" w15:userId="652637388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VkODM1MDBkNzg0ZTI1ZGZjMDk4MjRmMDFiMmUwNzUifQ=="/>
  </w:docVars>
  <w:rsids>
    <w:rsidRoot w:val="0E0C1B40"/>
    <w:rsid w:val="00002593"/>
    <w:rsid w:val="000054B1"/>
    <w:rsid w:val="0003135F"/>
    <w:rsid w:val="00033129"/>
    <w:rsid w:val="0003569B"/>
    <w:rsid w:val="00044322"/>
    <w:rsid w:val="00064A54"/>
    <w:rsid w:val="00075113"/>
    <w:rsid w:val="00092DE4"/>
    <w:rsid w:val="000B7B95"/>
    <w:rsid w:val="000C6D36"/>
    <w:rsid w:val="00136EDA"/>
    <w:rsid w:val="00145458"/>
    <w:rsid w:val="001620E9"/>
    <w:rsid w:val="001D58AA"/>
    <w:rsid w:val="001F4D7E"/>
    <w:rsid w:val="00225A7D"/>
    <w:rsid w:val="00240675"/>
    <w:rsid w:val="00247E31"/>
    <w:rsid w:val="00262EAC"/>
    <w:rsid w:val="00282DD2"/>
    <w:rsid w:val="00296471"/>
    <w:rsid w:val="002A0871"/>
    <w:rsid w:val="002A0FD3"/>
    <w:rsid w:val="002A12F5"/>
    <w:rsid w:val="002A364D"/>
    <w:rsid w:val="002B5FF6"/>
    <w:rsid w:val="002C0FC5"/>
    <w:rsid w:val="002D4A8D"/>
    <w:rsid w:val="002E46AB"/>
    <w:rsid w:val="00312D63"/>
    <w:rsid w:val="00317718"/>
    <w:rsid w:val="00331C5B"/>
    <w:rsid w:val="003342FA"/>
    <w:rsid w:val="00342F15"/>
    <w:rsid w:val="003547B2"/>
    <w:rsid w:val="00355159"/>
    <w:rsid w:val="00367C18"/>
    <w:rsid w:val="00396500"/>
    <w:rsid w:val="003A04BE"/>
    <w:rsid w:val="003D0BE5"/>
    <w:rsid w:val="003D184A"/>
    <w:rsid w:val="003E4140"/>
    <w:rsid w:val="003F67F1"/>
    <w:rsid w:val="004109B6"/>
    <w:rsid w:val="00425EA7"/>
    <w:rsid w:val="00451C0B"/>
    <w:rsid w:val="00452DF3"/>
    <w:rsid w:val="00457474"/>
    <w:rsid w:val="00463137"/>
    <w:rsid w:val="00473031"/>
    <w:rsid w:val="00474B7F"/>
    <w:rsid w:val="00491B45"/>
    <w:rsid w:val="004B43D8"/>
    <w:rsid w:val="004D33C9"/>
    <w:rsid w:val="004E3A20"/>
    <w:rsid w:val="00514EA0"/>
    <w:rsid w:val="00520A2D"/>
    <w:rsid w:val="00521BD0"/>
    <w:rsid w:val="005412A3"/>
    <w:rsid w:val="00562075"/>
    <w:rsid w:val="00563D3B"/>
    <w:rsid w:val="00564E7A"/>
    <w:rsid w:val="00575703"/>
    <w:rsid w:val="00593482"/>
    <w:rsid w:val="00594712"/>
    <w:rsid w:val="005B652A"/>
    <w:rsid w:val="005C0CC8"/>
    <w:rsid w:val="005C705D"/>
    <w:rsid w:val="005E4DB6"/>
    <w:rsid w:val="005E7B10"/>
    <w:rsid w:val="0060437C"/>
    <w:rsid w:val="00607357"/>
    <w:rsid w:val="00621CD1"/>
    <w:rsid w:val="00641385"/>
    <w:rsid w:val="00642FE3"/>
    <w:rsid w:val="00665F2C"/>
    <w:rsid w:val="00675566"/>
    <w:rsid w:val="006938F3"/>
    <w:rsid w:val="006A5230"/>
    <w:rsid w:val="006B6B48"/>
    <w:rsid w:val="006C0BEB"/>
    <w:rsid w:val="006C17A8"/>
    <w:rsid w:val="006D28AD"/>
    <w:rsid w:val="006D5296"/>
    <w:rsid w:val="006F53C7"/>
    <w:rsid w:val="006F6D20"/>
    <w:rsid w:val="0070321E"/>
    <w:rsid w:val="00714748"/>
    <w:rsid w:val="00751119"/>
    <w:rsid w:val="00760127"/>
    <w:rsid w:val="007802C3"/>
    <w:rsid w:val="00782F5E"/>
    <w:rsid w:val="00784B1F"/>
    <w:rsid w:val="00795DC1"/>
    <w:rsid w:val="007C0972"/>
    <w:rsid w:val="007C1EF4"/>
    <w:rsid w:val="007E7818"/>
    <w:rsid w:val="007F7D97"/>
    <w:rsid w:val="00805046"/>
    <w:rsid w:val="00806344"/>
    <w:rsid w:val="00813BC5"/>
    <w:rsid w:val="00844C4E"/>
    <w:rsid w:val="00854BCB"/>
    <w:rsid w:val="008668E7"/>
    <w:rsid w:val="00893385"/>
    <w:rsid w:val="008A3E8E"/>
    <w:rsid w:val="008C1D14"/>
    <w:rsid w:val="008C2AAA"/>
    <w:rsid w:val="008D0D8D"/>
    <w:rsid w:val="008E52AC"/>
    <w:rsid w:val="009032D5"/>
    <w:rsid w:val="00933555"/>
    <w:rsid w:val="0093440D"/>
    <w:rsid w:val="009432B8"/>
    <w:rsid w:val="00952D4D"/>
    <w:rsid w:val="00953F36"/>
    <w:rsid w:val="00983130"/>
    <w:rsid w:val="00985D58"/>
    <w:rsid w:val="009B2498"/>
    <w:rsid w:val="009C3E21"/>
    <w:rsid w:val="009F5F9C"/>
    <w:rsid w:val="009F60D1"/>
    <w:rsid w:val="00A01187"/>
    <w:rsid w:val="00A163D8"/>
    <w:rsid w:val="00A31D4B"/>
    <w:rsid w:val="00A477BB"/>
    <w:rsid w:val="00A62DDB"/>
    <w:rsid w:val="00A72DA4"/>
    <w:rsid w:val="00A738E1"/>
    <w:rsid w:val="00A751C8"/>
    <w:rsid w:val="00A83071"/>
    <w:rsid w:val="00AA1E97"/>
    <w:rsid w:val="00AD68D0"/>
    <w:rsid w:val="00AF232E"/>
    <w:rsid w:val="00AF3FA9"/>
    <w:rsid w:val="00B41C57"/>
    <w:rsid w:val="00B42CDA"/>
    <w:rsid w:val="00B50603"/>
    <w:rsid w:val="00B5761C"/>
    <w:rsid w:val="00B8124C"/>
    <w:rsid w:val="00BA5CC6"/>
    <w:rsid w:val="00BB3381"/>
    <w:rsid w:val="00BB448D"/>
    <w:rsid w:val="00BB78CE"/>
    <w:rsid w:val="00BC3450"/>
    <w:rsid w:val="00BF42F6"/>
    <w:rsid w:val="00BF6F41"/>
    <w:rsid w:val="00BF7455"/>
    <w:rsid w:val="00C14FC7"/>
    <w:rsid w:val="00C22452"/>
    <w:rsid w:val="00C525E4"/>
    <w:rsid w:val="00C95CB2"/>
    <w:rsid w:val="00CA484D"/>
    <w:rsid w:val="00CB630A"/>
    <w:rsid w:val="00CD20C9"/>
    <w:rsid w:val="00D03EE9"/>
    <w:rsid w:val="00D202DA"/>
    <w:rsid w:val="00D21FEA"/>
    <w:rsid w:val="00D25944"/>
    <w:rsid w:val="00D56F84"/>
    <w:rsid w:val="00D960D1"/>
    <w:rsid w:val="00DA1A34"/>
    <w:rsid w:val="00DC5590"/>
    <w:rsid w:val="00DE40AB"/>
    <w:rsid w:val="00DF019B"/>
    <w:rsid w:val="00E1715E"/>
    <w:rsid w:val="00E566AD"/>
    <w:rsid w:val="00E67F2E"/>
    <w:rsid w:val="00E94506"/>
    <w:rsid w:val="00EA62AE"/>
    <w:rsid w:val="00EB5019"/>
    <w:rsid w:val="00EB759F"/>
    <w:rsid w:val="00EC35E4"/>
    <w:rsid w:val="00ED4BF9"/>
    <w:rsid w:val="00EE12DB"/>
    <w:rsid w:val="00F00F3A"/>
    <w:rsid w:val="00F02FA8"/>
    <w:rsid w:val="00F114FA"/>
    <w:rsid w:val="00F13A66"/>
    <w:rsid w:val="00F354C8"/>
    <w:rsid w:val="00F50E73"/>
    <w:rsid w:val="00F61589"/>
    <w:rsid w:val="00F63077"/>
    <w:rsid w:val="00F816FA"/>
    <w:rsid w:val="00FA2F6B"/>
    <w:rsid w:val="00FD451D"/>
    <w:rsid w:val="00FF399E"/>
    <w:rsid w:val="011F4E1D"/>
    <w:rsid w:val="012D1D6B"/>
    <w:rsid w:val="0131293B"/>
    <w:rsid w:val="01CE78F9"/>
    <w:rsid w:val="01EF14F3"/>
    <w:rsid w:val="021C45C0"/>
    <w:rsid w:val="0220040D"/>
    <w:rsid w:val="02337C08"/>
    <w:rsid w:val="029D753E"/>
    <w:rsid w:val="029F77E4"/>
    <w:rsid w:val="02D545C5"/>
    <w:rsid w:val="030273AD"/>
    <w:rsid w:val="037B72AC"/>
    <w:rsid w:val="03887BE8"/>
    <w:rsid w:val="03C04F9F"/>
    <w:rsid w:val="03DB009C"/>
    <w:rsid w:val="03DD387A"/>
    <w:rsid w:val="03EF092A"/>
    <w:rsid w:val="03FA1099"/>
    <w:rsid w:val="04314502"/>
    <w:rsid w:val="043F7BC2"/>
    <w:rsid w:val="048F3A7C"/>
    <w:rsid w:val="04CA15E7"/>
    <w:rsid w:val="053672A3"/>
    <w:rsid w:val="056907EF"/>
    <w:rsid w:val="058F7358"/>
    <w:rsid w:val="05CF414F"/>
    <w:rsid w:val="063B2E11"/>
    <w:rsid w:val="06436582"/>
    <w:rsid w:val="066E659D"/>
    <w:rsid w:val="067C43D8"/>
    <w:rsid w:val="06E82DCE"/>
    <w:rsid w:val="0807075B"/>
    <w:rsid w:val="08B42613"/>
    <w:rsid w:val="08BF2D0D"/>
    <w:rsid w:val="08D74391"/>
    <w:rsid w:val="08EA23EB"/>
    <w:rsid w:val="08F93997"/>
    <w:rsid w:val="09207A03"/>
    <w:rsid w:val="09A37BA9"/>
    <w:rsid w:val="09B64E4E"/>
    <w:rsid w:val="0A58701B"/>
    <w:rsid w:val="0B665DFC"/>
    <w:rsid w:val="0C824CD6"/>
    <w:rsid w:val="0D0A49AE"/>
    <w:rsid w:val="0DA33F9D"/>
    <w:rsid w:val="0DC9020F"/>
    <w:rsid w:val="0DD33653"/>
    <w:rsid w:val="0DF53F4A"/>
    <w:rsid w:val="0E0C1B40"/>
    <w:rsid w:val="0E665250"/>
    <w:rsid w:val="0F2E2FED"/>
    <w:rsid w:val="0F6F7C69"/>
    <w:rsid w:val="0FAA5DBC"/>
    <w:rsid w:val="0FEE6EF4"/>
    <w:rsid w:val="103B4F36"/>
    <w:rsid w:val="10815FA1"/>
    <w:rsid w:val="108D47F0"/>
    <w:rsid w:val="10985F7C"/>
    <w:rsid w:val="10E51DD1"/>
    <w:rsid w:val="12346DB9"/>
    <w:rsid w:val="12CE10F9"/>
    <w:rsid w:val="12E56E05"/>
    <w:rsid w:val="12F6621A"/>
    <w:rsid w:val="131C0606"/>
    <w:rsid w:val="136838FE"/>
    <w:rsid w:val="137141F5"/>
    <w:rsid w:val="13D24893"/>
    <w:rsid w:val="13DD152F"/>
    <w:rsid w:val="13F015BE"/>
    <w:rsid w:val="143F149F"/>
    <w:rsid w:val="148F2B26"/>
    <w:rsid w:val="156863A1"/>
    <w:rsid w:val="15A32C16"/>
    <w:rsid w:val="15E775B9"/>
    <w:rsid w:val="165F3BBA"/>
    <w:rsid w:val="16644DE9"/>
    <w:rsid w:val="168048A1"/>
    <w:rsid w:val="16985F3D"/>
    <w:rsid w:val="16E3540A"/>
    <w:rsid w:val="17233A58"/>
    <w:rsid w:val="173E28C9"/>
    <w:rsid w:val="17703E36"/>
    <w:rsid w:val="17E92EF4"/>
    <w:rsid w:val="189823E5"/>
    <w:rsid w:val="189E5D23"/>
    <w:rsid w:val="18A45D96"/>
    <w:rsid w:val="19135D04"/>
    <w:rsid w:val="19151AC7"/>
    <w:rsid w:val="194871AD"/>
    <w:rsid w:val="197031C4"/>
    <w:rsid w:val="197E16F3"/>
    <w:rsid w:val="19C62EEC"/>
    <w:rsid w:val="1A1C1B9C"/>
    <w:rsid w:val="1A654AC0"/>
    <w:rsid w:val="1A732F49"/>
    <w:rsid w:val="1A7B5890"/>
    <w:rsid w:val="1A8D2F0B"/>
    <w:rsid w:val="1B865C83"/>
    <w:rsid w:val="1B8A4B3B"/>
    <w:rsid w:val="1BB80495"/>
    <w:rsid w:val="1C25518D"/>
    <w:rsid w:val="1C5352DA"/>
    <w:rsid w:val="1CC7132A"/>
    <w:rsid w:val="1D0F4512"/>
    <w:rsid w:val="1D771604"/>
    <w:rsid w:val="1DE2429F"/>
    <w:rsid w:val="1DE356A3"/>
    <w:rsid w:val="1E2B49B1"/>
    <w:rsid w:val="1E821F5B"/>
    <w:rsid w:val="1EC31D07"/>
    <w:rsid w:val="1F022E0B"/>
    <w:rsid w:val="1F316BF2"/>
    <w:rsid w:val="1F443F15"/>
    <w:rsid w:val="1F5F67FF"/>
    <w:rsid w:val="20C51B68"/>
    <w:rsid w:val="20C761D1"/>
    <w:rsid w:val="21137FB9"/>
    <w:rsid w:val="2169546B"/>
    <w:rsid w:val="217E07FD"/>
    <w:rsid w:val="217F4280"/>
    <w:rsid w:val="21A734D8"/>
    <w:rsid w:val="22075648"/>
    <w:rsid w:val="225A6D08"/>
    <w:rsid w:val="2290294C"/>
    <w:rsid w:val="230A3A54"/>
    <w:rsid w:val="23314823"/>
    <w:rsid w:val="238F0601"/>
    <w:rsid w:val="23A22ABC"/>
    <w:rsid w:val="23DC3044"/>
    <w:rsid w:val="24004311"/>
    <w:rsid w:val="240E4B12"/>
    <w:rsid w:val="24126CBE"/>
    <w:rsid w:val="24374423"/>
    <w:rsid w:val="24781E96"/>
    <w:rsid w:val="24B02811"/>
    <w:rsid w:val="250F5F5D"/>
    <w:rsid w:val="25247D7E"/>
    <w:rsid w:val="254B7E98"/>
    <w:rsid w:val="25633470"/>
    <w:rsid w:val="2564250B"/>
    <w:rsid w:val="25BE4F91"/>
    <w:rsid w:val="25D42890"/>
    <w:rsid w:val="25F47853"/>
    <w:rsid w:val="26245E1D"/>
    <w:rsid w:val="262963C2"/>
    <w:rsid w:val="26957097"/>
    <w:rsid w:val="26B339C3"/>
    <w:rsid w:val="270913B7"/>
    <w:rsid w:val="272E04A7"/>
    <w:rsid w:val="27624129"/>
    <w:rsid w:val="278E79EA"/>
    <w:rsid w:val="27A77856"/>
    <w:rsid w:val="27D104FE"/>
    <w:rsid w:val="27F80C33"/>
    <w:rsid w:val="280C197B"/>
    <w:rsid w:val="28332491"/>
    <w:rsid w:val="284B2E0F"/>
    <w:rsid w:val="287623AC"/>
    <w:rsid w:val="289A4D7C"/>
    <w:rsid w:val="28E109A4"/>
    <w:rsid w:val="29093F43"/>
    <w:rsid w:val="290B548C"/>
    <w:rsid w:val="29813BEE"/>
    <w:rsid w:val="2ACE3304"/>
    <w:rsid w:val="2B2B6F28"/>
    <w:rsid w:val="2B5D7A42"/>
    <w:rsid w:val="2BBE50F8"/>
    <w:rsid w:val="2C0D6A7F"/>
    <w:rsid w:val="2C331B73"/>
    <w:rsid w:val="2C38288C"/>
    <w:rsid w:val="2C9410BD"/>
    <w:rsid w:val="2CA2062C"/>
    <w:rsid w:val="2CDC0E1D"/>
    <w:rsid w:val="2CF35149"/>
    <w:rsid w:val="2D415F4B"/>
    <w:rsid w:val="2D477FF1"/>
    <w:rsid w:val="2D54298C"/>
    <w:rsid w:val="2D5A137A"/>
    <w:rsid w:val="2DAD7B53"/>
    <w:rsid w:val="2E5D300C"/>
    <w:rsid w:val="2E5D56C5"/>
    <w:rsid w:val="2EB87692"/>
    <w:rsid w:val="2EBA740E"/>
    <w:rsid w:val="2EC20332"/>
    <w:rsid w:val="2ED06831"/>
    <w:rsid w:val="2F11229F"/>
    <w:rsid w:val="2F4D0C2D"/>
    <w:rsid w:val="2FB710D9"/>
    <w:rsid w:val="2FDD4EE6"/>
    <w:rsid w:val="30314055"/>
    <w:rsid w:val="312B7403"/>
    <w:rsid w:val="312E6FC3"/>
    <w:rsid w:val="31995A70"/>
    <w:rsid w:val="31C8296D"/>
    <w:rsid w:val="31F61826"/>
    <w:rsid w:val="32126C45"/>
    <w:rsid w:val="32542B35"/>
    <w:rsid w:val="327454EE"/>
    <w:rsid w:val="3375293A"/>
    <w:rsid w:val="338C59E9"/>
    <w:rsid w:val="346519B7"/>
    <w:rsid w:val="34747D78"/>
    <w:rsid w:val="349350DC"/>
    <w:rsid w:val="349C4E8D"/>
    <w:rsid w:val="34BB605A"/>
    <w:rsid w:val="34C32785"/>
    <w:rsid w:val="34F17ECD"/>
    <w:rsid w:val="35103039"/>
    <w:rsid w:val="359442EC"/>
    <w:rsid w:val="35C16C16"/>
    <w:rsid w:val="35C32BEA"/>
    <w:rsid w:val="362219C0"/>
    <w:rsid w:val="363C1C6D"/>
    <w:rsid w:val="3642645C"/>
    <w:rsid w:val="36843E2C"/>
    <w:rsid w:val="373D5030"/>
    <w:rsid w:val="373E6699"/>
    <w:rsid w:val="373F6957"/>
    <w:rsid w:val="374D4A6A"/>
    <w:rsid w:val="37D21FD3"/>
    <w:rsid w:val="386424AB"/>
    <w:rsid w:val="38B32273"/>
    <w:rsid w:val="38EA3840"/>
    <w:rsid w:val="39632440"/>
    <w:rsid w:val="397039C1"/>
    <w:rsid w:val="39DA6F45"/>
    <w:rsid w:val="3A413C7E"/>
    <w:rsid w:val="3A650F2B"/>
    <w:rsid w:val="3AAB288B"/>
    <w:rsid w:val="3ADC38B4"/>
    <w:rsid w:val="3B354636"/>
    <w:rsid w:val="3B442CEE"/>
    <w:rsid w:val="3BD61D59"/>
    <w:rsid w:val="3BEF2BCD"/>
    <w:rsid w:val="3BFB58F8"/>
    <w:rsid w:val="3C071FB5"/>
    <w:rsid w:val="3C114188"/>
    <w:rsid w:val="3C322D87"/>
    <w:rsid w:val="3C474D73"/>
    <w:rsid w:val="3CA2588E"/>
    <w:rsid w:val="3D4129FD"/>
    <w:rsid w:val="3D6F676E"/>
    <w:rsid w:val="3D7B16F1"/>
    <w:rsid w:val="3D89534F"/>
    <w:rsid w:val="3DF00CDD"/>
    <w:rsid w:val="3E464396"/>
    <w:rsid w:val="3E495BA4"/>
    <w:rsid w:val="3E66408A"/>
    <w:rsid w:val="3E9B17C1"/>
    <w:rsid w:val="3F6C2C85"/>
    <w:rsid w:val="3F796391"/>
    <w:rsid w:val="3F9A1104"/>
    <w:rsid w:val="3FC70EDA"/>
    <w:rsid w:val="4091471B"/>
    <w:rsid w:val="40AF20EA"/>
    <w:rsid w:val="40CB60D4"/>
    <w:rsid w:val="40D30CBB"/>
    <w:rsid w:val="40FE7C0E"/>
    <w:rsid w:val="412309EA"/>
    <w:rsid w:val="4129559D"/>
    <w:rsid w:val="41543F87"/>
    <w:rsid w:val="415F7A57"/>
    <w:rsid w:val="41AA4BFB"/>
    <w:rsid w:val="41AE6491"/>
    <w:rsid w:val="41E32FD2"/>
    <w:rsid w:val="42064ACB"/>
    <w:rsid w:val="42125316"/>
    <w:rsid w:val="42B43F80"/>
    <w:rsid w:val="42FE0D52"/>
    <w:rsid w:val="43DE0C8C"/>
    <w:rsid w:val="442652E3"/>
    <w:rsid w:val="44437FE4"/>
    <w:rsid w:val="44491C9E"/>
    <w:rsid w:val="44B37B79"/>
    <w:rsid w:val="44D26A51"/>
    <w:rsid w:val="45B2572B"/>
    <w:rsid w:val="45E8756E"/>
    <w:rsid w:val="465C3DCB"/>
    <w:rsid w:val="466F7FDD"/>
    <w:rsid w:val="46787599"/>
    <w:rsid w:val="467B374B"/>
    <w:rsid w:val="46930787"/>
    <w:rsid w:val="46D2313D"/>
    <w:rsid w:val="46F84292"/>
    <w:rsid w:val="471B2BA5"/>
    <w:rsid w:val="47537FFC"/>
    <w:rsid w:val="478A728D"/>
    <w:rsid w:val="47B757CB"/>
    <w:rsid w:val="47C50AA3"/>
    <w:rsid w:val="482B630D"/>
    <w:rsid w:val="485215F6"/>
    <w:rsid w:val="486161D2"/>
    <w:rsid w:val="487E102D"/>
    <w:rsid w:val="49081501"/>
    <w:rsid w:val="49185662"/>
    <w:rsid w:val="493437A5"/>
    <w:rsid w:val="4936259C"/>
    <w:rsid w:val="493675F2"/>
    <w:rsid w:val="49D45AC4"/>
    <w:rsid w:val="49F4249B"/>
    <w:rsid w:val="49FD665F"/>
    <w:rsid w:val="4A54540D"/>
    <w:rsid w:val="4A605166"/>
    <w:rsid w:val="4A6A0089"/>
    <w:rsid w:val="4A96316E"/>
    <w:rsid w:val="4AB05609"/>
    <w:rsid w:val="4ACC7988"/>
    <w:rsid w:val="4AF837A3"/>
    <w:rsid w:val="4B0C79CD"/>
    <w:rsid w:val="4B2F3A8C"/>
    <w:rsid w:val="4B8F5977"/>
    <w:rsid w:val="4BC13676"/>
    <w:rsid w:val="4BC468B1"/>
    <w:rsid w:val="4CCA7EF7"/>
    <w:rsid w:val="4D9E4E50"/>
    <w:rsid w:val="4DA17691"/>
    <w:rsid w:val="4DB23536"/>
    <w:rsid w:val="4DBF49B6"/>
    <w:rsid w:val="4DD30FFA"/>
    <w:rsid w:val="4E121B55"/>
    <w:rsid w:val="4E874FB3"/>
    <w:rsid w:val="4F164F9E"/>
    <w:rsid w:val="4F59613F"/>
    <w:rsid w:val="4F59620D"/>
    <w:rsid w:val="4F6218CD"/>
    <w:rsid w:val="4F9901CC"/>
    <w:rsid w:val="4FAA77A3"/>
    <w:rsid w:val="4FC7696F"/>
    <w:rsid w:val="4FE378B2"/>
    <w:rsid w:val="4FE73DA1"/>
    <w:rsid w:val="4FF555A4"/>
    <w:rsid w:val="50871F4F"/>
    <w:rsid w:val="50CD2E08"/>
    <w:rsid w:val="51234FDE"/>
    <w:rsid w:val="5125528A"/>
    <w:rsid w:val="512A42EA"/>
    <w:rsid w:val="51675575"/>
    <w:rsid w:val="51A5712B"/>
    <w:rsid w:val="51D372C4"/>
    <w:rsid w:val="53677C45"/>
    <w:rsid w:val="53B81C23"/>
    <w:rsid w:val="53D37C5C"/>
    <w:rsid w:val="54321BC0"/>
    <w:rsid w:val="54611DA6"/>
    <w:rsid w:val="56502656"/>
    <w:rsid w:val="56AB0DF4"/>
    <w:rsid w:val="57081D47"/>
    <w:rsid w:val="57171BD1"/>
    <w:rsid w:val="57401ABA"/>
    <w:rsid w:val="575F1E58"/>
    <w:rsid w:val="5774501F"/>
    <w:rsid w:val="57853755"/>
    <w:rsid w:val="57B57634"/>
    <w:rsid w:val="58076362"/>
    <w:rsid w:val="580A5760"/>
    <w:rsid w:val="58364342"/>
    <w:rsid w:val="58692CBA"/>
    <w:rsid w:val="58963C7B"/>
    <w:rsid w:val="58B45B08"/>
    <w:rsid w:val="58DB052B"/>
    <w:rsid w:val="58DD231E"/>
    <w:rsid w:val="5930731B"/>
    <w:rsid w:val="59A245B4"/>
    <w:rsid w:val="59CC0628"/>
    <w:rsid w:val="59E8114D"/>
    <w:rsid w:val="59EF1540"/>
    <w:rsid w:val="5A3C76A3"/>
    <w:rsid w:val="5AD118FE"/>
    <w:rsid w:val="5B343E38"/>
    <w:rsid w:val="5B507E9E"/>
    <w:rsid w:val="5B523866"/>
    <w:rsid w:val="5BC5042D"/>
    <w:rsid w:val="5C182A2D"/>
    <w:rsid w:val="5C1D4141"/>
    <w:rsid w:val="5C4571A8"/>
    <w:rsid w:val="5C49739C"/>
    <w:rsid w:val="5C8E1D4F"/>
    <w:rsid w:val="5C992492"/>
    <w:rsid w:val="5D284EC3"/>
    <w:rsid w:val="5D5B6316"/>
    <w:rsid w:val="5D73533B"/>
    <w:rsid w:val="5D850AA2"/>
    <w:rsid w:val="5E0141C9"/>
    <w:rsid w:val="5E0D7537"/>
    <w:rsid w:val="5E2F6DBB"/>
    <w:rsid w:val="5E4908A1"/>
    <w:rsid w:val="5E4B6F1A"/>
    <w:rsid w:val="5F1F6BB0"/>
    <w:rsid w:val="5F245F0F"/>
    <w:rsid w:val="5F5B31DF"/>
    <w:rsid w:val="5F5DEBB7"/>
    <w:rsid w:val="5F616C50"/>
    <w:rsid w:val="600961B5"/>
    <w:rsid w:val="60411174"/>
    <w:rsid w:val="605B0C8B"/>
    <w:rsid w:val="606C0EF3"/>
    <w:rsid w:val="608D3BEB"/>
    <w:rsid w:val="60FB74AC"/>
    <w:rsid w:val="61616738"/>
    <w:rsid w:val="61BA3652"/>
    <w:rsid w:val="61E24D55"/>
    <w:rsid w:val="61E51CA4"/>
    <w:rsid w:val="61F26B9F"/>
    <w:rsid w:val="620E5E4E"/>
    <w:rsid w:val="62A96CE4"/>
    <w:rsid w:val="633734CD"/>
    <w:rsid w:val="639B540C"/>
    <w:rsid w:val="63AA3AC4"/>
    <w:rsid w:val="63D36EC4"/>
    <w:rsid w:val="63E3469B"/>
    <w:rsid w:val="63FC2C34"/>
    <w:rsid w:val="641445EA"/>
    <w:rsid w:val="649F25A0"/>
    <w:rsid w:val="64B3093D"/>
    <w:rsid w:val="64F97173"/>
    <w:rsid w:val="650B1CDB"/>
    <w:rsid w:val="6549565A"/>
    <w:rsid w:val="65A33236"/>
    <w:rsid w:val="65F52D89"/>
    <w:rsid w:val="6613317E"/>
    <w:rsid w:val="66E41924"/>
    <w:rsid w:val="67087B42"/>
    <w:rsid w:val="671D199D"/>
    <w:rsid w:val="672D29A6"/>
    <w:rsid w:val="68522563"/>
    <w:rsid w:val="689D73CB"/>
    <w:rsid w:val="68F859AB"/>
    <w:rsid w:val="69174340"/>
    <w:rsid w:val="6982509F"/>
    <w:rsid w:val="698B2533"/>
    <w:rsid w:val="6A1732D4"/>
    <w:rsid w:val="6AC236F5"/>
    <w:rsid w:val="6AF51E6E"/>
    <w:rsid w:val="6B7653FD"/>
    <w:rsid w:val="6C581A8C"/>
    <w:rsid w:val="6C724F57"/>
    <w:rsid w:val="6D0C0C80"/>
    <w:rsid w:val="6D20629E"/>
    <w:rsid w:val="6D9B750C"/>
    <w:rsid w:val="6DB201D6"/>
    <w:rsid w:val="6DC77A46"/>
    <w:rsid w:val="6E025B84"/>
    <w:rsid w:val="6E1B7B81"/>
    <w:rsid w:val="6E376CE7"/>
    <w:rsid w:val="6E966F19"/>
    <w:rsid w:val="6EA52A73"/>
    <w:rsid w:val="6EEB1860"/>
    <w:rsid w:val="6F310110"/>
    <w:rsid w:val="6F3D43FD"/>
    <w:rsid w:val="6FAE4383"/>
    <w:rsid w:val="6FD66A2F"/>
    <w:rsid w:val="70337B04"/>
    <w:rsid w:val="70822319"/>
    <w:rsid w:val="709A4874"/>
    <w:rsid w:val="70B2757F"/>
    <w:rsid w:val="71093A80"/>
    <w:rsid w:val="71C8684B"/>
    <w:rsid w:val="71CD31DF"/>
    <w:rsid w:val="71D735A7"/>
    <w:rsid w:val="71F1362E"/>
    <w:rsid w:val="720670B2"/>
    <w:rsid w:val="721A2582"/>
    <w:rsid w:val="72587CE8"/>
    <w:rsid w:val="7287235F"/>
    <w:rsid w:val="72B43D9A"/>
    <w:rsid w:val="72BE189F"/>
    <w:rsid w:val="72C45A12"/>
    <w:rsid w:val="73221F8B"/>
    <w:rsid w:val="73242B5C"/>
    <w:rsid w:val="736738FB"/>
    <w:rsid w:val="736872CB"/>
    <w:rsid w:val="739F3D64"/>
    <w:rsid w:val="74232252"/>
    <w:rsid w:val="74AF6993"/>
    <w:rsid w:val="74CC361A"/>
    <w:rsid w:val="751C4198"/>
    <w:rsid w:val="75226272"/>
    <w:rsid w:val="759010EA"/>
    <w:rsid w:val="75C65198"/>
    <w:rsid w:val="75E478DB"/>
    <w:rsid w:val="764A557F"/>
    <w:rsid w:val="76663695"/>
    <w:rsid w:val="76A95FA7"/>
    <w:rsid w:val="774E3AE7"/>
    <w:rsid w:val="775E085E"/>
    <w:rsid w:val="777153E1"/>
    <w:rsid w:val="783B71F8"/>
    <w:rsid w:val="78486872"/>
    <w:rsid w:val="78855A60"/>
    <w:rsid w:val="78A13569"/>
    <w:rsid w:val="78E25EFF"/>
    <w:rsid w:val="78EA52F9"/>
    <w:rsid w:val="79292900"/>
    <w:rsid w:val="79AA08CE"/>
    <w:rsid w:val="7A2B0024"/>
    <w:rsid w:val="7A4365AB"/>
    <w:rsid w:val="7A6A0050"/>
    <w:rsid w:val="7A6C0CB8"/>
    <w:rsid w:val="7AE95DC0"/>
    <w:rsid w:val="7B471903"/>
    <w:rsid w:val="7B494EA9"/>
    <w:rsid w:val="7B564EAC"/>
    <w:rsid w:val="7B6F795F"/>
    <w:rsid w:val="7B8C760A"/>
    <w:rsid w:val="7BD97314"/>
    <w:rsid w:val="7BDE7397"/>
    <w:rsid w:val="7C5F6525"/>
    <w:rsid w:val="7C9138F7"/>
    <w:rsid w:val="7D2F2D01"/>
    <w:rsid w:val="7D386646"/>
    <w:rsid w:val="7D7D1833"/>
    <w:rsid w:val="7DD34DE1"/>
    <w:rsid w:val="7E282BA1"/>
    <w:rsid w:val="7E4A02AF"/>
    <w:rsid w:val="7E5839A5"/>
    <w:rsid w:val="7E610466"/>
    <w:rsid w:val="7E8A3459"/>
    <w:rsid w:val="7E8C62E2"/>
    <w:rsid w:val="7ECC561E"/>
    <w:rsid w:val="7ED4990F"/>
    <w:rsid w:val="7EDB4D8C"/>
    <w:rsid w:val="7EE939E8"/>
    <w:rsid w:val="7F396ADD"/>
    <w:rsid w:val="7F956761"/>
    <w:rsid w:val="7FC83F93"/>
    <w:rsid w:val="7FDA0D07"/>
    <w:rsid w:val="7FFDF24C"/>
    <w:rsid w:val="88FA0A74"/>
    <w:rsid w:val="9F6E8EF4"/>
    <w:rsid w:val="BF3DBD41"/>
    <w:rsid w:val="CF777221"/>
    <w:rsid w:val="DEB91503"/>
    <w:rsid w:val="DEF73533"/>
    <w:rsid w:val="DF2B6B5C"/>
    <w:rsid w:val="FD7BE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tabs>
        <w:tab w:val="left" w:pos="432"/>
      </w:tabs>
      <w:spacing w:before="260" w:after="260" w:line="416" w:lineRule="auto"/>
      <w:outlineLvl w:val="1"/>
    </w:pPr>
    <w:rPr>
      <w:rFonts w:ascii="Cambria" w:hAnsi="Cambria" w:eastAsia="宋体" w:cs="Times New Roman"/>
      <w:b/>
      <w:bCs/>
      <w:sz w:val="30"/>
      <w:szCs w:val="32"/>
    </w:rPr>
  </w:style>
  <w:style w:type="paragraph" w:styleId="4">
    <w:name w:val="heading 3"/>
    <w:basedOn w:val="1"/>
    <w:next w:val="1"/>
    <w:link w:val="32"/>
    <w:autoRedefine/>
    <w:unhideWhenUsed/>
    <w:qFormat/>
    <w:uiPriority w:val="0"/>
    <w:pPr>
      <w:keepNext/>
      <w:keepLines/>
      <w:numPr>
        <w:ilvl w:val="2"/>
        <w:numId w:val="1"/>
      </w:numPr>
      <w:tabs>
        <w:tab w:val="left" w:pos="432"/>
      </w:tabs>
      <w:spacing w:before="260" w:after="260" w:line="413" w:lineRule="auto"/>
      <w:outlineLvl w:val="2"/>
    </w:pPr>
    <w:rPr>
      <w:rFonts w:ascii="Calibri" w:hAnsi="Calibri" w:eastAsia="宋体" w:cs="Times New Roman"/>
      <w:b/>
      <w:sz w:val="28"/>
      <w:szCs w:val="22"/>
    </w:rPr>
  </w:style>
  <w:style w:type="paragraph" w:styleId="5">
    <w:name w:val="heading 4"/>
    <w:basedOn w:val="1"/>
    <w:next w:val="1"/>
    <w:link w:val="33"/>
    <w:unhideWhenUsed/>
    <w:qFormat/>
    <w:uiPriority w:val="0"/>
    <w:pPr>
      <w:keepNext/>
      <w:keepLines/>
      <w:numPr>
        <w:ilvl w:val="3"/>
        <w:numId w:val="1"/>
      </w:numPr>
      <w:tabs>
        <w:tab w:val="left" w:pos="432"/>
        <w:tab w:val="left" w:pos="709"/>
      </w:tabs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7">
    <w:name w:val="Default Paragraph Font"/>
    <w:autoRedefine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autoRedefine/>
    <w:qFormat/>
    <w:uiPriority w:val="0"/>
    <w:pPr>
      <w:jc w:val="left"/>
    </w:pPr>
  </w:style>
  <w:style w:type="paragraph" w:styleId="7">
    <w:name w:val="toc 3"/>
    <w:basedOn w:val="1"/>
    <w:next w:val="1"/>
    <w:autoRedefine/>
    <w:qFormat/>
    <w:uiPriority w:val="39"/>
    <w:pPr>
      <w:ind w:left="840" w:leftChars="400"/>
    </w:pPr>
  </w:style>
  <w:style w:type="paragraph" w:styleId="8">
    <w:name w:val="Balloon Text"/>
    <w:basedOn w:val="1"/>
    <w:link w:val="26"/>
    <w:semiHidden/>
    <w:unhideWhenUsed/>
    <w:qFormat/>
    <w:uiPriority w:val="0"/>
    <w:rPr>
      <w:sz w:val="18"/>
      <w:szCs w:val="18"/>
    </w:rPr>
  </w:style>
  <w:style w:type="paragraph" w:styleId="9">
    <w:name w:val="footer"/>
    <w:basedOn w:val="1"/>
    <w:link w:val="30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9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autoRedefine/>
    <w:qFormat/>
    <w:uiPriority w:val="39"/>
  </w:style>
  <w:style w:type="paragraph" w:styleId="12">
    <w:name w:val="toc 2"/>
    <w:basedOn w:val="1"/>
    <w:next w:val="1"/>
    <w:autoRedefine/>
    <w:qFormat/>
    <w:uiPriority w:val="39"/>
    <w:pPr>
      <w:ind w:left="420" w:leftChars="200"/>
    </w:pPr>
  </w:style>
  <w:style w:type="paragraph" w:styleId="13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4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6">
    <w:name w:val="Table Grid"/>
    <w:basedOn w:val="15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autoRedefine/>
    <w:qFormat/>
    <w:uiPriority w:val="0"/>
    <w:rPr>
      <w:b/>
    </w:rPr>
  </w:style>
  <w:style w:type="character" w:styleId="19">
    <w:name w:val="FollowedHyperlink"/>
    <w:basedOn w:val="17"/>
    <w:autoRedefine/>
    <w:qFormat/>
    <w:uiPriority w:val="0"/>
    <w:rPr>
      <w:color w:val="800080"/>
      <w:u w:val="single"/>
    </w:rPr>
  </w:style>
  <w:style w:type="character" w:styleId="20">
    <w:name w:val="Hyperlink"/>
    <w:basedOn w:val="17"/>
    <w:autoRedefine/>
    <w:qFormat/>
    <w:uiPriority w:val="99"/>
    <w:rPr>
      <w:color w:val="0000FF"/>
      <w:u w:val="single"/>
    </w:rPr>
  </w:style>
  <w:style w:type="paragraph" w:customStyle="1" w:styleId="21">
    <w:name w:val="Default"/>
    <w:autoRedefine/>
    <w:qFormat/>
    <w:uiPriority w:val="0"/>
    <w:pPr>
      <w:widowControl w:val="0"/>
      <w:autoSpaceDE w:val="0"/>
      <w:autoSpaceDN w:val="0"/>
      <w:adjustRightInd w:val="0"/>
    </w:pPr>
    <w:rPr>
      <w:rFonts w:ascii="黑体" w:eastAsia="黑体" w:cs="黑体" w:hAnsiTheme="minorHAnsi"/>
      <w:color w:val="000000"/>
      <w:sz w:val="24"/>
      <w:szCs w:val="24"/>
      <w:lang w:val="en-US" w:eastAsia="zh-CN" w:bidi="ar-SA"/>
    </w:rPr>
  </w:style>
  <w:style w:type="paragraph" w:customStyle="1" w:styleId="22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3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24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25">
    <w:name w:val="列出段落1112111"/>
    <w:basedOn w:val="1"/>
    <w:autoRedefine/>
    <w:qFormat/>
    <w:uiPriority w:val="34"/>
    <w:pPr>
      <w:ind w:firstLine="420"/>
    </w:pPr>
    <w:rPr>
      <w:rFonts w:eastAsia="宋体"/>
    </w:rPr>
  </w:style>
  <w:style w:type="character" w:customStyle="1" w:styleId="26">
    <w:name w:val="批注框文本 字符"/>
    <w:basedOn w:val="17"/>
    <w:link w:val="8"/>
    <w:autoRedefine/>
    <w:semiHidden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27">
    <w:name w:val="List Paragraph"/>
    <w:basedOn w:val="1"/>
    <w:autoRedefine/>
    <w:qFormat/>
    <w:uiPriority w:val="99"/>
    <w:pPr>
      <w:ind w:firstLine="420" w:firstLineChars="200"/>
    </w:pPr>
  </w:style>
  <w:style w:type="paragraph" w:customStyle="1" w:styleId="28">
    <w:name w:val="TOC 标题1"/>
    <w:basedOn w:val="2"/>
    <w:next w:val="1"/>
    <w:autoRedefine/>
    <w:unhideWhenUsed/>
    <w:qFormat/>
    <w:uiPriority w:val="39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color w:val="2E75B6" w:themeColor="accent1" w:themeShade="BF"/>
      <w:kern w:val="0"/>
      <w:sz w:val="32"/>
      <w:szCs w:val="32"/>
    </w:rPr>
  </w:style>
  <w:style w:type="character" w:customStyle="1" w:styleId="29">
    <w:name w:val="页眉 字符"/>
    <w:basedOn w:val="17"/>
    <w:link w:val="10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30">
    <w:name w:val="页脚 字符"/>
    <w:basedOn w:val="17"/>
    <w:link w:val="9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31">
    <w:name w:val="Unresolved Mention"/>
    <w:basedOn w:val="17"/>
    <w:autoRedefine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2">
    <w:name w:val="标题 3 字符"/>
    <w:basedOn w:val="17"/>
    <w:link w:val="4"/>
    <w:autoRedefine/>
    <w:qFormat/>
    <w:uiPriority w:val="0"/>
    <w:rPr>
      <w:rFonts w:ascii="Calibri" w:hAnsi="Calibri"/>
      <w:b/>
      <w:kern w:val="2"/>
      <w:sz w:val="28"/>
      <w:szCs w:val="22"/>
    </w:rPr>
  </w:style>
  <w:style w:type="character" w:customStyle="1" w:styleId="33">
    <w:name w:val="标题 4 字符"/>
    <w:basedOn w:val="17"/>
    <w:link w:val="5"/>
    <w:autoRedefine/>
    <w:qFormat/>
    <w:uiPriority w:val="0"/>
    <w:rPr>
      <w:rFonts w:ascii="Arial" w:hAnsi="Arial" w:eastAsia="黑体" w:cstheme="minorBidi"/>
      <w:b/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microsoft.com/office/2011/relationships/people" Target="people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72</Pages>
  <Words>20523</Words>
  <Characters>38816</Characters>
  <Lines>408</Lines>
  <Paragraphs>115</Paragraphs>
  <TotalTime>19</TotalTime>
  <ScaleCrop>false</ScaleCrop>
  <LinksUpToDate>false</LinksUpToDate>
  <CharactersWithSpaces>41251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2019-07-13T09:08:00Z</dcterms:created>
  <dc:creator>57606</dc:creator>
  <cp:lastModifiedBy>brave</cp:lastModifiedBy>
  <cp:lastPrinted>2019-05-02T15:28:00Z</cp:lastPrinted>
  <dcterms:modified xsi:type="dcterms:W3CDTF">2025-10-22T01:03:08Z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2884F467CD94BC2166307D665DDC7DB1_43</vt:lpwstr>
  </property>
  <property fmtid="{D5CDD505-2E9C-101B-9397-08002B2CF9AE}" pid="4" name="commondata">
    <vt:lpwstr>eyJoZGlkIjoiNTY3ZWVjZDMwYjZjZWM3Yzg5Yjc5NzgxZGMwYmEyNWYifQ==</vt:lpwstr>
  </property>
  <property fmtid="{D5CDD505-2E9C-101B-9397-08002B2CF9AE}" pid="5" name="KSOTemplateDocerSaveRecord">
    <vt:lpwstr>eyJoZGlkIjoiZjMwNWZmZWIzYWJmNDhjMGU3MDM2NjNlNTdkYzE4ZDUiLCJ1c2VySWQiOiI4MDM2MDUwMDQifQ==</vt:lpwstr>
  </property>
</Properties>
</file>